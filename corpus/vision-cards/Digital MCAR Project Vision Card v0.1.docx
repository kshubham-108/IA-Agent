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1DBD" w14:textId="3C3FB59A" w:rsidR="69B33E32" w:rsidRPr="004725B5" w:rsidRDefault="69B33E32"/>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446A7A" w:rsidRPr="004725B5" w14:paraId="0D598E27" w14:textId="77777777" w:rsidTr="5C54650E">
        <w:tc>
          <w:tcPr>
            <w:tcW w:w="8931" w:type="dxa"/>
            <w:shd w:val="clear" w:color="auto" w:fill="F2F2F2" w:themeFill="background1" w:themeFillShade="F2"/>
          </w:tcPr>
          <w:p w14:paraId="3294B110" w14:textId="7DFD4A25" w:rsidR="00AA1319" w:rsidRPr="004725B5" w:rsidRDefault="00AA1319" w:rsidP="00B5509A">
            <w:pPr>
              <w:jc w:val="both"/>
              <w:rPr>
                <w:rFonts w:ascii="Calibri" w:hAnsi="Calibri" w:cs="Calibri"/>
                <w:color w:val="000000" w:themeColor="text1"/>
              </w:rPr>
            </w:pPr>
            <w:r w:rsidRPr="004725B5">
              <w:rPr>
                <w:rFonts w:asciiTheme="majorHAnsi" w:hAnsiTheme="majorHAnsi" w:cstheme="majorHAnsi"/>
                <w:b/>
                <w:bCs/>
              </w:rPr>
              <w:t>Th</w:t>
            </w:r>
            <w:r w:rsidR="00A42135" w:rsidRPr="004725B5">
              <w:rPr>
                <w:rFonts w:asciiTheme="majorHAnsi" w:hAnsiTheme="majorHAnsi" w:cstheme="majorHAnsi"/>
                <w:b/>
                <w:bCs/>
              </w:rPr>
              <w:t>is</w:t>
            </w:r>
            <w:r w:rsidRPr="004725B5">
              <w:rPr>
                <w:rFonts w:asciiTheme="majorHAnsi" w:hAnsiTheme="majorHAnsi" w:cstheme="majorHAnsi"/>
                <w:b/>
                <w:bCs/>
              </w:rPr>
              <w:t xml:space="preserve"> Vision Card outlines the </w:t>
            </w:r>
            <w:r w:rsidR="00E4283B" w:rsidRPr="004725B5">
              <w:rPr>
                <w:rFonts w:asciiTheme="majorHAnsi" w:hAnsiTheme="majorHAnsi" w:cstheme="majorHAnsi"/>
                <w:b/>
                <w:bCs/>
              </w:rPr>
              <w:t xml:space="preserve">desired business outcome, </w:t>
            </w:r>
            <w:r w:rsidRPr="004725B5">
              <w:rPr>
                <w:rFonts w:asciiTheme="majorHAnsi" w:hAnsiTheme="majorHAnsi" w:cstheme="majorHAnsi"/>
                <w:b/>
                <w:bCs/>
              </w:rPr>
              <w:t xml:space="preserve">context, problem and vision for </w:t>
            </w:r>
            <w:r w:rsidR="00473845" w:rsidRPr="004725B5">
              <w:rPr>
                <w:rFonts w:asciiTheme="majorHAnsi" w:hAnsiTheme="majorHAnsi" w:cstheme="majorHAnsi"/>
                <w:b/>
                <w:bCs/>
              </w:rPr>
              <w:t>your</w:t>
            </w:r>
            <w:r w:rsidR="00A42135" w:rsidRPr="004725B5">
              <w:rPr>
                <w:rFonts w:asciiTheme="majorHAnsi" w:hAnsiTheme="majorHAnsi" w:cstheme="majorHAnsi"/>
                <w:b/>
                <w:bCs/>
              </w:rPr>
              <w:t xml:space="preserve"> </w:t>
            </w:r>
            <w:r w:rsidRPr="004725B5">
              <w:rPr>
                <w:rFonts w:asciiTheme="majorHAnsi" w:hAnsiTheme="majorHAnsi" w:cstheme="majorHAnsi"/>
                <w:b/>
                <w:bCs/>
              </w:rPr>
              <w:t xml:space="preserve">new project idea. The following questions will guide technical teams in providing ball-park T Shirt sizing for the proposal. </w:t>
            </w:r>
            <w:r w:rsidRPr="004725B5">
              <w:rPr>
                <w:rFonts w:ascii="Calibri" w:hAnsi="Calibri" w:cs="Calibri"/>
              </w:rPr>
              <w:t>If unsure, provide your best first draft — your Business Engagement Mobilisation Partner will help you refine this</w:t>
            </w:r>
            <w:r w:rsidR="00473845" w:rsidRPr="004725B5">
              <w:rPr>
                <w:rFonts w:ascii="Calibri" w:hAnsi="Calibri" w:cs="Calibri"/>
              </w:rPr>
              <w:t xml:space="preserve"> after submission</w:t>
            </w:r>
            <w:r w:rsidRPr="004725B5">
              <w:rPr>
                <w:rFonts w:ascii="Calibri" w:hAnsi="Calibri" w:cs="Calibri"/>
              </w:rPr>
              <w:t>.</w:t>
            </w:r>
            <w:r w:rsidRPr="004725B5">
              <w:rPr>
                <w:rFonts w:ascii="Calibri" w:hAnsi="Calibri" w:cs="Calibri"/>
                <w:color w:val="000000" w:themeColor="text1"/>
              </w:rPr>
              <w:t xml:space="preserve"> </w:t>
            </w:r>
          </w:p>
        </w:tc>
      </w:tr>
    </w:tbl>
    <w:p w14:paraId="279687B8" w14:textId="77777777" w:rsidR="00AA1319" w:rsidRPr="004725B5" w:rsidRDefault="00AA1319" w:rsidP="00B214DE">
      <w:pPr>
        <w:ind w:left="357" w:hanging="357"/>
      </w:pPr>
    </w:p>
    <w:p w14:paraId="3569439E" w14:textId="2A1F5484" w:rsidR="0095520C" w:rsidRPr="004725B5" w:rsidRDefault="00DF6D3A" w:rsidP="00043E2A">
      <w:pPr>
        <w:pStyle w:val="Heading1"/>
        <w:numPr>
          <w:ilvl w:val="0"/>
          <w:numId w:val="19"/>
        </w:numPr>
        <w:spacing w:before="0"/>
        <w:ind w:left="357" w:hanging="357"/>
        <w:rPr>
          <w:rFonts w:ascii="Calibri" w:hAnsi="Calibri" w:cs="Calibri"/>
          <w:color w:val="000000" w:themeColor="text1"/>
        </w:rPr>
      </w:pPr>
      <w:r>
        <w:rPr>
          <w:rFonts w:ascii="Calibri" w:hAnsi="Calibri" w:cs="Calibri"/>
          <w:color w:val="000000" w:themeColor="text1"/>
        </w:rPr>
        <w:t>Digital MCAR Project</w:t>
      </w:r>
    </w:p>
    <w:p w14:paraId="13A4897B" w14:textId="7086E01F" w:rsidR="00AC72CB" w:rsidRPr="004725B5" w:rsidRDefault="00AC72CB" w:rsidP="00AC72CB">
      <w:pPr>
        <w:spacing w:after="0"/>
        <w:rPr>
          <w:rFonts w:ascii="Calibri" w:hAnsi="Calibri" w:cs="Calibri"/>
          <w:i/>
          <w:iCs/>
          <w:sz w:val="20"/>
          <w:szCs w:val="20"/>
        </w:rPr>
      </w:pPr>
      <w:r w:rsidRPr="004725B5">
        <w:rPr>
          <w:rFonts w:ascii="Calibri" w:hAnsi="Calibri" w:cs="Calibri"/>
          <w:i/>
          <w:iCs/>
          <w:sz w:val="20"/>
          <w:szCs w:val="20"/>
        </w:rPr>
        <w:t>Business outcomes should be measurable change</w:t>
      </w:r>
      <w:r w:rsidR="00F91B6E" w:rsidRPr="004725B5">
        <w:rPr>
          <w:rFonts w:ascii="Calibri" w:hAnsi="Calibri" w:cs="Calibri"/>
          <w:i/>
          <w:iCs/>
          <w:sz w:val="20"/>
          <w:szCs w:val="20"/>
        </w:rPr>
        <w:t>s</w:t>
      </w:r>
      <w:r w:rsidRPr="004725B5">
        <w:rPr>
          <w:rFonts w:ascii="Calibri" w:hAnsi="Calibri" w:cs="Calibri"/>
          <w:i/>
          <w:iCs/>
          <w:sz w:val="20"/>
          <w:szCs w:val="20"/>
        </w:rPr>
        <w:t xml:space="preserve"> in a business metric, within a set timescale, for a clear stakeholder, and aligned to one or more strategic goals</w:t>
      </w:r>
      <w:r w:rsidR="005007C0" w:rsidRPr="004725B5">
        <w:rPr>
          <w:rFonts w:ascii="Calibri" w:hAnsi="Calibri" w:cs="Calibri"/>
          <w:i/>
          <w:iCs/>
          <w:sz w:val="20"/>
          <w:szCs w:val="20"/>
        </w:rPr>
        <w:t xml:space="preserve"> for your business</w:t>
      </w:r>
      <w:r w:rsidR="00ED49B6" w:rsidRPr="004725B5">
        <w:rPr>
          <w:rFonts w:ascii="Calibri" w:hAnsi="Calibri" w:cs="Calibri"/>
          <w:i/>
          <w:iCs/>
          <w:sz w:val="20"/>
          <w:szCs w:val="20"/>
        </w:rPr>
        <w:t>-</w:t>
      </w:r>
      <w:r w:rsidR="005007C0" w:rsidRPr="004725B5">
        <w:rPr>
          <w:rFonts w:ascii="Calibri" w:hAnsi="Calibri" w:cs="Calibri"/>
          <w:i/>
          <w:iCs/>
          <w:sz w:val="20"/>
          <w:szCs w:val="20"/>
        </w:rPr>
        <w:t>unit</w:t>
      </w:r>
      <w:r w:rsidRPr="004725B5">
        <w:rPr>
          <w:rFonts w:ascii="Calibri" w:hAnsi="Calibri" w:cs="Calibri"/>
          <w:i/>
          <w:iCs/>
          <w:sz w:val="20"/>
          <w:szCs w:val="20"/>
        </w:rPr>
        <w:t xml:space="preserve"> e.g. </w:t>
      </w:r>
    </w:p>
    <w:p w14:paraId="2A3AECB5" w14:textId="77777777" w:rsidR="00AC72CB" w:rsidRPr="004725B5" w:rsidRDefault="00AC72CB" w:rsidP="00043E2A">
      <w:pPr>
        <w:pStyle w:val="ListParagraph"/>
        <w:numPr>
          <w:ilvl w:val="0"/>
          <w:numId w:val="28"/>
        </w:numPr>
        <w:rPr>
          <w:rFonts w:ascii="Calibri" w:hAnsi="Calibri" w:cs="Calibri"/>
          <w:i/>
          <w:iCs/>
          <w:sz w:val="20"/>
          <w:szCs w:val="20"/>
        </w:rPr>
      </w:pPr>
      <w:r w:rsidRPr="004725B5">
        <w:rPr>
          <w:rFonts w:ascii="Calibri" w:hAnsi="Calibri" w:cs="Calibri"/>
          <w:i/>
          <w:iCs/>
          <w:sz w:val="20"/>
          <w:szCs w:val="20"/>
        </w:rPr>
        <w:t>Reduce sales cycle duration for B2B customers by 20% within 12 months, enabling faster revenue realisation and improved customer experience</w:t>
      </w:r>
    </w:p>
    <w:p w14:paraId="360908D4" w14:textId="319797FF" w:rsidR="00AC72CB" w:rsidRPr="004725B5" w:rsidRDefault="00AC72CB" w:rsidP="00043E2A">
      <w:pPr>
        <w:pStyle w:val="ListParagraph"/>
        <w:numPr>
          <w:ilvl w:val="0"/>
          <w:numId w:val="28"/>
        </w:numPr>
      </w:pPr>
      <w:r w:rsidRPr="004725B5">
        <w:rPr>
          <w:rFonts w:ascii="Calibri" w:hAnsi="Calibri" w:cs="Calibri"/>
          <w:i/>
          <w:iCs/>
          <w:sz w:val="20"/>
          <w:szCs w:val="20"/>
        </w:rPr>
        <w:t>Increase ‘fix broadband fault in one contact’ rates from 55% to 85% by Q4 2027, reducing operational cost</w:t>
      </w:r>
      <w:r>
        <w:noBreakHyphen/>
      </w:r>
      <w:r w:rsidRPr="004725B5">
        <w:rPr>
          <w:rFonts w:ascii="Calibri" w:hAnsi="Calibri" w:cs="Calibri"/>
          <w:i/>
          <w:iCs/>
          <w:sz w:val="20"/>
          <w:szCs w:val="20"/>
        </w:rPr>
        <w:t>to</w:t>
      </w:r>
      <w:r>
        <w:noBreakHyphen/>
      </w:r>
      <w:r w:rsidRPr="004725B5">
        <w:rPr>
          <w:rFonts w:ascii="Calibri" w:hAnsi="Calibri" w:cs="Calibri"/>
          <w:i/>
          <w:iCs/>
          <w:sz w:val="20"/>
          <w:szCs w:val="20"/>
        </w:rPr>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2093"/>
        <w:gridCol w:w="6804"/>
      </w:tblGrid>
      <w:tr w:rsidR="00446A7A" w:rsidRPr="004725B5" w14:paraId="733EBA85" w14:textId="77777777" w:rsidTr="001700BA">
        <w:tc>
          <w:tcPr>
            <w:tcW w:w="2093" w:type="dxa"/>
          </w:tcPr>
          <w:p w14:paraId="263D4B97" w14:textId="1D59A4D4" w:rsidR="003941ED" w:rsidRPr="004725B5" w:rsidRDefault="003941ED" w:rsidP="003941ED">
            <w:pPr>
              <w:rPr>
                <w:rFonts w:ascii="Calibri" w:hAnsi="Calibri" w:cs="Calibri"/>
                <w:b/>
                <w:bCs/>
                <w:sz w:val="20"/>
                <w:szCs w:val="20"/>
              </w:rPr>
            </w:pPr>
            <w:r w:rsidRPr="004725B5">
              <w:rPr>
                <w:rFonts w:ascii="Calibri" w:hAnsi="Calibri" w:cs="Calibri"/>
                <w:b/>
                <w:bCs/>
                <w:sz w:val="20"/>
                <w:szCs w:val="20"/>
              </w:rPr>
              <w:t>Proposed Title</w:t>
            </w:r>
          </w:p>
        </w:tc>
        <w:tc>
          <w:tcPr>
            <w:tcW w:w="6804" w:type="dxa"/>
          </w:tcPr>
          <w:p w14:paraId="1889A2FE" w14:textId="56AA0F83" w:rsidR="003941ED" w:rsidRPr="004725B5" w:rsidRDefault="009605CC" w:rsidP="003941ED">
            <w:pPr>
              <w:rPr>
                <w:rFonts w:ascii="Calibri" w:hAnsi="Calibri" w:cs="Calibri"/>
                <w:sz w:val="20"/>
                <w:szCs w:val="20"/>
              </w:rPr>
            </w:pPr>
            <w:r>
              <w:rPr>
                <w:rFonts w:ascii="Calibri" w:hAnsi="Calibri" w:cs="Calibri"/>
                <w:sz w:val="20"/>
                <w:szCs w:val="20"/>
              </w:rPr>
              <w:t xml:space="preserve">Digital Comms </w:t>
            </w:r>
            <w:r w:rsidR="00035C27">
              <w:rPr>
                <w:rFonts w:ascii="Calibri" w:hAnsi="Calibri" w:cs="Calibri"/>
                <w:sz w:val="20"/>
                <w:szCs w:val="20"/>
              </w:rPr>
              <w:t>(Braze)</w:t>
            </w:r>
          </w:p>
        </w:tc>
      </w:tr>
      <w:tr w:rsidR="00446A7A" w:rsidRPr="004725B5" w14:paraId="72FDCEC3" w14:textId="77777777" w:rsidTr="001700BA">
        <w:tc>
          <w:tcPr>
            <w:tcW w:w="2093" w:type="dxa"/>
          </w:tcPr>
          <w:p w14:paraId="3A2CBDC4" w14:textId="7BA05E17" w:rsidR="006317CC" w:rsidRPr="004725B5" w:rsidRDefault="00037C05" w:rsidP="00BC64F9">
            <w:pPr>
              <w:rPr>
                <w:rFonts w:ascii="Calibri" w:hAnsi="Calibri" w:cs="Calibri"/>
                <w:b/>
                <w:bCs/>
                <w:sz w:val="20"/>
                <w:szCs w:val="20"/>
              </w:rPr>
            </w:pPr>
            <w:r>
              <w:rPr>
                <w:rFonts w:ascii="Calibri" w:hAnsi="Calibri" w:cs="Calibri"/>
                <w:b/>
                <w:bCs/>
                <w:sz w:val="20"/>
                <w:szCs w:val="20"/>
              </w:rPr>
              <w:t>Digital MCAR Project</w:t>
            </w:r>
          </w:p>
        </w:tc>
        <w:tc>
          <w:tcPr>
            <w:tcW w:w="6804" w:type="dxa"/>
          </w:tcPr>
          <w:p w14:paraId="387BF2DF" w14:textId="78E8C3CA" w:rsidR="00F4644B" w:rsidRPr="00F4644B" w:rsidRDefault="00F4644B" w:rsidP="00F4644B">
            <w:pPr>
              <w:widowControl w:val="0"/>
              <w:jc w:val="both"/>
              <w:rPr>
                <w:rFonts w:ascii="Outfit" w:eastAsia="Outfit" w:hAnsi="Outfit" w:cs="Outfit"/>
              </w:rPr>
            </w:pPr>
            <w:r>
              <w:rPr>
                <w:rFonts w:ascii="Outfit" w:eastAsia="Outfit" w:hAnsi="Outfit" w:cs="Outfit"/>
              </w:rPr>
              <w:t xml:space="preserve">The high-level scope of the MCAR project involves the development and implementation of new data pipelines to fix business critical service messages and a new MCAR data model to drive marketing transformation. This new data model will capture and integrate both marketing attributes and customer events, providing a unified and comprehensive view of the customer. The project will address the challenges of fragmented data and manual processes, enabling VMO2 to deliver more targeted and efficient customer interactions, both service and marketing communications. </w:t>
            </w:r>
          </w:p>
          <w:p w14:paraId="4103DEE5" w14:textId="77777777" w:rsidR="00F4644B" w:rsidRDefault="00F4644B" w:rsidP="00E556A2">
            <w:pPr>
              <w:rPr>
                <w:rFonts w:ascii="Calibri" w:hAnsi="Calibri" w:cs="Calibri"/>
                <w:b/>
                <w:bCs/>
                <w:color w:val="000000" w:themeColor="text1"/>
                <w:sz w:val="20"/>
                <w:szCs w:val="20"/>
                <w:u w:val="single"/>
              </w:rPr>
            </w:pPr>
          </w:p>
          <w:p w14:paraId="650EEC40" w14:textId="77777777" w:rsidR="00F5052F" w:rsidRDefault="00F5052F" w:rsidP="00E556A2">
            <w:pPr>
              <w:rPr>
                <w:rFonts w:ascii="Calibri" w:hAnsi="Calibri" w:cs="Calibri"/>
                <w:b/>
                <w:bCs/>
                <w:color w:val="000000" w:themeColor="text1"/>
                <w:sz w:val="20"/>
                <w:szCs w:val="20"/>
                <w:u w:val="single"/>
              </w:rPr>
            </w:pPr>
          </w:p>
          <w:p w14:paraId="318D261F" w14:textId="77777777" w:rsidR="00F5052F" w:rsidRDefault="00F5052F" w:rsidP="00F5052F">
            <w:pPr>
              <w:widowControl w:val="0"/>
              <w:numPr>
                <w:ilvl w:val="0"/>
                <w:numId w:val="56"/>
              </w:numPr>
              <w:spacing w:before="72"/>
              <w:rPr>
                <w:rFonts w:ascii="Outfit" w:eastAsia="Outfit" w:hAnsi="Outfit" w:cs="Outfit"/>
                <w:sz w:val="20"/>
                <w:szCs w:val="20"/>
              </w:rPr>
            </w:pPr>
            <w:r>
              <w:rPr>
                <w:rFonts w:ascii="Outfit" w:eastAsia="Outfit" w:hAnsi="Outfit" w:cs="Outfit"/>
                <w:b/>
                <w:bCs/>
              </w:rPr>
              <w:t>Data Pipeline Efficiency</w:t>
            </w:r>
            <w:r>
              <w:rPr>
                <w:rFonts w:ascii="Outfit" w:eastAsia="Outfit" w:hAnsi="Outfit" w:cs="Outfit"/>
              </w:rPr>
              <w:t>: Resolve instances of 'wrong comms' and significantly reduce the risk of repeated high-cost fines by implementing robust data pipelines.</w:t>
            </w:r>
          </w:p>
          <w:p w14:paraId="0EFC3188" w14:textId="77777777" w:rsidR="00F5052F" w:rsidRDefault="00F5052F" w:rsidP="00F5052F">
            <w:pPr>
              <w:widowControl w:val="0"/>
              <w:numPr>
                <w:ilvl w:val="0"/>
                <w:numId w:val="56"/>
              </w:numPr>
              <w:rPr>
                <w:rFonts w:ascii="Outfit" w:eastAsia="Outfit" w:hAnsi="Outfit" w:cs="Outfit"/>
                <w:sz w:val="20"/>
                <w:szCs w:val="20"/>
              </w:rPr>
            </w:pPr>
            <w:r>
              <w:rPr>
                <w:rFonts w:ascii="Outfit" w:eastAsia="Outfit" w:hAnsi="Outfit" w:cs="Outfit"/>
                <w:b/>
                <w:bCs/>
              </w:rPr>
              <w:t>Customer Engagement and Marketing Effectiveness</w:t>
            </w:r>
            <w:r>
              <w:rPr>
                <w:rFonts w:ascii="Outfit" w:eastAsia="Outfit" w:hAnsi="Outfit" w:cs="Outfit"/>
              </w:rPr>
              <w:t>: Empower VMO2 with capabilities for improved customer engagement, increased Cross-Sell opportunities, a better Total Customer Experience (TCX), advanced personalisation, and a strong platform for future AI and agentic marketing initiatives.</w:t>
            </w:r>
          </w:p>
          <w:p w14:paraId="7C04DFB5" w14:textId="77777777" w:rsidR="00F5052F" w:rsidRDefault="00F5052F" w:rsidP="00F5052F">
            <w:pPr>
              <w:widowControl w:val="0"/>
              <w:numPr>
                <w:ilvl w:val="0"/>
                <w:numId w:val="56"/>
              </w:numPr>
              <w:rPr>
                <w:rFonts w:ascii="Outfit" w:eastAsia="Outfit" w:hAnsi="Outfit" w:cs="Outfit"/>
                <w:sz w:val="20"/>
                <w:szCs w:val="20"/>
              </w:rPr>
            </w:pPr>
            <w:r>
              <w:rPr>
                <w:rFonts w:ascii="Outfit" w:eastAsia="Outfit" w:hAnsi="Outfit" w:cs="Outfit"/>
                <w:b/>
                <w:bCs/>
              </w:rPr>
              <w:t>Democratise Data</w:t>
            </w:r>
            <w:r>
              <w:rPr>
                <w:rFonts w:ascii="Outfit" w:eastAsia="Outfit" w:hAnsi="Outfit" w:cs="Outfit"/>
              </w:rPr>
              <w:t>: Transition complex data logic into a transparent, managed operational model, fostering safer and more widespread data access and utilisation across the organisation.</w:t>
            </w:r>
          </w:p>
          <w:p w14:paraId="62071086" w14:textId="77777777" w:rsidR="00F5052F" w:rsidRDefault="00F5052F" w:rsidP="00F5052F">
            <w:pPr>
              <w:widowControl w:val="0"/>
              <w:numPr>
                <w:ilvl w:val="0"/>
                <w:numId w:val="56"/>
              </w:numPr>
              <w:rPr>
                <w:rFonts w:ascii="Outfit" w:eastAsia="Outfit" w:hAnsi="Outfit" w:cs="Outfit"/>
                <w:sz w:val="20"/>
                <w:szCs w:val="20"/>
              </w:rPr>
            </w:pPr>
            <w:r>
              <w:rPr>
                <w:rFonts w:ascii="Outfit" w:eastAsia="Outfit" w:hAnsi="Outfit" w:cs="Outfit"/>
                <w:b/>
                <w:bCs/>
              </w:rPr>
              <w:t>Provide a Unified, Trusted Customer View</w:t>
            </w:r>
            <w:r>
              <w:rPr>
                <w:rFonts w:ascii="Outfit" w:eastAsia="Outfit" w:hAnsi="Outfit" w:cs="Outfit"/>
              </w:rPr>
              <w:t>: Deliver a single, trusted view of the customer for Marketing by integrating the MCAR Attribute Model with Pipeline Event Streams, ensuring consistent insights across all channels.</w:t>
            </w:r>
          </w:p>
          <w:p w14:paraId="4411C291" w14:textId="77777777" w:rsidR="00F5052F" w:rsidRDefault="00F5052F" w:rsidP="00F5052F">
            <w:pPr>
              <w:widowControl w:val="0"/>
              <w:numPr>
                <w:ilvl w:val="0"/>
                <w:numId w:val="56"/>
              </w:numPr>
              <w:rPr>
                <w:rFonts w:ascii="Outfit" w:eastAsia="Outfit" w:hAnsi="Outfit" w:cs="Outfit"/>
                <w:sz w:val="20"/>
                <w:szCs w:val="20"/>
              </w:rPr>
            </w:pPr>
            <w:r>
              <w:rPr>
                <w:rFonts w:ascii="Outfit" w:eastAsia="Outfit" w:hAnsi="Outfit" w:cs="Outfit"/>
                <w:b/>
                <w:bCs/>
              </w:rPr>
              <w:t>Establish MCAR as the Martech / AdTech Centralised Intelligence Layer</w:t>
            </w:r>
            <w:r>
              <w:rPr>
                <w:rFonts w:ascii="Outfit" w:eastAsia="Outfit" w:hAnsi="Outfit" w:cs="Outfit"/>
              </w:rPr>
              <w:t xml:space="preserve">: Position MCAR as the core intelligence data layer for current and future marketing and advertising technology, providing a definitive and consistent operational model for unified strategies, audience management and downstream customer platforms like Braze and </w:t>
            </w:r>
            <w:proofErr w:type="spellStart"/>
            <w:r>
              <w:rPr>
                <w:rFonts w:ascii="Outfit" w:eastAsia="Outfit" w:hAnsi="Outfit" w:cs="Outfit"/>
              </w:rPr>
              <w:t>ZeoTap</w:t>
            </w:r>
            <w:proofErr w:type="spellEnd"/>
            <w:r>
              <w:rPr>
                <w:rFonts w:ascii="Outfit" w:eastAsia="Outfit" w:hAnsi="Outfit" w:cs="Outfit"/>
              </w:rPr>
              <w:t>.</w:t>
            </w:r>
          </w:p>
          <w:p w14:paraId="5152FAC8" w14:textId="77777777" w:rsidR="00F5052F" w:rsidRDefault="00F5052F" w:rsidP="00E556A2">
            <w:pPr>
              <w:rPr>
                <w:rFonts w:ascii="Calibri" w:hAnsi="Calibri" w:cs="Calibri"/>
                <w:b/>
                <w:bCs/>
                <w:color w:val="000000" w:themeColor="text1"/>
                <w:sz w:val="20"/>
                <w:szCs w:val="20"/>
                <w:u w:val="single"/>
              </w:rPr>
            </w:pPr>
          </w:p>
          <w:p w14:paraId="40FC3395" w14:textId="062127E3" w:rsidR="00E556A2" w:rsidRPr="004725B5" w:rsidRDefault="007953E2" w:rsidP="00E556A2">
            <w:pPr>
              <w:rPr>
                <w:rFonts w:ascii="Calibri" w:hAnsi="Calibri" w:cs="Calibri"/>
                <w:b/>
                <w:bCs/>
                <w:color w:val="000000" w:themeColor="text1"/>
                <w:sz w:val="20"/>
                <w:szCs w:val="20"/>
                <w:u w:val="single"/>
              </w:rPr>
            </w:pPr>
            <w:r>
              <w:rPr>
                <w:rFonts w:ascii="Calibri" w:hAnsi="Calibri" w:cs="Calibri"/>
                <w:b/>
                <w:bCs/>
                <w:color w:val="000000" w:themeColor="text1"/>
                <w:sz w:val="20"/>
                <w:szCs w:val="20"/>
                <w:u w:val="single"/>
              </w:rPr>
              <w:lastRenderedPageBreak/>
              <w:t>Project Phases</w:t>
            </w:r>
          </w:p>
          <w:p w14:paraId="560BBE3A" w14:textId="77777777" w:rsidR="004859B7" w:rsidRPr="004859B7" w:rsidRDefault="004859B7" w:rsidP="004859B7">
            <w:pPr>
              <w:numPr>
                <w:ilvl w:val="0"/>
                <w:numId w:val="22"/>
              </w:numPr>
              <w:textAlignment w:val="center"/>
              <w:rPr>
                <w:rFonts w:asciiTheme="majorHAnsi" w:eastAsia="Times New Roman" w:hAnsiTheme="majorHAnsi" w:cstheme="majorHAnsi"/>
                <w:b/>
                <w:sz w:val="20"/>
                <w:szCs w:val="20"/>
                <w:lang w:eastAsia="en-GB"/>
              </w:rPr>
            </w:pPr>
            <w:r w:rsidRPr="004859B7">
              <w:rPr>
                <w:rFonts w:asciiTheme="majorHAnsi" w:eastAsia="Times New Roman" w:hAnsiTheme="majorHAnsi" w:cstheme="majorHAnsi"/>
                <w:b/>
                <w:sz w:val="20"/>
                <w:szCs w:val="20"/>
                <w:lang w:eastAsia="en-GB"/>
              </w:rPr>
              <w:t xml:space="preserve">Critical Service Comms (Event) Automation </w:t>
            </w:r>
            <w:r w:rsidRPr="004859B7">
              <w:rPr>
                <w:rFonts w:asciiTheme="majorHAnsi" w:eastAsia="Times New Roman" w:hAnsiTheme="majorHAnsi" w:cstheme="majorHAnsi"/>
                <w:b/>
                <w:i/>
                <w:sz w:val="20"/>
                <w:szCs w:val="20"/>
                <w:lang w:eastAsia="en-GB"/>
              </w:rPr>
              <w:t>in collab with Data Engineering</w:t>
            </w:r>
          </w:p>
          <w:p w14:paraId="7552D105" w14:textId="44F06F75" w:rsidR="004859B7" w:rsidRPr="004859B7" w:rsidRDefault="0012440E" w:rsidP="004859B7">
            <w:pPr>
              <w:numPr>
                <w:ilvl w:val="0"/>
                <w:numId w:val="22"/>
              </w:numPr>
              <w:textAlignment w:val="center"/>
              <w:rPr>
                <w:rFonts w:asciiTheme="majorHAnsi" w:eastAsia="Times New Roman" w:hAnsiTheme="majorHAnsi" w:cstheme="majorBidi"/>
                <w:b/>
                <w:sz w:val="20"/>
                <w:szCs w:val="20"/>
                <w:lang w:eastAsia="en-GB"/>
              </w:rPr>
            </w:pPr>
            <w:r w:rsidRPr="1A284C5D">
              <w:rPr>
                <w:rFonts w:asciiTheme="majorHAnsi" w:eastAsia="Times New Roman" w:hAnsiTheme="majorHAnsi" w:cstheme="majorBidi"/>
                <w:b/>
                <w:sz w:val="20"/>
                <w:szCs w:val="20"/>
                <w:lang w:eastAsia="en-GB"/>
              </w:rPr>
              <w:t xml:space="preserve">Marketing (Attribute) Model </w:t>
            </w:r>
            <w:r w:rsidRPr="1A284C5D">
              <w:rPr>
                <w:rFonts w:asciiTheme="majorHAnsi" w:eastAsia="Times New Roman" w:hAnsiTheme="majorHAnsi" w:cstheme="majorBidi"/>
                <w:b/>
                <w:i/>
                <w:sz w:val="20"/>
                <w:szCs w:val="20"/>
                <w:lang w:eastAsia="en-GB"/>
              </w:rPr>
              <w:t xml:space="preserve">in collab with Data </w:t>
            </w:r>
            <w:proofErr w:type="spellStart"/>
            <w:r w:rsidRPr="1A284C5D">
              <w:rPr>
                <w:rFonts w:asciiTheme="majorHAnsi" w:eastAsia="Times New Roman" w:hAnsiTheme="majorHAnsi" w:cstheme="majorBidi"/>
                <w:b/>
                <w:i/>
                <w:sz w:val="20"/>
                <w:szCs w:val="20"/>
                <w:lang w:eastAsia="en-GB"/>
              </w:rPr>
              <w:t>Democ</w:t>
            </w:r>
            <w:proofErr w:type="spellEnd"/>
            <w:r w:rsidRPr="1A284C5D">
              <w:rPr>
                <w:rFonts w:asciiTheme="majorHAnsi" w:eastAsia="Times New Roman" w:hAnsiTheme="majorHAnsi" w:cstheme="majorBidi"/>
                <w:b/>
                <w:i/>
                <w:sz w:val="20"/>
                <w:szCs w:val="20"/>
                <w:lang w:eastAsia="en-GB"/>
              </w:rPr>
              <w:t>*</w:t>
            </w:r>
          </w:p>
          <w:p w14:paraId="04EF0893" w14:textId="77777777" w:rsidR="00817390" w:rsidRPr="004725B5" w:rsidRDefault="00817390" w:rsidP="009303C1">
            <w:pPr>
              <w:ind w:left="57"/>
              <w:rPr>
                <w:rFonts w:ascii="Calibri" w:hAnsi="Calibri" w:cs="Calibri"/>
                <w:color w:val="FF0000"/>
                <w:sz w:val="20"/>
                <w:szCs w:val="20"/>
              </w:rPr>
            </w:pPr>
          </w:p>
          <w:p w14:paraId="0AB8EF1F" w14:textId="019FBC07" w:rsidR="009303C1" w:rsidRPr="004725B5" w:rsidRDefault="008D266E" w:rsidP="009303C1">
            <w:pPr>
              <w:ind w:left="57"/>
              <w:rPr>
                <w:rFonts w:ascii="Calibri" w:hAnsi="Calibri" w:cs="Calibri"/>
                <w:color w:val="000000" w:themeColor="text1"/>
                <w:sz w:val="20"/>
                <w:szCs w:val="20"/>
              </w:rPr>
            </w:pPr>
            <w:r>
              <w:rPr>
                <w:rFonts w:ascii="Calibri" w:hAnsi="Calibri" w:cs="Calibri"/>
                <w:b/>
                <w:bCs/>
                <w:color w:val="000000" w:themeColor="text1"/>
                <w:sz w:val="20"/>
                <w:szCs w:val="20"/>
                <w:u w:val="single"/>
              </w:rPr>
              <w:t>Workstream</w:t>
            </w:r>
            <w:r w:rsidR="0012440E">
              <w:rPr>
                <w:rFonts w:ascii="Calibri" w:hAnsi="Calibri" w:cs="Calibri"/>
                <w:b/>
                <w:bCs/>
                <w:color w:val="000000" w:themeColor="text1"/>
                <w:sz w:val="20"/>
                <w:szCs w:val="20"/>
                <w:u w:val="single"/>
              </w:rPr>
              <w:t xml:space="preserve"> 1: Critical </w:t>
            </w:r>
            <w:r>
              <w:rPr>
                <w:rFonts w:ascii="Calibri" w:hAnsi="Calibri" w:cs="Calibri"/>
                <w:b/>
                <w:bCs/>
                <w:color w:val="000000" w:themeColor="text1"/>
                <w:sz w:val="20"/>
                <w:szCs w:val="20"/>
                <w:u w:val="single"/>
              </w:rPr>
              <w:t>Service</w:t>
            </w:r>
            <w:r w:rsidR="0012440E">
              <w:rPr>
                <w:rFonts w:ascii="Calibri" w:hAnsi="Calibri" w:cs="Calibri"/>
                <w:b/>
                <w:bCs/>
                <w:color w:val="000000" w:themeColor="text1"/>
                <w:sz w:val="20"/>
                <w:szCs w:val="20"/>
                <w:u w:val="single"/>
              </w:rPr>
              <w:t xml:space="preserve"> Comms Automation</w:t>
            </w:r>
            <w:r w:rsidR="00311EC1">
              <w:rPr>
                <w:rFonts w:ascii="Calibri" w:hAnsi="Calibri" w:cs="Calibri"/>
                <w:b/>
                <w:bCs/>
                <w:color w:val="000000" w:themeColor="text1"/>
                <w:sz w:val="20"/>
                <w:szCs w:val="20"/>
                <w:u w:val="single"/>
              </w:rPr>
              <w:t xml:space="preserve"> </w:t>
            </w:r>
            <w:r w:rsidR="001809E7">
              <w:rPr>
                <w:rFonts w:ascii="Calibri" w:hAnsi="Calibri" w:cs="Calibri"/>
                <w:color w:val="000000" w:themeColor="text1"/>
                <w:sz w:val="20"/>
                <w:szCs w:val="20"/>
              </w:rPr>
              <w:t xml:space="preserve"> </w:t>
            </w:r>
          </w:p>
          <w:p w14:paraId="0651774D" w14:textId="0A6903FC" w:rsidR="0012440E" w:rsidRDefault="00460252" w:rsidP="00460252">
            <w:pPr>
              <w:pStyle w:val="ListParagraph"/>
              <w:numPr>
                <w:ilvl w:val="0"/>
                <w:numId w:val="57"/>
              </w:numPr>
              <w:rPr>
                <w:rFonts w:ascii="Calibri" w:hAnsi="Calibri" w:cs="Calibri"/>
                <w:color w:val="000000" w:themeColor="text1"/>
                <w:sz w:val="20"/>
                <w:szCs w:val="20"/>
              </w:rPr>
            </w:pPr>
            <w:r w:rsidRPr="00460252">
              <w:rPr>
                <w:rFonts w:ascii="Calibri" w:hAnsi="Calibri" w:cs="Calibri"/>
                <w:color w:val="000000" w:themeColor="text1"/>
                <w:sz w:val="20"/>
                <w:szCs w:val="20"/>
              </w:rPr>
              <w:t>EOTN, ABTN &amp; Price Rise Comms Pipelines</w:t>
            </w:r>
          </w:p>
          <w:p w14:paraId="3007F582" w14:textId="77777777" w:rsidR="00460252" w:rsidRPr="00460252" w:rsidRDefault="00460252" w:rsidP="00460252">
            <w:pPr>
              <w:pStyle w:val="ListParagraph"/>
              <w:ind w:left="417"/>
              <w:rPr>
                <w:rFonts w:ascii="Calibri" w:hAnsi="Calibri" w:cs="Calibri"/>
                <w:color w:val="000000" w:themeColor="text1"/>
                <w:sz w:val="20"/>
                <w:szCs w:val="20"/>
              </w:rPr>
            </w:pPr>
          </w:p>
          <w:p w14:paraId="466929B2" w14:textId="717AE237" w:rsidR="0012440E" w:rsidRPr="0012440E" w:rsidRDefault="00DC2815" w:rsidP="009303C1">
            <w:pPr>
              <w:ind w:left="57"/>
              <w:rPr>
                <w:rFonts w:ascii="Calibri" w:hAnsi="Calibri" w:cs="Calibri"/>
                <w:b/>
                <w:bCs/>
                <w:color w:val="000000" w:themeColor="text1"/>
                <w:sz w:val="20"/>
                <w:szCs w:val="20"/>
                <w:u w:val="single"/>
              </w:rPr>
            </w:pPr>
            <w:r>
              <w:rPr>
                <w:rFonts w:ascii="Calibri" w:hAnsi="Calibri" w:cs="Calibri"/>
                <w:b/>
                <w:bCs/>
                <w:color w:val="000000" w:themeColor="text1"/>
                <w:sz w:val="20"/>
                <w:szCs w:val="20"/>
                <w:u w:val="single"/>
              </w:rPr>
              <w:t>Workstream</w:t>
            </w:r>
            <w:r w:rsidR="0012440E" w:rsidRPr="0012440E">
              <w:rPr>
                <w:rFonts w:ascii="Calibri" w:hAnsi="Calibri" w:cs="Calibri"/>
                <w:b/>
                <w:bCs/>
                <w:color w:val="000000" w:themeColor="text1"/>
                <w:sz w:val="20"/>
                <w:szCs w:val="20"/>
                <w:u w:val="single"/>
              </w:rPr>
              <w:t xml:space="preserve"> 2: Marketing Attribute Model</w:t>
            </w:r>
          </w:p>
          <w:p w14:paraId="2928B9B0" w14:textId="3113CB90" w:rsidR="00460252" w:rsidRPr="00460252" w:rsidRDefault="00460252" w:rsidP="00460252">
            <w:pPr>
              <w:pStyle w:val="ListParagraph"/>
              <w:numPr>
                <w:ilvl w:val="0"/>
                <w:numId w:val="57"/>
              </w:numPr>
              <w:rPr>
                <w:rFonts w:ascii="Calibri" w:hAnsi="Calibri" w:cs="Calibri"/>
                <w:b/>
                <w:bCs/>
                <w:color w:val="000000" w:themeColor="text1"/>
                <w:sz w:val="20"/>
                <w:szCs w:val="20"/>
                <w:u w:val="single"/>
              </w:rPr>
            </w:pPr>
            <w:r>
              <w:rPr>
                <w:rFonts w:ascii="Calibri" w:hAnsi="Calibri" w:cs="Calibri"/>
                <w:color w:val="000000" w:themeColor="text1"/>
                <w:sz w:val="20"/>
                <w:szCs w:val="20"/>
              </w:rPr>
              <w:t xml:space="preserve">Creation of approx. 550 attributes that are designed to replace our current trait matrix for Comms, allowing a level of </w:t>
            </w:r>
            <w:proofErr w:type="spellStart"/>
            <w:proofErr w:type="gramStart"/>
            <w:r>
              <w:rPr>
                <w:rFonts w:ascii="Calibri" w:hAnsi="Calibri" w:cs="Calibri"/>
                <w:color w:val="000000" w:themeColor="text1"/>
                <w:sz w:val="20"/>
                <w:szCs w:val="20"/>
              </w:rPr>
              <w:t>self service</w:t>
            </w:r>
            <w:proofErr w:type="spellEnd"/>
            <w:proofErr w:type="gramEnd"/>
            <w:r>
              <w:rPr>
                <w:rFonts w:ascii="Calibri" w:hAnsi="Calibri" w:cs="Calibri"/>
                <w:color w:val="000000" w:themeColor="text1"/>
                <w:sz w:val="20"/>
                <w:szCs w:val="20"/>
              </w:rPr>
              <w:t xml:space="preserve"> data to be given to the Data Marketing teams to serve customer comms.</w:t>
            </w:r>
          </w:p>
          <w:p w14:paraId="6178D12E" w14:textId="5EF7245F" w:rsidR="006317CC" w:rsidRPr="004725B5" w:rsidRDefault="006317CC" w:rsidP="00460252">
            <w:pPr>
              <w:ind w:left="720"/>
              <w:textAlignment w:val="center"/>
              <w:rPr>
                <w:rFonts w:ascii="Calibri" w:eastAsia="Times New Roman" w:hAnsi="Calibri" w:cs="Calibri"/>
                <w:lang w:eastAsia="en-GB"/>
              </w:rPr>
            </w:pPr>
          </w:p>
        </w:tc>
      </w:tr>
      <w:tr w:rsidR="006658BE" w:rsidRPr="004725B5" w14:paraId="126B599F" w14:textId="77777777">
        <w:tc>
          <w:tcPr>
            <w:tcW w:w="8897" w:type="dxa"/>
            <w:gridSpan w:val="2"/>
          </w:tcPr>
          <w:p w14:paraId="7B9B5DD3" w14:textId="28C3C426" w:rsidR="00552443" w:rsidRPr="004725B5" w:rsidRDefault="00A96732" w:rsidP="009D136A">
            <w:pPr>
              <w:rPr>
                <w:rFonts w:ascii="Calibri" w:hAnsi="Calibri" w:cs="Calibri"/>
                <w:i/>
                <w:iCs/>
                <w:color w:val="4F81BD" w:themeColor="accent1"/>
                <w:sz w:val="20"/>
                <w:szCs w:val="20"/>
              </w:rPr>
            </w:pPr>
            <w:r w:rsidRPr="004725B5">
              <w:rPr>
                <w:rFonts w:ascii="Calibri" w:hAnsi="Calibri" w:cs="Calibri"/>
                <w:i/>
                <w:iCs/>
                <w:color w:val="000000" w:themeColor="text1"/>
                <w:sz w:val="20"/>
                <w:szCs w:val="20"/>
              </w:rPr>
              <w:lastRenderedPageBreak/>
              <w:t>The above can be derived by answering the following questions</w:t>
            </w:r>
            <w:r w:rsidR="00055438" w:rsidRPr="004725B5">
              <w:rPr>
                <w:rFonts w:ascii="Calibri" w:hAnsi="Calibri" w:cs="Calibri"/>
                <w:i/>
                <w:iCs/>
                <w:color w:val="000000" w:themeColor="text1"/>
                <w:sz w:val="20"/>
                <w:szCs w:val="20"/>
              </w:rPr>
              <w:t>:</w:t>
            </w:r>
          </w:p>
        </w:tc>
      </w:tr>
      <w:tr w:rsidR="00446A7A" w:rsidRPr="004725B5" w14:paraId="1AD59380" w14:textId="77777777" w:rsidTr="001700BA">
        <w:tc>
          <w:tcPr>
            <w:tcW w:w="2093" w:type="dxa"/>
          </w:tcPr>
          <w:p w14:paraId="14748F58" w14:textId="1B32B7E2" w:rsidR="00AE0B99" w:rsidRPr="004725B5" w:rsidRDefault="00AE0B99" w:rsidP="00BC64F9">
            <w:pPr>
              <w:rPr>
                <w:rFonts w:ascii="Calibri" w:hAnsi="Calibri" w:cs="Calibri"/>
                <w:b/>
                <w:bCs/>
                <w:sz w:val="20"/>
                <w:szCs w:val="20"/>
              </w:rPr>
            </w:pPr>
            <w:r w:rsidRPr="004725B5">
              <w:rPr>
                <w:rFonts w:ascii="Calibri" w:hAnsi="Calibri" w:cs="Calibri"/>
                <w:b/>
                <w:bCs/>
                <w:sz w:val="20"/>
                <w:szCs w:val="20"/>
              </w:rPr>
              <w:t xml:space="preserve">What type of </w:t>
            </w:r>
            <w:r w:rsidR="00E100DF" w:rsidRPr="004725B5">
              <w:rPr>
                <w:rFonts w:ascii="Calibri" w:hAnsi="Calibri" w:cs="Calibri"/>
                <w:b/>
                <w:bCs/>
                <w:sz w:val="20"/>
                <w:szCs w:val="20"/>
              </w:rPr>
              <w:t>state change/improvement must the project deliver</w:t>
            </w:r>
            <w:r w:rsidR="005B1A44" w:rsidRPr="004725B5">
              <w:rPr>
                <w:rFonts w:ascii="Calibri" w:hAnsi="Calibri" w:cs="Calibri"/>
                <w:b/>
                <w:bCs/>
                <w:sz w:val="20"/>
                <w:szCs w:val="20"/>
              </w:rPr>
              <w:t>?</w:t>
            </w:r>
          </w:p>
        </w:tc>
        <w:tc>
          <w:tcPr>
            <w:tcW w:w="6804" w:type="dxa"/>
          </w:tcPr>
          <w:p w14:paraId="37C640E4" w14:textId="77777777" w:rsidR="005A7C18" w:rsidRDefault="005A7C18" w:rsidP="00D26234">
            <w:pPr>
              <w:rPr>
                <w:rFonts w:ascii="Calibri" w:hAnsi="Calibri" w:cs="Calibri"/>
                <w:sz w:val="20"/>
                <w:szCs w:val="20"/>
              </w:rPr>
            </w:pPr>
            <w:r>
              <w:rPr>
                <w:rFonts w:ascii="Calibri" w:hAnsi="Calibri" w:cs="Calibri"/>
                <w:sz w:val="20"/>
                <w:szCs w:val="20"/>
              </w:rPr>
              <w:t xml:space="preserve">The project must deliver, 3 fast moving data pipes to solve EOTN, ABTN &amp; Price Rise comms. </w:t>
            </w:r>
          </w:p>
          <w:p w14:paraId="5C5C7592" w14:textId="77777777" w:rsidR="005A7C18" w:rsidRDefault="005A7C18" w:rsidP="00D26234">
            <w:pPr>
              <w:rPr>
                <w:rFonts w:ascii="Calibri" w:hAnsi="Calibri" w:cs="Calibri"/>
                <w:sz w:val="20"/>
                <w:szCs w:val="20"/>
              </w:rPr>
            </w:pPr>
          </w:p>
          <w:p w14:paraId="4D076769" w14:textId="01B157EA" w:rsidR="007D6197" w:rsidRDefault="005A7C18" w:rsidP="00D26234">
            <w:pPr>
              <w:rPr>
                <w:rFonts w:ascii="Calibri" w:hAnsi="Calibri" w:cs="Calibri"/>
                <w:sz w:val="20"/>
                <w:szCs w:val="20"/>
              </w:rPr>
            </w:pPr>
            <w:r>
              <w:rPr>
                <w:rFonts w:ascii="Calibri" w:hAnsi="Calibri" w:cs="Calibri"/>
                <w:sz w:val="20"/>
                <w:szCs w:val="20"/>
              </w:rPr>
              <w:t>Creation of Approx 5</w:t>
            </w:r>
            <w:r w:rsidR="004D750D">
              <w:rPr>
                <w:rFonts w:ascii="Calibri" w:hAnsi="Calibri" w:cs="Calibri"/>
                <w:sz w:val="20"/>
                <w:szCs w:val="20"/>
              </w:rPr>
              <w:t>5</w:t>
            </w:r>
            <w:r>
              <w:rPr>
                <w:rFonts w:ascii="Calibri" w:hAnsi="Calibri" w:cs="Calibri"/>
                <w:sz w:val="20"/>
                <w:szCs w:val="20"/>
              </w:rPr>
              <w:t>0</w:t>
            </w:r>
            <w:r w:rsidR="007D6197">
              <w:rPr>
                <w:rFonts w:ascii="Calibri" w:hAnsi="Calibri" w:cs="Calibri"/>
                <w:sz w:val="20"/>
                <w:szCs w:val="20"/>
              </w:rPr>
              <w:t xml:space="preserve"> attributes to replace our current static trait deployment. </w:t>
            </w:r>
          </w:p>
          <w:p w14:paraId="7C7F615F" w14:textId="77777777" w:rsidR="007D6197" w:rsidRDefault="007D6197" w:rsidP="00D26234">
            <w:pPr>
              <w:rPr>
                <w:rFonts w:ascii="Calibri" w:hAnsi="Calibri" w:cs="Calibri"/>
                <w:sz w:val="20"/>
                <w:szCs w:val="20"/>
              </w:rPr>
            </w:pPr>
          </w:p>
          <w:p w14:paraId="56ABE0A2" w14:textId="7242C030" w:rsidR="00D26234" w:rsidRPr="004725B5" w:rsidRDefault="00AC060A" w:rsidP="00D26234">
            <w:pPr>
              <w:rPr>
                <w:rFonts w:ascii="Calibri" w:hAnsi="Calibri" w:cs="Calibri"/>
                <w:sz w:val="20"/>
                <w:szCs w:val="20"/>
              </w:rPr>
            </w:pPr>
            <w:r>
              <w:rPr>
                <w:rFonts w:ascii="Calibri" w:hAnsi="Calibri" w:cs="Calibri"/>
                <w:sz w:val="20"/>
                <w:szCs w:val="20"/>
              </w:rPr>
              <w:t>Hand over from external agen</w:t>
            </w:r>
            <w:r w:rsidR="00545B2F">
              <w:rPr>
                <w:rFonts w:ascii="Calibri" w:hAnsi="Calibri" w:cs="Calibri"/>
                <w:sz w:val="20"/>
                <w:szCs w:val="20"/>
              </w:rPr>
              <w:t>cies (Current state) to internal teams (Future state) of all trait/ attribute creation moving forward to serve comms into the future.</w:t>
            </w:r>
            <w:r w:rsidR="00D26234">
              <w:rPr>
                <w:rFonts w:ascii="Calibri" w:hAnsi="Calibri" w:cs="Calibri"/>
                <w:sz w:val="20"/>
                <w:szCs w:val="20"/>
              </w:rPr>
              <w:t xml:space="preserve"> </w:t>
            </w:r>
          </w:p>
        </w:tc>
      </w:tr>
      <w:tr w:rsidR="00446A7A" w:rsidRPr="004725B5" w14:paraId="4298A9F4" w14:textId="77777777" w:rsidTr="001700BA">
        <w:tc>
          <w:tcPr>
            <w:tcW w:w="2093" w:type="dxa"/>
          </w:tcPr>
          <w:p w14:paraId="0E885784" w14:textId="4C5CF93E" w:rsidR="00AE0B99" w:rsidRPr="004725B5" w:rsidRDefault="005B1A44" w:rsidP="00BC64F9">
            <w:pPr>
              <w:rPr>
                <w:rFonts w:ascii="Calibri" w:hAnsi="Calibri" w:cs="Calibri"/>
                <w:b/>
                <w:bCs/>
                <w:sz w:val="20"/>
                <w:szCs w:val="20"/>
              </w:rPr>
            </w:pPr>
            <w:r w:rsidRPr="004725B5">
              <w:rPr>
                <w:rFonts w:ascii="Calibri" w:hAnsi="Calibri" w:cs="Calibri"/>
                <w:b/>
                <w:bCs/>
                <w:sz w:val="20"/>
                <w:szCs w:val="20"/>
              </w:rPr>
              <w:t>In which</w:t>
            </w:r>
            <w:r w:rsidR="0018087E" w:rsidRPr="004725B5">
              <w:rPr>
                <w:rFonts w:ascii="Calibri" w:hAnsi="Calibri" w:cs="Calibri"/>
                <w:b/>
                <w:bCs/>
                <w:sz w:val="20"/>
                <w:szCs w:val="20"/>
              </w:rPr>
              <w:t xml:space="preserve"> business metric?</w:t>
            </w:r>
          </w:p>
        </w:tc>
        <w:tc>
          <w:tcPr>
            <w:tcW w:w="6804" w:type="dxa"/>
          </w:tcPr>
          <w:p w14:paraId="7102D8F5" w14:textId="6BC68302" w:rsidR="00073C45" w:rsidRPr="004725B5" w:rsidRDefault="00545B2F" w:rsidP="009D136A">
            <w:pPr>
              <w:rPr>
                <w:rFonts w:ascii="Calibri" w:hAnsi="Calibri" w:cs="Calibri"/>
                <w:sz w:val="20"/>
                <w:szCs w:val="20"/>
              </w:rPr>
            </w:pPr>
            <w:r>
              <w:rPr>
                <w:rFonts w:ascii="Calibri" w:hAnsi="Calibri" w:cs="Calibri"/>
                <w:sz w:val="20"/>
                <w:szCs w:val="20"/>
              </w:rPr>
              <w:t>Reduce cost / reliance on external contractors (Accenture)</w:t>
            </w:r>
          </w:p>
          <w:p w14:paraId="125BC073" w14:textId="1E3F5320" w:rsidR="00AE0B99" w:rsidRPr="004725B5" w:rsidRDefault="00545B2F" w:rsidP="009D136A">
            <w:pPr>
              <w:rPr>
                <w:rFonts w:ascii="Calibri" w:hAnsi="Calibri" w:cs="Calibri"/>
                <w:sz w:val="20"/>
                <w:szCs w:val="20"/>
              </w:rPr>
            </w:pPr>
            <w:r>
              <w:rPr>
                <w:rFonts w:ascii="Calibri" w:hAnsi="Calibri" w:cs="Calibri"/>
                <w:sz w:val="20"/>
                <w:szCs w:val="20"/>
              </w:rPr>
              <w:t>Remove current incorrect comms sent by comms team due to data issues</w:t>
            </w:r>
          </w:p>
          <w:p w14:paraId="1F921768" w14:textId="327ADAF0" w:rsidR="00D26234" w:rsidRPr="004725B5" w:rsidRDefault="00545B2F" w:rsidP="009D136A">
            <w:pPr>
              <w:rPr>
                <w:rFonts w:ascii="Calibri" w:hAnsi="Calibri" w:cs="Calibri"/>
                <w:sz w:val="20"/>
                <w:szCs w:val="20"/>
              </w:rPr>
            </w:pPr>
            <w:r>
              <w:rPr>
                <w:rFonts w:ascii="Calibri" w:hAnsi="Calibri" w:cs="Calibri"/>
                <w:sz w:val="20"/>
                <w:szCs w:val="20"/>
              </w:rPr>
              <w:t>Mitigation of Fines / complaints due to incorrect comms</w:t>
            </w:r>
          </w:p>
        </w:tc>
      </w:tr>
      <w:tr w:rsidR="00446A7A" w:rsidRPr="004725B5" w14:paraId="5889D060" w14:textId="77777777" w:rsidTr="001700BA">
        <w:tc>
          <w:tcPr>
            <w:tcW w:w="2093" w:type="dxa"/>
          </w:tcPr>
          <w:p w14:paraId="75BCBFD1" w14:textId="7B3A598A" w:rsidR="00AE0B99" w:rsidRPr="004725B5" w:rsidRDefault="00766845" w:rsidP="00BC64F9">
            <w:pPr>
              <w:rPr>
                <w:rFonts w:ascii="Calibri" w:hAnsi="Calibri" w:cs="Calibri"/>
                <w:b/>
                <w:bCs/>
                <w:sz w:val="20"/>
                <w:szCs w:val="20"/>
              </w:rPr>
            </w:pPr>
            <w:r w:rsidRPr="004725B5">
              <w:rPr>
                <w:rFonts w:ascii="Calibri" w:hAnsi="Calibri" w:cs="Calibri"/>
                <w:b/>
                <w:bCs/>
                <w:sz w:val="20"/>
                <w:szCs w:val="20"/>
              </w:rPr>
              <w:t>For which</w:t>
            </w:r>
            <w:r w:rsidR="008F7A95" w:rsidRPr="004725B5">
              <w:rPr>
                <w:rFonts w:ascii="Calibri" w:hAnsi="Calibri" w:cs="Calibri"/>
                <w:b/>
                <w:bCs/>
                <w:sz w:val="20"/>
                <w:szCs w:val="20"/>
              </w:rPr>
              <w:t xml:space="preserve"> specific stakeholder or business user?</w:t>
            </w:r>
            <w:r w:rsidRPr="004725B5">
              <w:rPr>
                <w:rFonts w:ascii="Calibri" w:hAnsi="Calibri" w:cs="Calibri"/>
                <w:b/>
                <w:bCs/>
                <w:sz w:val="20"/>
                <w:szCs w:val="20"/>
              </w:rPr>
              <w:t xml:space="preserve"> (</w:t>
            </w:r>
            <w:r w:rsidR="00107978" w:rsidRPr="004725B5">
              <w:rPr>
                <w:rFonts w:ascii="Calibri" w:hAnsi="Calibri" w:cs="Calibri"/>
                <w:b/>
                <w:bCs/>
                <w:sz w:val="20"/>
                <w:szCs w:val="20"/>
              </w:rPr>
              <w:t>Primary outcome beneficiary</w:t>
            </w:r>
            <w:r w:rsidRPr="004725B5">
              <w:rPr>
                <w:rFonts w:ascii="Calibri" w:hAnsi="Calibri" w:cs="Calibri"/>
                <w:b/>
                <w:bCs/>
                <w:sz w:val="20"/>
                <w:szCs w:val="20"/>
              </w:rPr>
              <w:t>)</w:t>
            </w:r>
          </w:p>
        </w:tc>
        <w:tc>
          <w:tcPr>
            <w:tcW w:w="6804" w:type="dxa"/>
          </w:tcPr>
          <w:p w14:paraId="6517AE62" w14:textId="739A9F86" w:rsidR="00BC6C0B" w:rsidRPr="004725B5" w:rsidRDefault="00E31F1E" w:rsidP="006C4BE7">
            <w:pPr>
              <w:rPr>
                <w:rFonts w:ascii="Calibri" w:hAnsi="Calibri" w:cs="Calibri"/>
                <w:color w:val="000000" w:themeColor="text1"/>
                <w:sz w:val="20"/>
                <w:szCs w:val="20"/>
              </w:rPr>
            </w:pPr>
            <w:r>
              <w:rPr>
                <w:rFonts w:ascii="Calibri" w:hAnsi="Calibri" w:cs="Calibri"/>
                <w:color w:val="000000" w:themeColor="text1"/>
                <w:sz w:val="20"/>
                <w:szCs w:val="20"/>
              </w:rPr>
              <w:t>Digital Comms team</w:t>
            </w:r>
          </w:p>
        </w:tc>
      </w:tr>
      <w:tr w:rsidR="00446A7A" w:rsidRPr="004725B5" w14:paraId="2DF00EA2" w14:textId="77777777" w:rsidTr="001700BA">
        <w:tc>
          <w:tcPr>
            <w:tcW w:w="2093" w:type="dxa"/>
          </w:tcPr>
          <w:p w14:paraId="3A0BC67F" w14:textId="03448CB1" w:rsidR="00AE0B99" w:rsidRPr="004725B5" w:rsidRDefault="00574547" w:rsidP="00BC64F9">
            <w:pPr>
              <w:rPr>
                <w:rFonts w:ascii="Calibri" w:hAnsi="Calibri" w:cs="Calibri"/>
                <w:b/>
                <w:bCs/>
                <w:sz w:val="20"/>
                <w:szCs w:val="20"/>
              </w:rPr>
            </w:pPr>
            <w:r w:rsidRPr="004725B5">
              <w:rPr>
                <w:rFonts w:ascii="Calibri" w:hAnsi="Calibri" w:cs="Calibri"/>
                <w:b/>
                <w:bCs/>
                <w:sz w:val="20"/>
                <w:szCs w:val="20"/>
              </w:rPr>
              <w:t xml:space="preserve">By </w:t>
            </w:r>
            <w:r w:rsidR="003A5067" w:rsidRPr="004725B5">
              <w:rPr>
                <w:rFonts w:ascii="Calibri" w:hAnsi="Calibri" w:cs="Calibri"/>
                <w:b/>
                <w:bCs/>
                <w:sz w:val="20"/>
                <w:szCs w:val="20"/>
              </w:rPr>
              <w:t>how much</w:t>
            </w:r>
            <w:r w:rsidR="00B40D3A" w:rsidRPr="004725B5">
              <w:rPr>
                <w:rFonts w:ascii="Calibri" w:hAnsi="Calibri" w:cs="Calibri"/>
                <w:b/>
                <w:bCs/>
                <w:sz w:val="20"/>
                <w:szCs w:val="20"/>
              </w:rPr>
              <w:t>?</w:t>
            </w:r>
            <w:r w:rsidR="003A5067" w:rsidRPr="004725B5">
              <w:rPr>
                <w:rFonts w:ascii="Calibri" w:hAnsi="Calibri" w:cs="Calibri"/>
                <w:b/>
                <w:bCs/>
                <w:sz w:val="20"/>
                <w:szCs w:val="20"/>
              </w:rPr>
              <w:t xml:space="preserve"> (</w:t>
            </w:r>
            <w:r w:rsidR="00B40D3A" w:rsidRPr="004725B5">
              <w:rPr>
                <w:rFonts w:ascii="Calibri" w:hAnsi="Calibri" w:cs="Calibri"/>
                <w:b/>
                <w:bCs/>
                <w:sz w:val="20"/>
                <w:szCs w:val="20"/>
              </w:rPr>
              <w:t>Q</w:t>
            </w:r>
            <w:r w:rsidR="003A5067" w:rsidRPr="004725B5">
              <w:rPr>
                <w:rFonts w:ascii="Calibri" w:hAnsi="Calibri" w:cs="Calibri"/>
                <w:b/>
                <w:bCs/>
                <w:sz w:val="20"/>
                <w:szCs w:val="20"/>
              </w:rPr>
              <w:t>uantified amount or percentage</w:t>
            </w:r>
            <w:r w:rsidR="00B40D3A" w:rsidRPr="004725B5">
              <w:rPr>
                <w:rFonts w:ascii="Calibri" w:hAnsi="Calibri" w:cs="Calibri"/>
                <w:b/>
                <w:bCs/>
                <w:sz w:val="20"/>
                <w:szCs w:val="20"/>
              </w:rPr>
              <w:t xml:space="preserve"> is required</w:t>
            </w:r>
            <w:r w:rsidR="003A5067" w:rsidRPr="004725B5">
              <w:rPr>
                <w:rFonts w:ascii="Calibri" w:hAnsi="Calibri" w:cs="Calibri"/>
                <w:b/>
                <w:bCs/>
                <w:sz w:val="20"/>
                <w:szCs w:val="20"/>
              </w:rPr>
              <w:t>)</w:t>
            </w:r>
          </w:p>
        </w:tc>
        <w:tc>
          <w:tcPr>
            <w:tcW w:w="6804" w:type="dxa"/>
          </w:tcPr>
          <w:p w14:paraId="533B09D9" w14:textId="62311897" w:rsidR="0064198B" w:rsidRPr="004725B5" w:rsidRDefault="0064198B" w:rsidP="0051633C">
            <w:pPr>
              <w:rPr>
                <w:rFonts w:ascii="Calibri" w:hAnsi="Calibri" w:cs="Calibri"/>
                <w:sz w:val="20"/>
                <w:szCs w:val="20"/>
              </w:rPr>
            </w:pPr>
            <w:r w:rsidRPr="004725B5">
              <w:rPr>
                <w:rFonts w:ascii="Calibri" w:hAnsi="Calibri" w:cs="Calibri"/>
                <w:sz w:val="20"/>
                <w:szCs w:val="20"/>
              </w:rPr>
              <w:t xml:space="preserve">Reduction in </w:t>
            </w:r>
            <w:r w:rsidR="00E31F1E">
              <w:rPr>
                <w:rFonts w:ascii="Calibri" w:hAnsi="Calibri" w:cs="Calibri"/>
                <w:sz w:val="20"/>
                <w:szCs w:val="20"/>
              </w:rPr>
              <w:t>3</w:t>
            </w:r>
            <w:r w:rsidR="00E31F1E" w:rsidRPr="00E31F1E">
              <w:rPr>
                <w:rFonts w:ascii="Calibri" w:hAnsi="Calibri" w:cs="Calibri"/>
                <w:sz w:val="20"/>
                <w:szCs w:val="20"/>
                <w:vertAlign w:val="superscript"/>
              </w:rPr>
              <w:t>rd</w:t>
            </w:r>
            <w:r w:rsidR="00E31F1E">
              <w:rPr>
                <w:rFonts w:ascii="Calibri" w:hAnsi="Calibri" w:cs="Calibri"/>
                <w:sz w:val="20"/>
                <w:szCs w:val="20"/>
              </w:rPr>
              <w:t xml:space="preserve"> party</w:t>
            </w:r>
            <w:r w:rsidRPr="004725B5">
              <w:rPr>
                <w:rFonts w:ascii="Calibri" w:hAnsi="Calibri" w:cs="Calibri"/>
                <w:sz w:val="20"/>
                <w:szCs w:val="20"/>
              </w:rPr>
              <w:t xml:space="preserve"> costs </w:t>
            </w:r>
            <w:r w:rsidR="001224A7" w:rsidRPr="004725B5">
              <w:rPr>
                <w:rFonts w:ascii="Calibri" w:hAnsi="Calibri" w:cs="Calibri"/>
                <w:sz w:val="20"/>
                <w:szCs w:val="20"/>
              </w:rPr>
              <w:t>of £</w:t>
            </w:r>
            <w:r w:rsidR="00E31F1E">
              <w:rPr>
                <w:rFonts w:ascii="Calibri" w:hAnsi="Calibri" w:cs="Calibri"/>
                <w:sz w:val="20"/>
                <w:szCs w:val="20"/>
              </w:rPr>
              <w:t>3m</w:t>
            </w:r>
            <w:r w:rsidR="001224A7" w:rsidRPr="004725B5">
              <w:rPr>
                <w:rFonts w:ascii="Calibri" w:hAnsi="Calibri" w:cs="Calibri"/>
                <w:sz w:val="20"/>
                <w:szCs w:val="20"/>
              </w:rPr>
              <w:t xml:space="preserve"> between </w:t>
            </w:r>
            <w:r w:rsidR="00E31F1E">
              <w:rPr>
                <w:rFonts w:ascii="Calibri" w:hAnsi="Calibri" w:cs="Calibri"/>
                <w:sz w:val="20"/>
                <w:szCs w:val="20"/>
              </w:rPr>
              <w:t>27</w:t>
            </w:r>
            <w:r w:rsidR="006B5F39">
              <w:rPr>
                <w:rFonts w:ascii="Calibri" w:hAnsi="Calibri" w:cs="Calibri"/>
                <w:sz w:val="20"/>
                <w:szCs w:val="20"/>
              </w:rPr>
              <w:t>-29</w:t>
            </w:r>
          </w:p>
          <w:p w14:paraId="64785DD3" w14:textId="77777777" w:rsidR="00AE0B99" w:rsidRDefault="003C0583" w:rsidP="0051633C">
            <w:pPr>
              <w:rPr>
                <w:rFonts w:ascii="Calibri" w:hAnsi="Calibri" w:cs="Calibri"/>
                <w:sz w:val="20"/>
                <w:szCs w:val="20"/>
              </w:rPr>
            </w:pPr>
            <w:r>
              <w:rPr>
                <w:rFonts w:ascii="Calibri" w:hAnsi="Calibri" w:cs="Calibri"/>
                <w:sz w:val="20"/>
                <w:szCs w:val="20"/>
              </w:rPr>
              <w:t>Reduction of approx. 200k comms incorrectly sent per month</w:t>
            </w:r>
          </w:p>
          <w:p w14:paraId="70CAC4E2" w14:textId="28FCDA7C" w:rsidR="00AE0B99" w:rsidRPr="004725B5" w:rsidRDefault="00AE0B99" w:rsidP="0051633C">
            <w:pPr>
              <w:rPr>
                <w:rFonts w:ascii="Calibri" w:hAnsi="Calibri" w:cs="Calibri"/>
                <w:sz w:val="20"/>
                <w:szCs w:val="20"/>
              </w:rPr>
            </w:pPr>
          </w:p>
        </w:tc>
      </w:tr>
      <w:tr w:rsidR="00446A7A" w:rsidRPr="004725B5" w14:paraId="28D31615" w14:textId="77777777" w:rsidTr="001700BA">
        <w:tc>
          <w:tcPr>
            <w:tcW w:w="2093" w:type="dxa"/>
          </w:tcPr>
          <w:p w14:paraId="6BA1AEB7" w14:textId="4365B74E" w:rsidR="004C1338" w:rsidRPr="004725B5" w:rsidRDefault="00B15D7B" w:rsidP="00BC64F9">
            <w:pPr>
              <w:rPr>
                <w:rFonts w:ascii="Calibri" w:hAnsi="Calibri" w:cs="Calibri"/>
                <w:b/>
                <w:bCs/>
                <w:sz w:val="20"/>
                <w:szCs w:val="20"/>
              </w:rPr>
            </w:pPr>
            <w:r w:rsidRPr="004725B5">
              <w:rPr>
                <w:rFonts w:ascii="Calibri" w:hAnsi="Calibri" w:cs="Calibri"/>
                <w:b/>
                <w:bCs/>
                <w:sz w:val="20"/>
                <w:szCs w:val="20"/>
              </w:rPr>
              <w:t xml:space="preserve">What is the current </w:t>
            </w:r>
            <w:r w:rsidR="000939AE" w:rsidRPr="004725B5">
              <w:rPr>
                <w:rFonts w:ascii="Calibri" w:hAnsi="Calibri" w:cs="Calibri"/>
                <w:b/>
                <w:bCs/>
                <w:sz w:val="20"/>
                <w:szCs w:val="20"/>
              </w:rPr>
              <w:t>value for this business metric?</w:t>
            </w:r>
          </w:p>
        </w:tc>
        <w:tc>
          <w:tcPr>
            <w:tcW w:w="6804" w:type="dxa"/>
          </w:tcPr>
          <w:p w14:paraId="34B89905" w14:textId="6E001238" w:rsidR="004C1338" w:rsidRPr="004725B5" w:rsidRDefault="009B5B67" w:rsidP="00E84873">
            <w:pPr>
              <w:rPr>
                <w:rFonts w:ascii="Calibri" w:hAnsi="Calibri" w:cs="Calibri"/>
                <w:sz w:val="20"/>
                <w:szCs w:val="20"/>
              </w:rPr>
            </w:pPr>
            <w:r>
              <w:rPr>
                <w:rFonts w:ascii="Calibri" w:hAnsi="Calibri" w:cs="Calibri"/>
                <w:sz w:val="20"/>
                <w:szCs w:val="20"/>
              </w:rPr>
              <w:t xml:space="preserve">N/A – Not </w:t>
            </w:r>
            <w:r w:rsidR="00041C08">
              <w:rPr>
                <w:rFonts w:ascii="Calibri" w:hAnsi="Calibri" w:cs="Calibri"/>
                <w:sz w:val="20"/>
                <w:szCs w:val="20"/>
              </w:rPr>
              <w:t>delivered today.</w:t>
            </w:r>
          </w:p>
        </w:tc>
      </w:tr>
      <w:tr w:rsidR="00446A7A" w:rsidRPr="004725B5" w14:paraId="4366011F" w14:textId="77777777" w:rsidTr="001700BA">
        <w:tc>
          <w:tcPr>
            <w:tcW w:w="2093" w:type="dxa"/>
          </w:tcPr>
          <w:p w14:paraId="6D6E327E" w14:textId="5FC5A208" w:rsidR="00AE0B99" w:rsidRPr="004725B5" w:rsidRDefault="00171101" w:rsidP="00BC64F9">
            <w:pPr>
              <w:rPr>
                <w:rFonts w:ascii="Calibri" w:hAnsi="Calibri" w:cs="Calibri"/>
                <w:b/>
                <w:bCs/>
                <w:sz w:val="20"/>
                <w:szCs w:val="20"/>
              </w:rPr>
            </w:pPr>
            <w:r w:rsidRPr="004725B5">
              <w:rPr>
                <w:rFonts w:ascii="Calibri" w:hAnsi="Calibri" w:cs="Calibri"/>
                <w:b/>
                <w:bCs/>
                <w:sz w:val="20"/>
                <w:szCs w:val="20"/>
              </w:rPr>
              <w:t>Within what timeframe?</w:t>
            </w:r>
          </w:p>
        </w:tc>
        <w:tc>
          <w:tcPr>
            <w:tcW w:w="6804" w:type="dxa"/>
          </w:tcPr>
          <w:p w14:paraId="5143E04D" w14:textId="0AB71BB6" w:rsidR="00CB085D" w:rsidRPr="004725B5" w:rsidRDefault="00CB085D" w:rsidP="00CB085D">
            <w:pPr>
              <w:rPr>
                <w:rFonts w:ascii="Calibri" w:hAnsi="Calibri" w:cs="Calibri"/>
                <w:sz w:val="20"/>
                <w:szCs w:val="20"/>
              </w:rPr>
            </w:pPr>
            <w:r w:rsidRPr="004725B5">
              <w:rPr>
                <w:rFonts w:ascii="Calibri" w:hAnsi="Calibri" w:cs="Calibri"/>
                <w:sz w:val="20"/>
                <w:szCs w:val="20"/>
              </w:rPr>
              <w:t xml:space="preserve">Business Case assumes the </w:t>
            </w:r>
            <w:r w:rsidR="008375BF" w:rsidRPr="004725B5">
              <w:rPr>
                <w:rFonts w:ascii="Calibri" w:hAnsi="Calibri" w:cs="Calibri"/>
                <w:sz w:val="20"/>
                <w:szCs w:val="20"/>
              </w:rPr>
              <w:t xml:space="preserve">following </w:t>
            </w:r>
            <w:r w:rsidR="009F5247" w:rsidRPr="004725B5">
              <w:rPr>
                <w:rFonts w:ascii="Calibri" w:hAnsi="Calibri" w:cs="Calibri"/>
                <w:sz w:val="20"/>
                <w:szCs w:val="20"/>
              </w:rPr>
              <w:t xml:space="preserve">timelines: </w:t>
            </w:r>
          </w:p>
          <w:p w14:paraId="0BD790F8" w14:textId="4892BD5C" w:rsidR="007676F0" w:rsidRPr="004725B5" w:rsidRDefault="007676F0" w:rsidP="00043E2A">
            <w:pPr>
              <w:pStyle w:val="ListParagraph"/>
              <w:numPr>
                <w:ilvl w:val="0"/>
                <w:numId w:val="3"/>
              </w:numPr>
              <w:rPr>
                <w:rFonts w:ascii="Calibri" w:hAnsi="Calibri" w:cs="Calibri"/>
                <w:sz w:val="20"/>
                <w:szCs w:val="20"/>
              </w:rPr>
            </w:pPr>
            <w:r w:rsidRPr="004725B5">
              <w:rPr>
                <w:rFonts w:ascii="Calibri" w:hAnsi="Calibri" w:cs="Calibri"/>
                <w:sz w:val="20"/>
                <w:szCs w:val="20"/>
              </w:rPr>
              <w:t>Discovery/Definition</w:t>
            </w:r>
            <w:r w:rsidR="002703E1" w:rsidRPr="004725B5">
              <w:rPr>
                <w:rFonts w:ascii="Calibri" w:hAnsi="Calibri" w:cs="Calibri"/>
                <w:sz w:val="20"/>
                <w:szCs w:val="20"/>
              </w:rPr>
              <w:t>:</w:t>
            </w:r>
            <w:r w:rsidRPr="004725B5">
              <w:rPr>
                <w:rFonts w:ascii="Calibri" w:hAnsi="Calibri" w:cs="Calibri"/>
                <w:sz w:val="20"/>
                <w:szCs w:val="20"/>
              </w:rPr>
              <w:t xml:space="preserve"> </w:t>
            </w:r>
            <w:r w:rsidR="00E33718" w:rsidRPr="004725B5">
              <w:rPr>
                <w:rFonts w:ascii="Calibri" w:hAnsi="Calibri" w:cs="Calibri"/>
                <w:sz w:val="20"/>
                <w:szCs w:val="20"/>
              </w:rPr>
              <w:t>May 26</w:t>
            </w:r>
          </w:p>
          <w:p w14:paraId="18765D7E" w14:textId="7470E1DF" w:rsidR="002703E1" w:rsidRPr="004725B5" w:rsidRDefault="00041C08" w:rsidP="00043E2A">
            <w:pPr>
              <w:pStyle w:val="ListParagraph"/>
              <w:numPr>
                <w:ilvl w:val="0"/>
                <w:numId w:val="3"/>
              </w:numPr>
              <w:rPr>
                <w:rFonts w:ascii="Calibri" w:hAnsi="Calibri" w:cs="Calibri"/>
                <w:sz w:val="20"/>
                <w:szCs w:val="20"/>
              </w:rPr>
            </w:pPr>
            <w:r>
              <w:rPr>
                <w:rFonts w:ascii="Calibri" w:hAnsi="Calibri" w:cs="Calibri"/>
                <w:sz w:val="20"/>
                <w:szCs w:val="20"/>
              </w:rPr>
              <w:t>Phase 1: Completed Aug 26</w:t>
            </w:r>
          </w:p>
          <w:p w14:paraId="3793FD37" w14:textId="287D78F7" w:rsidR="00AE0B99" w:rsidRPr="004725B5" w:rsidRDefault="00041C08" w:rsidP="00043E2A">
            <w:pPr>
              <w:pStyle w:val="ListParagraph"/>
              <w:numPr>
                <w:ilvl w:val="0"/>
                <w:numId w:val="3"/>
              </w:numPr>
              <w:rPr>
                <w:rFonts w:ascii="Calibri" w:hAnsi="Calibri" w:cs="Calibri"/>
                <w:sz w:val="20"/>
                <w:szCs w:val="20"/>
              </w:rPr>
            </w:pPr>
            <w:r>
              <w:rPr>
                <w:rFonts w:ascii="Calibri" w:hAnsi="Calibri" w:cs="Calibri"/>
                <w:sz w:val="20"/>
                <w:szCs w:val="20"/>
              </w:rPr>
              <w:t>Phase 2: Completed Nov 26</w:t>
            </w:r>
          </w:p>
        </w:tc>
      </w:tr>
      <w:tr w:rsidR="00446A7A" w:rsidRPr="004725B5" w14:paraId="6A169083" w14:textId="77777777" w:rsidTr="001700BA">
        <w:trPr>
          <w:trHeight w:val="300"/>
        </w:trPr>
        <w:tc>
          <w:tcPr>
            <w:tcW w:w="2093" w:type="dxa"/>
          </w:tcPr>
          <w:p w14:paraId="3B45C972" w14:textId="6DD3408D" w:rsidR="00AE0B99" w:rsidRPr="004725B5" w:rsidRDefault="001D68FF" w:rsidP="00BC64F9">
            <w:pPr>
              <w:rPr>
                <w:rFonts w:ascii="Calibri" w:hAnsi="Calibri" w:cs="Calibri"/>
                <w:b/>
                <w:bCs/>
                <w:sz w:val="20"/>
                <w:szCs w:val="20"/>
              </w:rPr>
            </w:pPr>
            <w:r w:rsidRPr="004725B5">
              <w:rPr>
                <w:rFonts w:ascii="Calibri" w:hAnsi="Calibri" w:cs="Calibri"/>
                <w:b/>
                <w:bCs/>
                <w:sz w:val="20"/>
                <w:szCs w:val="20"/>
              </w:rPr>
              <w:t xml:space="preserve">What strategic </w:t>
            </w:r>
            <w:r w:rsidR="002B5F19" w:rsidRPr="004725B5">
              <w:rPr>
                <w:rFonts w:ascii="Calibri" w:hAnsi="Calibri" w:cs="Calibri"/>
                <w:b/>
                <w:bCs/>
                <w:sz w:val="20"/>
                <w:szCs w:val="20"/>
              </w:rPr>
              <w:t>outcome</w:t>
            </w:r>
            <w:r w:rsidRPr="004725B5">
              <w:rPr>
                <w:rFonts w:ascii="Calibri" w:hAnsi="Calibri" w:cs="Calibri"/>
                <w:b/>
                <w:bCs/>
                <w:sz w:val="20"/>
                <w:szCs w:val="20"/>
              </w:rPr>
              <w:t xml:space="preserve"> does this support</w:t>
            </w:r>
            <w:r w:rsidR="002B5F19" w:rsidRPr="004725B5">
              <w:rPr>
                <w:rFonts w:ascii="Calibri" w:hAnsi="Calibri" w:cs="Calibri"/>
                <w:b/>
                <w:bCs/>
                <w:sz w:val="20"/>
                <w:szCs w:val="20"/>
              </w:rPr>
              <w:t xml:space="preserve">? </w:t>
            </w:r>
          </w:p>
        </w:tc>
        <w:tc>
          <w:tcPr>
            <w:tcW w:w="6804" w:type="dxa"/>
          </w:tcPr>
          <w:p w14:paraId="7F4DE351" w14:textId="47EF615B" w:rsidR="00AE0B99" w:rsidRPr="004725B5" w:rsidRDefault="00695225" w:rsidP="009D136A">
            <w:pPr>
              <w:rPr>
                <w:rFonts w:ascii="Calibri" w:hAnsi="Calibri" w:cs="Calibri"/>
                <w:color w:val="4F81BD" w:themeColor="accent1"/>
                <w:sz w:val="20"/>
                <w:szCs w:val="20"/>
              </w:rPr>
            </w:pPr>
            <w:r w:rsidRPr="004725B5">
              <w:rPr>
                <w:rFonts w:ascii="Calibri" w:hAnsi="Calibri" w:cs="Calibri"/>
                <w:sz w:val="20"/>
                <w:szCs w:val="20"/>
              </w:rPr>
              <w:t>Build Trust - Fix Critical Journeys</w:t>
            </w:r>
          </w:p>
        </w:tc>
      </w:tr>
    </w:tbl>
    <w:p w14:paraId="3CCB0277" w14:textId="77777777" w:rsidR="00763C91" w:rsidRPr="004725B5" w:rsidRDefault="00763C91" w:rsidP="00E60B38"/>
    <w:p w14:paraId="3816786A" w14:textId="77777777" w:rsidR="00041C08" w:rsidRDefault="00041C08" w:rsidP="00E60B38"/>
    <w:p w14:paraId="6582ACDC" w14:textId="77777777" w:rsidR="00041C08" w:rsidRDefault="00041C08" w:rsidP="00E60B38"/>
    <w:p w14:paraId="1BAB8D41" w14:textId="2C210947" w:rsidR="00AD069D" w:rsidRPr="004725B5" w:rsidRDefault="00AD069D" w:rsidP="00043E2A">
      <w:pPr>
        <w:pStyle w:val="Heading1"/>
        <w:numPr>
          <w:ilvl w:val="0"/>
          <w:numId w:val="19"/>
        </w:numPr>
        <w:spacing w:before="240"/>
        <w:ind w:left="357" w:hanging="357"/>
        <w:rPr>
          <w:rFonts w:ascii="Calibri" w:hAnsi="Calibri" w:cs="Calibri"/>
          <w:color w:val="000000" w:themeColor="text1"/>
        </w:rPr>
      </w:pPr>
      <w:r w:rsidRPr="004725B5">
        <w:rPr>
          <w:rFonts w:ascii="Calibri" w:hAnsi="Calibri" w:cs="Calibri"/>
          <w:color w:val="000000" w:themeColor="text1"/>
        </w:rPr>
        <w:lastRenderedPageBreak/>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766BAF" w:rsidRPr="004725B5" w14:paraId="408A106C" w14:textId="77777777">
        <w:tc>
          <w:tcPr>
            <w:tcW w:w="2604" w:type="dxa"/>
          </w:tcPr>
          <w:p w14:paraId="1F56B09C" w14:textId="367A8060" w:rsidR="00AD069D" w:rsidRPr="004725B5" w:rsidRDefault="00AD069D">
            <w:pPr>
              <w:rPr>
                <w:rFonts w:ascii="Calibri" w:hAnsi="Calibri" w:cs="Calibri"/>
                <w:b/>
                <w:bCs/>
                <w:sz w:val="20"/>
                <w:szCs w:val="20"/>
              </w:rPr>
            </w:pPr>
            <w:r w:rsidRPr="004725B5">
              <w:rPr>
                <w:rFonts w:ascii="Calibri" w:hAnsi="Calibri" w:cs="Calibri"/>
                <w:b/>
                <w:bCs/>
                <w:sz w:val="20"/>
                <w:szCs w:val="20"/>
              </w:rPr>
              <w:t>Proposer</w:t>
            </w:r>
          </w:p>
        </w:tc>
        <w:tc>
          <w:tcPr>
            <w:tcW w:w="6293" w:type="dxa"/>
          </w:tcPr>
          <w:p w14:paraId="5BC21AC6" w14:textId="2DBF82AA" w:rsidR="00AD069D" w:rsidRPr="004725B5" w:rsidRDefault="00B818ED">
            <w:pPr>
              <w:rPr>
                <w:rFonts w:ascii="Calibri" w:hAnsi="Calibri" w:cs="Calibri"/>
                <w:color w:val="000000" w:themeColor="text1"/>
                <w:sz w:val="20"/>
                <w:szCs w:val="20"/>
              </w:rPr>
            </w:pPr>
            <w:r>
              <w:rPr>
                <w:rFonts w:ascii="Calibri" w:hAnsi="Calibri" w:cs="Calibri"/>
                <w:color w:val="000000" w:themeColor="text1"/>
                <w:sz w:val="20"/>
                <w:szCs w:val="20"/>
              </w:rPr>
              <w:t>Andy Lewis</w:t>
            </w:r>
          </w:p>
        </w:tc>
      </w:tr>
      <w:tr w:rsidR="00766BAF" w:rsidRPr="004725B5" w14:paraId="12E30D29" w14:textId="77777777">
        <w:tc>
          <w:tcPr>
            <w:tcW w:w="2604" w:type="dxa"/>
          </w:tcPr>
          <w:p w14:paraId="0BA4C7B2" w14:textId="37587A9B" w:rsidR="00AD069D" w:rsidRPr="004725B5" w:rsidRDefault="00616339">
            <w:pPr>
              <w:rPr>
                <w:rFonts w:ascii="Calibri" w:hAnsi="Calibri" w:cs="Calibri"/>
                <w:b/>
                <w:bCs/>
                <w:sz w:val="20"/>
                <w:szCs w:val="20"/>
              </w:rPr>
            </w:pPr>
            <w:r w:rsidRPr="004725B5">
              <w:rPr>
                <w:rFonts w:ascii="Calibri" w:hAnsi="Calibri" w:cs="Calibri"/>
                <w:b/>
                <w:bCs/>
                <w:sz w:val="20"/>
                <w:szCs w:val="20"/>
              </w:rPr>
              <w:t>S</w:t>
            </w:r>
            <w:r w:rsidR="00AD069D" w:rsidRPr="004725B5">
              <w:rPr>
                <w:rFonts w:ascii="Calibri" w:hAnsi="Calibri" w:cs="Calibri"/>
                <w:b/>
                <w:bCs/>
                <w:sz w:val="20"/>
                <w:szCs w:val="20"/>
              </w:rPr>
              <w:t>ponsor</w:t>
            </w:r>
          </w:p>
        </w:tc>
        <w:tc>
          <w:tcPr>
            <w:tcW w:w="6293" w:type="dxa"/>
          </w:tcPr>
          <w:p w14:paraId="4B8D9D94" w14:textId="2766C077" w:rsidR="00AD069D" w:rsidRPr="004725B5" w:rsidRDefault="00B818ED">
            <w:pPr>
              <w:rPr>
                <w:rFonts w:ascii="Calibri" w:hAnsi="Calibri" w:cs="Calibri"/>
                <w:color w:val="000000" w:themeColor="text1"/>
                <w:sz w:val="20"/>
                <w:szCs w:val="20"/>
              </w:rPr>
            </w:pPr>
            <w:r>
              <w:rPr>
                <w:rFonts w:ascii="Calibri" w:hAnsi="Calibri" w:cs="Calibri"/>
                <w:color w:val="000000" w:themeColor="text1"/>
                <w:sz w:val="20"/>
                <w:szCs w:val="20"/>
              </w:rPr>
              <w:t>James Hardy</w:t>
            </w:r>
          </w:p>
        </w:tc>
      </w:tr>
      <w:tr w:rsidR="00766BAF" w:rsidRPr="004725B5" w14:paraId="5211DE6C" w14:textId="77777777">
        <w:tc>
          <w:tcPr>
            <w:tcW w:w="2604" w:type="dxa"/>
          </w:tcPr>
          <w:p w14:paraId="7E525651" w14:textId="5C9410E1" w:rsidR="000564AF" w:rsidRPr="004725B5" w:rsidRDefault="000564AF">
            <w:pPr>
              <w:rPr>
                <w:rFonts w:ascii="Calibri" w:hAnsi="Calibri" w:cs="Calibri"/>
                <w:b/>
                <w:bCs/>
                <w:sz w:val="20"/>
                <w:szCs w:val="20"/>
              </w:rPr>
            </w:pPr>
            <w:r w:rsidRPr="004725B5">
              <w:rPr>
                <w:rFonts w:ascii="Calibri" w:hAnsi="Calibri" w:cs="Calibri"/>
                <w:b/>
                <w:bCs/>
                <w:sz w:val="20"/>
                <w:szCs w:val="20"/>
              </w:rPr>
              <w:t>Person accountable for the business outcome</w:t>
            </w:r>
          </w:p>
        </w:tc>
        <w:tc>
          <w:tcPr>
            <w:tcW w:w="6293" w:type="dxa"/>
          </w:tcPr>
          <w:p w14:paraId="7FF4C816" w14:textId="4E4E575E" w:rsidR="002040A0" w:rsidRPr="004725B5" w:rsidRDefault="00B818ED">
            <w:pPr>
              <w:rPr>
                <w:rFonts w:ascii="Calibri" w:hAnsi="Calibri" w:cs="Calibri"/>
                <w:color w:val="FF0000"/>
                <w:sz w:val="20"/>
                <w:szCs w:val="20"/>
              </w:rPr>
            </w:pPr>
            <w:r>
              <w:rPr>
                <w:rFonts w:ascii="Calibri" w:hAnsi="Calibri" w:cs="Calibri"/>
                <w:color w:val="FF0000"/>
                <w:sz w:val="20"/>
                <w:szCs w:val="20"/>
              </w:rPr>
              <w:t>Andy Lewis (Digital)</w:t>
            </w:r>
          </w:p>
          <w:p w14:paraId="659D772E" w14:textId="10DA29C1" w:rsidR="00F57BBD" w:rsidRDefault="00F57BBD">
            <w:pPr>
              <w:rPr>
                <w:rFonts w:ascii="Calibri" w:hAnsi="Calibri" w:cs="Calibri"/>
                <w:color w:val="FF0000"/>
                <w:sz w:val="20"/>
                <w:szCs w:val="20"/>
              </w:rPr>
            </w:pPr>
            <w:r>
              <w:rPr>
                <w:rFonts w:ascii="Calibri" w:hAnsi="Calibri" w:cs="Calibri"/>
                <w:color w:val="FF0000"/>
                <w:sz w:val="20"/>
                <w:szCs w:val="20"/>
              </w:rPr>
              <w:t>Fred Gray (Digital)</w:t>
            </w:r>
          </w:p>
          <w:p w14:paraId="1DE988AD" w14:textId="31836780" w:rsidR="00F45AFE" w:rsidRPr="004725B5" w:rsidRDefault="00F45AFE">
            <w:pPr>
              <w:rPr>
                <w:rFonts w:ascii="Calibri" w:hAnsi="Calibri" w:cs="Calibri"/>
                <w:color w:val="FF0000"/>
                <w:sz w:val="20"/>
                <w:szCs w:val="20"/>
              </w:rPr>
            </w:pPr>
            <w:r w:rsidRPr="004725B5">
              <w:rPr>
                <w:rFonts w:ascii="Calibri" w:hAnsi="Calibri" w:cs="Calibri"/>
                <w:color w:val="FF0000"/>
                <w:sz w:val="20"/>
                <w:szCs w:val="20"/>
              </w:rPr>
              <w:t>Leon Vaughan (</w:t>
            </w:r>
            <w:r w:rsidR="00E11174" w:rsidRPr="004725B5">
              <w:rPr>
                <w:rFonts w:ascii="Calibri" w:hAnsi="Calibri" w:cs="Calibri"/>
                <w:color w:val="FF0000"/>
                <w:sz w:val="20"/>
                <w:szCs w:val="20"/>
              </w:rPr>
              <w:t xml:space="preserve">Domain Owner) </w:t>
            </w:r>
          </w:p>
          <w:p w14:paraId="37C66B5F" w14:textId="0E3E2049" w:rsidR="00F45AFE" w:rsidRPr="004725B5" w:rsidRDefault="00F45AFE">
            <w:pPr>
              <w:rPr>
                <w:rFonts w:ascii="Calibri" w:hAnsi="Calibri" w:cs="Calibri"/>
                <w:i/>
                <w:iCs/>
                <w:color w:val="FF0000"/>
                <w:sz w:val="20"/>
                <w:szCs w:val="20"/>
              </w:rPr>
            </w:pPr>
          </w:p>
        </w:tc>
      </w:tr>
      <w:tr w:rsidR="00766BAF" w:rsidRPr="004725B5" w14:paraId="75A03D4C" w14:textId="77777777">
        <w:tc>
          <w:tcPr>
            <w:tcW w:w="2604" w:type="dxa"/>
          </w:tcPr>
          <w:p w14:paraId="2B7CA1EE" w14:textId="0A2F6053" w:rsidR="00AD069D" w:rsidRPr="004725B5" w:rsidRDefault="00AD069D">
            <w:pPr>
              <w:rPr>
                <w:rFonts w:ascii="Calibri" w:hAnsi="Calibri" w:cs="Calibri"/>
                <w:b/>
                <w:bCs/>
                <w:sz w:val="20"/>
                <w:szCs w:val="20"/>
              </w:rPr>
            </w:pPr>
            <w:r w:rsidRPr="004725B5">
              <w:rPr>
                <w:rFonts w:ascii="Calibri" w:hAnsi="Calibri" w:cs="Calibri"/>
                <w:b/>
                <w:bCs/>
                <w:sz w:val="20"/>
                <w:szCs w:val="20"/>
              </w:rPr>
              <w:t>Finance Business Partner</w:t>
            </w:r>
            <w:r w:rsidR="000564AF" w:rsidRPr="004725B5">
              <w:rPr>
                <w:rFonts w:ascii="Calibri" w:hAnsi="Calibri" w:cs="Calibri"/>
                <w:b/>
                <w:bCs/>
                <w:sz w:val="20"/>
                <w:szCs w:val="20"/>
              </w:rPr>
              <w:t xml:space="preserve">(s) </w:t>
            </w:r>
          </w:p>
        </w:tc>
        <w:tc>
          <w:tcPr>
            <w:tcW w:w="6293" w:type="dxa"/>
          </w:tcPr>
          <w:p w14:paraId="2F8305DF" w14:textId="7CE88DD5" w:rsidR="00C96400" w:rsidRPr="004725B5" w:rsidRDefault="00F57BBD">
            <w:pPr>
              <w:rPr>
                <w:rFonts w:ascii="Calibri" w:hAnsi="Calibri" w:cs="Calibri"/>
                <w:color w:val="000000" w:themeColor="text1"/>
                <w:sz w:val="20"/>
                <w:szCs w:val="20"/>
              </w:rPr>
            </w:pPr>
            <w:r>
              <w:rPr>
                <w:rFonts w:ascii="Calibri" w:hAnsi="Calibri" w:cs="Calibri"/>
                <w:color w:val="000000" w:themeColor="text1"/>
                <w:sz w:val="20"/>
                <w:szCs w:val="20"/>
              </w:rPr>
              <w:t xml:space="preserve">Cheryl </w:t>
            </w:r>
            <w:r w:rsidR="00041C08">
              <w:rPr>
                <w:rFonts w:ascii="Calibri" w:hAnsi="Calibri" w:cs="Calibri"/>
                <w:color w:val="000000" w:themeColor="text1"/>
                <w:sz w:val="20"/>
                <w:szCs w:val="20"/>
              </w:rPr>
              <w:t>Chong</w:t>
            </w:r>
            <w:r w:rsidR="00C96400" w:rsidRPr="0003432E">
              <w:rPr>
                <w:rFonts w:ascii="Calibri" w:hAnsi="Calibri" w:cs="Calibri"/>
                <w:color w:val="000000" w:themeColor="text1"/>
                <w:sz w:val="20"/>
                <w:szCs w:val="20"/>
              </w:rPr>
              <w:t xml:space="preserve"> (</w:t>
            </w:r>
            <w:r w:rsidR="00041C08">
              <w:rPr>
                <w:rFonts w:ascii="Calibri" w:hAnsi="Calibri" w:cs="Calibri"/>
                <w:color w:val="000000" w:themeColor="text1"/>
                <w:sz w:val="20"/>
                <w:szCs w:val="20"/>
              </w:rPr>
              <w:t>Finance Business Partner Digital)</w:t>
            </w:r>
            <w:r w:rsidR="00C96400" w:rsidRPr="0003432E">
              <w:rPr>
                <w:rFonts w:ascii="Calibri" w:hAnsi="Calibri" w:cs="Calibri"/>
                <w:color w:val="000000" w:themeColor="text1"/>
                <w:sz w:val="20"/>
                <w:szCs w:val="20"/>
              </w:rPr>
              <w:t xml:space="preserve"> </w:t>
            </w:r>
          </w:p>
          <w:p w14:paraId="5923C47D" w14:textId="77777777" w:rsidR="00D650BC" w:rsidRDefault="00D650BC">
            <w:pPr>
              <w:rPr>
                <w:rFonts w:ascii="Calibri" w:hAnsi="Calibri" w:cs="Calibri"/>
                <w:color w:val="000000" w:themeColor="text1"/>
                <w:sz w:val="20"/>
                <w:szCs w:val="20"/>
              </w:rPr>
            </w:pPr>
          </w:p>
          <w:p w14:paraId="675CFE9A" w14:textId="190B252E" w:rsidR="00D650BC" w:rsidRPr="004725B5" w:rsidRDefault="00D650BC">
            <w:pPr>
              <w:rPr>
                <w:rFonts w:ascii="Calibri" w:hAnsi="Calibri" w:cs="Calibri"/>
                <w:sz w:val="20"/>
                <w:szCs w:val="20"/>
              </w:rPr>
            </w:pPr>
          </w:p>
        </w:tc>
      </w:tr>
      <w:tr w:rsidR="001D711D" w:rsidRPr="004725B5" w14:paraId="084CF027" w14:textId="77777777">
        <w:tc>
          <w:tcPr>
            <w:tcW w:w="8897" w:type="dxa"/>
            <w:gridSpan w:val="2"/>
          </w:tcPr>
          <w:p w14:paraId="1F5C8745" w14:textId="2602DC6E" w:rsidR="00AD069D" w:rsidRPr="004725B5" w:rsidRDefault="00AD069D">
            <w:pPr>
              <w:jc w:val="center"/>
              <w:rPr>
                <w:rFonts w:ascii="Calibri" w:hAnsi="Calibri" w:cs="Calibri"/>
                <w:b/>
                <w:bCs/>
                <w:sz w:val="20"/>
                <w:szCs w:val="20"/>
              </w:rPr>
            </w:pPr>
            <w:r w:rsidRPr="004725B5">
              <w:rPr>
                <w:rFonts w:ascii="Calibri" w:hAnsi="Calibri" w:cs="Calibri"/>
                <w:b/>
                <w:bCs/>
                <w:sz w:val="20"/>
                <w:szCs w:val="20"/>
              </w:rPr>
              <w:t>Other stakeholders (Optional)</w:t>
            </w:r>
          </w:p>
          <w:p w14:paraId="3BBE22E1" w14:textId="0AA6569C" w:rsidR="00AD069D" w:rsidRPr="004725B5" w:rsidRDefault="00D15EE9">
            <w:pPr>
              <w:jc w:val="center"/>
              <w:rPr>
                <w:rFonts w:ascii="Calibri" w:hAnsi="Calibri" w:cs="Calibri"/>
                <w:i/>
                <w:iCs/>
                <w:sz w:val="20"/>
                <w:szCs w:val="20"/>
              </w:rPr>
            </w:pPr>
            <w:r w:rsidRPr="004725B5">
              <w:rPr>
                <w:rFonts w:ascii="Calibri" w:hAnsi="Calibri" w:cs="Calibri"/>
                <w:i/>
                <w:iCs/>
                <w:sz w:val="20"/>
                <w:szCs w:val="20"/>
              </w:rPr>
              <w:t xml:space="preserve">Only include if consulted to date. </w:t>
            </w:r>
            <w:r w:rsidR="00AD069D" w:rsidRPr="004725B5">
              <w:rPr>
                <w:rFonts w:ascii="Calibri" w:hAnsi="Calibri" w:cs="Calibri"/>
                <w:i/>
                <w:iCs/>
                <w:sz w:val="20"/>
                <w:szCs w:val="20"/>
              </w:rPr>
              <w:t>e.g., Legal, Regulatory, Insights, Care, Retail Ops</w:t>
            </w:r>
            <w:r w:rsidR="00A57A2D" w:rsidRPr="004725B5">
              <w:rPr>
                <w:rFonts w:ascii="Calibri" w:hAnsi="Calibri" w:cs="Calibri"/>
                <w:i/>
                <w:iCs/>
                <w:sz w:val="20"/>
                <w:szCs w:val="20"/>
              </w:rPr>
              <w:t xml:space="preserve">. </w:t>
            </w:r>
          </w:p>
        </w:tc>
      </w:tr>
      <w:tr w:rsidR="00766BAF" w:rsidRPr="004725B5" w14:paraId="7BE491DB" w14:textId="77777777">
        <w:tc>
          <w:tcPr>
            <w:tcW w:w="2604" w:type="dxa"/>
          </w:tcPr>
          <w:p w14:paraId="0AA5B68D" w14:textId="77777777" w:rsidR="00AD069D" w:rsidRPr="004725B5" w:rsidRDefault="00AD069D">
            <w:pPr>
              <w:rPr>
                <w:rFonts w:ascii="Calibri" w:hAnsi="Calibri" w:cs="Calibri"/>
                <w:b/>
                <w:bCs/>
                <w:sz w:val="20"/>
                <w:szCs w:val="20"/>
              </w:rPr>
            </w:pPr>
            <w:r w:rsidRPr="004725B5">
              <w:rPr>
                <w:rFonts w:ascii="Calibri" w:hAnsi="Calibri" w:cs="Calibri"/>
                <w:b/>
                <w:bCs/>
                <w:sz w:val="20"/>
                <w:szCs w:val="20"/>
              </w:rPr>
              <w:t>Role</w:t>
            </w:r>
          </w:p>
        </w:tc>
        <w:tc>
          <w:tcPr>
            <w:tcW w:w="6293" w:type="dxa"/>
          </w:tcPr>
          <w:p w14:paraId="12590369" w14:textId="77777777" w:rsidR="00AD069D" w:rsidRPr="004725B5" w:rsidRDefault="00AD069D">
            <w:pPr>
              <w:rPr>
                <w:rFonts w:ascii="Calibri" w:hAnsi="Calibri" w:cs="Calibri"/>
                <w:b/>
                <w:bCs/>
                <w:sz w:val="20"/>
                <w:szCs w:val="20"/>
              </w:rPr>
            </w:pPr>
            <w:r w:rsidRPr="004725B5">
              <w:rPr>
                <w:rFonts w:ascii="Calibri" w:hAnsi="Calibri" w:cs="Calibri"/>
                <w:b/>
                <w:bCs/>
                <w:sz w:val="20"/>
                <w:szCs w:val="20"/>
              </w:rPr>
              <w:t>Name</w:t>
            </w:r>
          </w:p>
        </w:tc>
      </w:tr>
      <w:tr w:rsidR="00601040" w:rsidRPr="004725B5" w14:paraId="2294131F" w14:textId="77777777" w:rsidTr="00C62A94">
        <w:tc>
          <w:tcPr>
            <w:tcW w:w="2604" w:type="dxa"/>
            <w:vAlign w:val="center"/>
          </w:tcPr>
          <w:p w14:paraId="0ABC800A" w14:textId="31A9BE42" w:rsidR="00AD069D" w:rsidRPr="004725B5" w:rsidRDefault="00EE5231" w:rsidP="00C62A94">
            <w:pPr>
              <w:rPr>
                <w:rFonts w:ascii="Calibri" w:hAnsi="Calibri" w:cs="Calibri"/>
                <w:sz w:val="20"/>
                <w:szCs w:val="20"/>
              </w:rPr>
            </w:pPr>
            <w:r w:rsidRPr="004725B5">
              <w:rPr>
                <w:rFonts w:ascii="Calibri" w:hAnsi="Calibri" w:cs="Calibri"/>
                <w:sz w:val="20"/>
                <w:szCs w:val="20"/>
              </w:rPr>
              <w:t xml:space="preserve">Digital </w:t>
            </w:r>
            <w:proofErr w:type="gramStart"/>
            <w:r w:rsidRPr="004725B5">
              <w:rPr>
                <w:rFonts w:ascii="Calibri" w:hAnsi="Calibri" w:cs="Calibri"/>
                <w:sz w:val="20"/>
                <w:szCs w:val="20"/>
              </w:rPr>
              <w:t>Front End</w:t>
            </w:r>
            <w:proofErr w:type="gramEnd"/>
            <w:r w:rsidRPr="004725B5">
              <w:rPr>
                <w:rFonts w:ascii="Calibri" w:hAnsi="Calibri" w:cs="Calibri"/>
                <w:sz w:val="20"/>
                <w:szCs w:val="20"/>
              </w:rPr>
              <w:t xml:space="preserve"> Domain Owner </w:t>
            </w:r>
          </w:p>
        </w:tc>
        <w:tc>
          <w:tcPr>
            <w:tcW w:w="6293" w:type="dxa"/>
            <w:vAlign w:val="center"/>
          </w:tcPr>
          <w:p w14:paraId="7C88AE4F" w14:textId="647A1947" w:rsidR="00AD069D" w:rsidRPr="004725B5" w:rsidRDefault="00EE5231" w:rsidP="00C62A94">
            <w:pPr>
              <w:rPr>
                <w:rFonts w:ascii="Calibri" w:hAnsi="Calibri" w:cs="Calibri"/>
                <w:sz w:val="20"/>
                <w:szCs w:val="20"/>
              </w:rPr>
            </w:pPr>
            <w:r w:rsidRPr="004725B5">
              <w:rPr>
                <w:rFonts w:ascii="Calibri" w:hAnsi="Calibri" w:cs="Calibri"/>
                <w:sz w:val="20"/>
                <w:szCs w:val="20"/>
              </w:rPr>
              <w:t>Leon Vaughan</w:t>
            </w:r>
          </w:p>
        </w:tc>
      </w:tr>
      <w:tr w:rsidR="00601040" w:rsidRPr="004725B5" w14:paraId="11D5C8BA" w14:textId="77777777" w:rsidTr="00C62A94">
        <w:tc>
          <w:tcPr>
            <w:tcW w:w="2604" w:type="dxa"/>
            <w:vAlign w:val="center"/>
          </w:tcPr>
          <w:p w14:paraId="25AE6102" w14:textId="56B27410" w:rsidR="00AD069D" w:rsidRPr="004725B5" w:rsidRDefault="004B7DF5" w:rsidP="00C62A94">
            <w:pPr>
              <w:rPr>
                <w:rFonts w:ascii="Calibri" w:hAnsi="Calibri" w:cs="Calibri"/>
                <w:sz w:val="20"/>
                <w:szCs w:val="20"/>
              </w:rPr>
            </w:pPr>
            <w:r w:rsidRPr="004725B5">
              <w:rPr>
                <w:rFonts w:ascii="Calibri" w:hAnsi="Calibri" w:cs="Calibri"/>
                <w:sz w:val="20"/>
                <w:szCs w:val="20"/>
              </w:rPr>
              <w:t>Digital Enterprise Architect</w:t>
            </w:r>
          </w:p>
        </w:tc>
        <w:tc>
          <w:tcPr>
            <w:tcW w:w="6293" w:type="dxa"/>
            <w:vAlign w:val="center"/>
          </w:tcPr>
          <w:p w14:paraId="2DCC4DEA" w14:textId="048563A9" w:rsidR="00AD069D" w:rsidRPr="004725B5" w:rsidRDefault="006B50BE" w:rsidP="00C62A94">
            <w:pPr>
              <w:rPr>
                <w:rFonts w:ascii="Calibri" w:hAnsi="Calibri" w:cs="Calibri"/>
                <w:sz w:val="20"/>
                <w:szCs w:val="20"/>
              </w:rPr>
            </w:pPr>
            <w:r>
              <w:rPr>
                <w:rFonts w:ascii="Calibri" w:hAnsi="Calibri" w:cs="Calibri"/>
                <w:sz w:val="20"/>
                <w:szCs w:val="20"/>
              </w:rPr>
              <w:t xml:space="preserve">Rohan </w:t>
            </w:r>
            <w:r w:rsidR="006F752F" w:rsidRPr="006F752F">
              <w:rPr>
                <w:rFonts w:ascii="Calibri" w:hAnsi="Calibri" w:cs="Calibri"/>
                <w:sz w:val="20"/>
                <w:szCs w:val="20"/>
              </w:rPr>
              <w:t>Joglekar</w:t>
            </w:r>
          </w:p>
        </w:tc>
      </w:tr>
      <w:tr w:rsidR="00601040" w:rsidRPr="004725B5" w14:paraId="174DCD71" w14:textId="77777777" w:rsidTr="00C62A94">
        <w:tc>
          <w:tcPr>
            <w:tcW w:w="2604" w:type="dxa"/>
            <w:vAlign w:val="center"/>
          </w:tcPr>
          <w:p w14:paraId="51823C52" w14:textId="205EC068" w:rsidR="00AD069D" w:rsidRPr="004725B5" w:rsidRDefault="00E03743" w:rsidP="00C62A94">
            <w:pPr>
              <w:rPr>
                <w:rFonts w:ascii="Calibri" w:hAnsi="Calibri" w:cs="Calibri"/>
                <w:sz w:val="20"/>
                <w:szCs w:val="20"/>
              </w:rPr>
            </w:pPr>
            <w:r>
              <w:rPr>
                <w:rFonts w:ascii="Calibri" w:hAnsi="Calibri" w:cs="Calibri"/>
                <w:sz w:val="20"/>
                <w:szCs w:val="20"/>
              </w:rPr>
              <w:t>Data Engineering</w:t>
            </w:r>
          </w:p>
        </w:tc>
        <w:tc>
          <w:tcPr>
            <w:tcW w:w="6293" w:type="dxa"/>
            <w:vAlign w:val="center"/>
          </w:tcPr>
          <w:p w14:paraId="0C50EAD6" w14:textId="73979FE2" w:rsidR="00AD069D" w:rsidRPr="004725B5" w:rsidRDefault="006570AB" w:rsidP="00C62A94">
            <w:pPr>
              <w:rPr>
                <w:rFonts w:ascii="Calibri" w:hAnsi="Calibri" w:cs="Calibri"/>
                <w:sz w:val="20"/>
                <w:szCs w:val="20"/>
              </w:rPr>
            </w:pPr>
            <w:r>
              <w:rPr>
                <w:rFonts w:ascii="Calibri" w:hAnsi="Calibri" w:cs="Calibri"/>
                <w:sz w:val="20"/>
                <w:szCs w:val="20"/>
              </w:rPr>
              <w:t>Johnny Ford</w:t>
            </w:r>
          </w:p>
        </w:tc>
      </w:tr>
      <w:tr w:rsidR="00601040" w:rsidRPr="004725B5" w14:paraId="57E25BFB" w14:textId="77777777" w:rsidTr="00C62A94">
        <w:tc>
          <w:tcPr>
            <w:tcW w:w="2604" w:type="dxa"/>
            <w:vAlign w:val="center"/>
          </w:tcPr>
          <w:p w14:paraId="29DB5793" w14:textId="4E4F6F6E" w:rsidR="00251943" w:rsidRPr="004725B5" w:rsidRDefault="00E03743" w:rsidP="00C62A94">
            <w:pPr>
              <w:rPr>
                <w:rFonts w:ascii="Calibri" w:hAnsi="Calibri" w:cs="Calibri"/>
                <w:sz w:val="20"/>
                <w:szCs w:val="20"/>
              </w:rPr>
            </w:pPr>
            <w:r>
              <w:rPr>
                <w:rFonts w:ascii="Calibri" w:hAnsi="Calibri" w:cs="Calibri"/>
                <w:sz w:val="20"/>
                <w:szCs w:val="20"/>
              </w:rPr>
              <w:t xml:space="preserve">Data </w:t>
            </w:r>
            <w:proofErr w:type="spellStart"/>
            <w:r>
              <w:rPr>
                <w:rFonts w:ascii="Calibri" w:hAnsi="Calibri" w:cs="Calibri"/>
                <w:sz w:val="20"/>
                <w:szCs w:val="20"/>
              </w:rPr>
              <w:t>Democ</w:t>
            </w:r>
            <w:proofErr w:type="spellEnd"/>
          </w:p>
        </w:tc>
        <w:tc>
          <w:tcPr>
            <w:tcW w:w="6293" w:type="dxa"/>
            <w:vAlign w:val="center"/>
          </w:tcPr>
          <w:p w14:paraId="5EBB70C7" w14:textId="0B7171A4" w:rsidR="00251943" w:rsidRPr="004725B5" w:rsidRDefault="006570AB" w:rsidP="00C62A94">
            <w:pPr>
              <w:rPr>
                <w:rFonts w:ascii="Calibri" w:hAnsi="Calibri" w:cs="Calibri"/>
                <w:sz w:val="20"/>
                <w:szCs w:val="20"/>
              </w:rPr>
            </w:pPr>
            <w:r>
              <w:rPr>
                <w:rFonts w:ascii="Calibri" w:hAnsi="Calibri" w:cs="Calibri"/>
                <w:sz w:val="20"/>
                <w:szCs w:val="20"/>
              </w:rPr>
              <w:t xml:space="preserve">Matt Nash </w:t>
            </w:r>
          </w:p>
        </w:tc>
      </w:tr>
      <w:tr w:rsidR="00601040" w:rsidRPr="004725B5" w14:paraId="6A9B65E7" w14:textId="77777777" w:rsidTr="00C62A94">
        <w:tc>
          <w:tcPr>
            <w:tcW w:w="2604" w:type="dxa"/>
            <w:vAlign w:val="center"/>
          </w:tcPr>
          <w:p w14:paraId="2751F5AE" w14:textId="0FF43600" w:rsidR="00833B0A" w:rsidRPr="004725B5" w:rsidRDefault="00E03743" w:rsidP="00C62A94">
            <w:pPr>
              <w:rPr>
                <w:rFonts w:ascii="Calibri" w:hAnsi="Calibri" w:cs="Calibri"/>
                <w:sz w:val="20"/>
                <w:szCs w:val="20"/>
              </w:rPr>
            </w:pPr>
            <w:r>
              <w:rPr>
                <w:rFonts w:ascii="Calibri" w:hAnsi="Calibri" w:cs="Calibri"/>
                <w:sz w:val="20"/>
                <w:szCs w:val="20"/>
              </w:rPr>
              <w:t xml:space="preserve">Data </w:t>
            </w:r>
            <w:proofErr w:type="spellStart"/>
            <w:r>
              <w:rPr>
                <w:rFonts w:ascii="Calibri" w:hAnsi="Calibri" w:cs="Calibri"/>
                <w:sz w:val="20"/>
                <w:szCs w:val="20"/>
              </w:rPr>
              <w:t>Democ</w:t>
            </w:r>
            <w:proofErr w:type="spellEnd"/>
          </w:p>
        </w:tc>
        <w:tc>
          <w:tcPr>
            <w:tcW w:w="6293" w:type="dxa"/>
            <w:vAlign w:val="center"/>
          </w:tcPr>
          <w:p w14:paraId="0E4AE762" w14:textId="3CBAFBE0" w:rsidR="00833B0A" w:rsidRPr="004725B5" w:rsidRDefault="006570AB" w:rsidP="00C62A94">
            <w:pPr>
              <w:rPr>
                <w:rFonts w:ascii="Calibri" w:hAnsi="Calibri" w:cs="Calibri"/>
                <w:sz w:val="20"/>
                <w:szCs w:val="20"/>
              </w:rPr>
            </w:pPr>
            <w:r>
              <w:rPr>
                <w:rFonts w:ascii="Calibri" w:hAnsi="Calibri" w:cs="Calibri"/>
                <w:sz w:val="20"/>
                <w:szCs w:val="20"/>
              </w:rPr>
              <w:t>Daffyd Hopkins</w:t>
            </w:r>
          </w:p>
        </w:tc>
      </w:tr>
      <w:tr w:rsidR="00F22E44" w:rsidRPr="004725B5" w14:paraId="027EFAD2" w14:textId="77777777" w:rsidTr="00C62A94">
        <w:tc>
          <w:tcPr>
            <w:tcW w:w="2604" w:type="dxa"/>
            <w:vAlign w:val="center"/>
          </w:tcPr>
          <w:p w14:paraId="6670368A" w14:textId="7FEFEB66" w:rsidR="00F22E44" w:rsidRDefault="00F22E44" w:rsidP="00C62A94">
            <w:pPr>
              <w:rPr>
                <w:rFonts w:ascii="Calibri" w:hAnsi="Calibri" w:cs="Calibri"/>
                <w:sz w:val="20"/>
                <w:szCs w:val="20"/>
              </w:rPr>
            </w:pPr>
            <w:r>
              <w:rPr>
                <w:rFonts w:ascii="Calibri" w:hAnsi="Calibri" w:cs="Calibri"/>
                <w:sz w:val="20"/>
                <w:szCs w:val="20"/>
              </w:rPr>
              <w:t xml:space="preserve">Data </w:t>
            </w:r>
            <w:proofErr w:type="spellStart"/>
            <w:r>
              <w:rPr>
                <w:rFonts w:ascii="Calibri" w:hAnsi="Calibri" w:cs="Calibri"/>
                <w:sz w:val="20"/>
                <w:szCs w:val="20"/>
              </w:rPr>
              <w:t>Democ</w:t>
            </w:r>
            <w:proofErr w:type="spellEnd"/>
            <w:r>
              <w:rPr>
                <w:rFonts w:ascii="Calibri" w:hAnsi="Calibri" w:cs="Calibri"/>
                <w:sz w:val="20"/>
                <w:szCs w:val="20"/>
              </w:rPr>
              <w:t xml:space="preserve"> (ECN/ABTN)</w:t>
            </w:r>
          </w:p>
        </w:tc>
        <w:tc>
          <w:tcPr>
            <w:tcW w:w="6293" w:type="dxa"/>
            <w:vAlign w:val="center"/>
          </w:tcPr>
          <w:p w14:paraId="79E9340E" w14:textId="73598A9A" w:rsidR="00F22E44" w:rsidRDefault="00F22E44" w:rsidP="00C62A94">
            <w:pPr>
              <w:rPr>
                <w:rFonts w:ascii="Calibri" w:hAnsi="Calibri" w:cs="Calibri"/>
                <w:sz w:val="20"/>
                <w:szCs w:val="20"/>
              </w:rPr>
            </w:pPr>
            <w:r>
              <w:rPr>
                <w:rFonts w:ascii="Calibri" w:hAnsi="Calibri" w:cs="Calibri"/>
                <w:sz w:val="20"/>
                <w:szCs w:val="20"/>
              </w:rPr>
              <w:t>William Ko</w:t>
            </w:r>
          </w:p>
        </w:tc>
      </w:tr>
      <w:tr w:rsidR="00772BC9" w:rsidRPr="004725B5" w14:paraId="429A9B95" w14:textId="77777777" w:rsidTr="00C62A94">
        <w:tc>
          <w:tcPr>
            <w:tcW w:w="2604" w:type="dxa"/>
            <w:vAlign w:val="center"/>
          </w:tcPr>
          <w:p w14:paraId="20E229F7" w14:textId="086F606B" w:rsidR="00772BC9" w:rsidRDefault="00772BC9" w:rsidP="00C62A94">
            <w:pPr>
              <w:rPr>
                <w:rFonts w:ascii="Calibri" w:hAnsi="Calibri" w:cs="Calibri"/>
                <w:sz w:val="20"/>
                <w:szCs w:val="20"/>
              </w:rPr>
            </w:pPr>
            <w:r>
              <w:rPr>
                <w:rFonts w:ascii="Calibri" w:hAnsi="Calibri" w:cs="Calibri"/>
                <w:sz w:val="20"/>
                <w:szCs w:val="20"/>
              </w:rPr>
              <w:t>Commercial (ECN/ABTN)</w:t>
            </w:r>
          </w:p>
        </w:tc>
        <w:tc>
          <w:tcPr>
            <w:tcW w:w="6293" w:type="dxa"/>
            <w:vAlign w:val="center"/>
          </w:tcPr>
          <w:p w14:paraId="1F70B9F4" w14:textId="0076807B" w:rsidR="00772BC9" w:rsidRDefault="00772BC9" w:rsidP="00C62A94">
            <w:pPr>
              <w:rPr>
                <w:rFonts w:ascii="Calibri" w:hAnsi="Calibri" w:cs="Calibri"/>
                <w:sz w:val="20"/>
                <w:szCs w:val="20"/>
              </w:rPr>
            </w:pPr>
            <w:r>
              <w:rPr>
                <w:rFonts w:ascii="Calibri" w:hAnsi="Calibri" w:cs="Calibri"/>
                <w:sz w:val="20"/>
                <w:szCs w:val="20"/>
              </w:rPr>
              <w:t>Karen Swan</w:t>
            </w:r>
          </w:p>
        </w:tc>
      </w:tr>
      <w:tr w:rsidR="00601040" w:rsidRPr="004725B5" w14:paraId="6A11BCD2" w14:textId="77777777" w:rsidTr="00C62A94">
        <w:tc>
          <w:tcPr>
            <w:tcW w:w="2604" w:type="dxa"/>
            <w:vAlign w:val="center"/>
          </w:tcPr>
          <w:p w14:paraId="74CFC0FE" w14:textId="57E9984D" w:rsidR="006315D3" w:rsidRPr="004725B5" w:rsidRDefault="00155066" w:rsidP="00C62A94">
            <w:pPr>
              <w:rPr>
                <w:rFonts w:ascii="Calibri" w:hAnsi="Calibri" w:cs="Calibri"/>
                <w:sz w:val="20"/>
                <w:szCs w:val="20"/>
              </w:rPr>
            </w:pPr>
            <w:r>
              <w:rPr>
                <w:rFonts w:ascii="Calibri" w:hAnsi="Calibri" w:cs="Calibri"/>
                <w:sz w:val="20"/>
                <w:szCs w:val="20"/>
              </w:rPr>
              <w:t>Digital Ad Tech &amp; Audience</w:t>
            </w:r>
          </w:p>
        </w:tc>
        <w:tc>
          <w:tcPr>
            <w:tcW w:w="6293" w:type="dxa"/>
            <w:vAlign w:val="center"/>
          </w:tcPr>
          <w:p w14:paraId="612BD831" w14:textId="6BFC8BD6" w:rsidR="006315D3" w:rsidRPr="004725B5" w:rsidRDefault="006570AB" w:rsidP="00C62A94">
            <w:pPr>
              <w:rPr>
                <w:rFonts w:ascii="Calibri" w:hAnsi="Calibri" w:cs="Calibri"/>
                <w:sz w:val="20"/>
                <w:szCs w:val="20"/>
              </w:rPr>
            </w:pPr>
            <w:r>
              <w:rPr>
                <w:rFonts w:ascii="Calibri" w:hAnsi="Calibri" w:cs="Calibri"/>
                <w:sz w:val="20"/>
                <w:szCs w:val="20"/>
              </w:rPr>
              <w:t>Teik Ch</w:t>
            </w:r>
            <w:r w:rsidR="003C05F2">
              <w:rPr>
                <w:rFonts w:ascii="Calibri" w:hAnsi="Calibri" w:cs="Calibri"/>
                <w:sz w:val="20"/>
                <w:szCs w:val="20"/>
              </w:rPr>
              <w:t>ua</w:t>
            </w:r>
          </w:p>
        </w:tc>
      </w:tr>
      <w:tr w:rsidR="00601040" w:rsidRPr="004725B5" w14:paraId="16CC097D" w14:textId="77777777" w:rsidTr="00C62A94">
        <w:tc>
          <w:tcPr>
            <w:tcW w:w="2604" w:type="dxa"/>
            <w:vAlign w:val="center"/>
          </w:tcPr>
          <w:p w14:paraId="39858071" w14:textId="597A3050" w:rsidR="006315D3" w:rsidRPr="004725B5" w:rsidRDefault="00155066" w:rsidP="00C62A94">
            <w:pPr>
              <w:rPr>
                <w:rFonts w:ascii="Calibri" w:hAnsi="Calibri" w:cs="Calibri"/>
                <w:sz w:val="20"/>
                <w:szCs w:val="20"/>
              </w:rPr>
            </w:pPr>
            <w:r>
              <w:rPr>
                <w:rFonts w:ascii="Calibri" w:hAnsi="Calibri" w:cs="Calibri"/>
                <w:sz w:val="20"/>
                <w:szCs w:val="20"/>
              </w:rPr>
              <w:t>Digital Ad Tech &amp; Audience</w:t>
            </w:r>
          </w:p>
        </w:tc>
        <w:tc>
          <w:tcPr>
            <w:tcW w:w="6293" w:type="dxa"/>
            <w:vAlign w:val="center"/>
          </w:tcPr>
          <w:p w14:paraId="519D3376" w14:textId="52FA4532" w:rsidR="006315D3" w:rsidRPr="004725B5" w:rsidRDefault="003C05F2" w:rsidP="00C62A94">
            <w:pPr>
              <w:rPr>
                <w:rFonts w:ascii="Calibri" w:hAnsi="Calibri" w:cs="Calibri"/>
                <w:sz w:val="20"/>
                <w:szCs w:val="20"/>
              </w:rPr>
            </w:pPr>
            <w:r>
              <w:rPr>
                <w:rFonts w:ascii="Calibri" w:hAnsi="Calibri" w:cs="Calibri"/>
                <w:sz w:val="20"/>
                <w:szCs w:val="20"/>
              </w:rPr>
              <w:t>Daniel</w:t>
            </w:r>
            <w:r w:rsidR="00CD7FEE">
              <w:rPr>
                <w:rFonts w:ascii="Calibri" w:hAnsi="Calibri" w:cs="Calibri"/>
                <w:sz w:val="20"/>
                <w:szCs w:val="20"/>
              </w:rPr>
              <w:t xml:space="preserve"> Powell</w:t>
            </w:r>
          </w:p>
        </w:tc>
      </w:tr>
      <w:tr w:rsidR="00601040" w:rsidRPr="004725B5" w14:paraId="5757EA49" w14:textId="77777777" w:rsidTr="00C62A94">
        <w:tc>
          <w:tcPr>
            <w:tcW w:w="2604" w:type="dxa"/>
            <w:vAlign w:val="center"/>
          </w:tcPr>
          <w:p w14:paraId="5115D3A9" w14:textId="539622A0" w:rsidR="006315D3" w:rsidRPr="004725B5" w:rsidRDefault="00264CCB" w:rsidP="00C62A94">
            <w:pPr>
              <w:rPr>
                <w:rFonts w:ascii="Calibri" w:hAnsi="Calibri" w:cs="Calibri"/>
                <w:sz w:val="20"/>
                <w:szCs w:val="20"/>
              </w:rPr>
            </w:pPr>
            <w:r>
              <w:rPr>
                <w:rFonts w:ascii="Calibri" w:hAnsi="Calibri" w:cs="Calibri"/>
                <w:sz w:val="20"/>
                <w:szCs w:val="20"/>
              </w:rPr>
              <w:t>Digital Comms</w:t>
            </w:r>
          </w:p>
        </w:tc>
        <w:tc>
          <w:tcPr>
            <w:tcW w:w="6293" w:type="dxa"/>
            <w:vAlign w:val="center"/>
          </w:tcPr>
          <w:p w14:paraId="4D65D98E" w14:textId="7D0DAAAF" w:rsidR="006315D3" w:rsidRPr="004725B5" w:rsidRDefault="00CD7FEE" w:rsidP="00C62A94">
            <w:pPr>
              <w:rPr>
                <w:rFonts w:ascii="Calibri" w:hAnsi="Calibri" w:cs="Calibri"/>
                <w:sz w:val="20"/>
                <w:szCs w:val="20"/>
              </w:rPr>
            </w:pPr>
            <w:r>
              <w:rPr>
                <w:rFonts w:ascii="Calibri" w:hAnsi="Calibri" w:cs="Calibri"/>
                <w:sz w:val="20"/>
                <w:szCs w:val="20"/>
              </w:rPr>
              <w:t>Laxmi Patel</w:t>
            </w:r>
          </w:p>
        </w:tc>
      </w:tr>
      <w:tr w:rsidR="00601040" w:rsidRPr="004725B5" w14:paraId="3C26C7DF" w14:textId="77777777" w:rsidTr="00C62A94">
        <w:tc>
          <w:tcPr>
            <w:tcW w:w="2604" w:type="dxa"/>
            <w:vAlign w:val="center"/>
          </w:tcPr>
          <w:p w14:paraId="0018F096" w14:textId="5A188CAA" w:rsidR="00F600FB" w:rsidRPr="004725B5" w:rsidRDefault="00264CCB" w:rsidP="00C62A94">
            <w:pPr>
              <w:rPr>
                <w:rFonts w:ascii="Calibri" w:hAnsi="Calibri" w:cs="Calibri"/>
                <w:sz w:val="20"/>
                <w:szCs w:val="20"/>
              </w:rPr>
            </w:pPr>
            <w:r>
              <w:rPr>
                <w:rFonts w:ascii="Calibri" w:hAnsi="Calibri" w:cs="Calibri"/>
                <w:sz w:val="20"/>
                <w:szCs w:val="20"/>
              </w:rPr>
              <w:t>Digital Comms</w:t>
            </w:r>
          </w:p>
        </w:tc>
        <w:tc>
          <w:tcPr>
            <w:tcW w:w="6293" w:type="dxa"/>
            <w:vAlign w:val="center"/>
          </w:tcPr>
          <w:p w14:paraId="57D25C2B" w14:textId="076D5881" w:rsidR="00F600FB" w:rsidRPr="004725B5" w:rsidRDefault="00CD7FEE" w:rsidP="00C62A94">
            <w:pPr>
              <w:rPr>
                <w:rFonts w:ascii="Calibri" w:hAnsi="Calibri" w:cs="Calibri"/>
                <w:sz w:val="20"/>
                <w:szCs w:val="20"/>
              </w:rPr>
            </w:pPr>
            <w:r>
              <w:rPr>
                <w:rFonts w:ascii="Calibri" w:hAnsi="Calibri" w:cs="Calibri"/>
                <w:sz w:val="20"/>
                <w:szCs w:val="20"/>
              </w:rPr>
              <w:t>Hannah Greenshields</w:t>
            </w:r>
          </w:p>
        </w:tc>
      </w:tr>
      <w:tr w:rsidR="00766BAF" w:rsidRPr="009E21A4" w14:paraId="51D11EDF" w14:textId="77777777" w:rsidTr="00C62A94">
        <w:tc>
          <w:tcPr>
            <w:tcW w:w="2604" w:type="dxa"/>
            <w:vAlign w:val="center"/>
          </w:tcPr>
          <w:p w14:paraId="4A079E7F" w14:textId="6DB30FBD" w:rsidR="00CD7FEE" w:rsidRDefault="00264CCB" w:rsidP="00C62A94">
            <w:pPr>
              <w:rPr>
                <w:rFonts w:ascii="Calibri" w:hAnsi="Calibri" w:cs="Calibri"/>
                <w:sz w:val="20"/>
                <w:szCs w:val="20"/>
              </w:rPr>
            </w:pPr>
            <w:r>
              <w:rPr>
                <w:rFonts w:ascii="Calibri" w:hAnsi="Calibri" w:cs="Calibri"/>
                <w:sz w:val="20"/>
                <w:szCs w:val="20"/>
              </w:rPr>
              <w:t>Digital Comms</w:t>
            </w:r>
          </w:p>
        </w:tc>
        <w:tc>
          <w:tcPr>
            <w:tcW w:w="6293" w:type="dxa"/>
            <w:vAlign w:val="center"/>
          </w:tcPr>
          <w:p w14:paraId="21584162" w14:textId="291A9C01" w:rsidR="00CD7FEE" w:rsidRPr="00264CCB" w:rsidRDefault="00264CCB" w:rsidP="00C62A94">
            <w:pPr>
              <w:rPr>
                <w:rFonts w:ascii="Calibri" w:hAnsi="Calibri" w:cs="Calibri"/>
                <w:sz w:val="20"/>
                <w:szCs w:val="20"/>
              </w:rPr>
            </w:pPr>
            <w:r w:rsidRPr="00264CCB">
              <w:rPr>
                <w:rFonts w:ascii="Calibri" w:hAnsi="Calibri" w:cs="Calibri"/>
                <w:sz w:val="20"/>
                <w:szCs w:val="20"/>
              </w:rPr>
              <w:t xml:space="preserve">Andrea </w:t>
            </w:r>
            <w:proofErr w:type="spellStart"/>
            <w:r w:rsidRPr="00264CCB">
              <w:rPr>
                <w:rFonts w:ascii="Calibri" w:hAnsi="Calibri" w:cs="Calibri"/>
                <w:sz w:val="20"/>
                <w:szCs w:val="20"/>
              </w:rPr>
              <w:t>Gesteira</w:t>
            </w:r>
            <w:proofErr w:type="spellEnd"/>
            <w:r w:rsidRPr="00264CCB">
              <w:rPr>
                <w:rFonts w:ascii="Calibri" w:hAnsi="Calibri" w:cs="Calibri"/>
                <w:sz w:val="20"/>
                <w:szCs w:val="20"/>
              </w:rPr>
              <w:t xml:space="preserve"> Mateos</w:t>
            </w:r>
          </w:p>
        </w:tc>
      </w:tr>
    </w:tbl>
    <w:p w14:paraId="3F28CF75" w14:textId="77777777" w:rsidR="00AD069D" w:rsidRPr="004725B5" w:rsidRDefault="00AD069D" w:rsidP="00E60B38"/>
    <w:p w14:paraId="1D586347" w14:textId="77777777" w:rsidR="00EB5E35" w:rsidRPr="004725B5" w:rsidRDefault="00EB5E35" w:rsidP="00E60B38"/>
    <w:p w14:paraId="4571AE35" w14:textId="77777777" w:rsidR="008F601D" w:rsidRPr="004725B5" w:rsidRDefault="008F601D" w:rsidP="00043E2A">
      <w:pPr>
        <w:pStyle w:val="Heading1"/>
        <w:numPr>
          <w:ilvl w:val="0"/>
          <w:numId w:val="19"/>
        </w:numPr>
        <w:spacing w:before="0"/>
        <w:ind w:left="357" w:hanging="357"/>
        <w:rPr>
          <w:rFonts w:ascii="Calibri" w:hAnsi="Calibri" w:cs="Calibri"/>
          <w:color w:val="000000" w:themeColor="text1"/>
        </w:rPr>
      </w:pPr>
      <w:r w:rsidRPr="004725B5">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3536"/>
        <w:gridCol w:w="5361"/>
      </w:tblGrid>
      <w:tr w:rsidR="00847BC5" w:rsidRPr="004725B5" w14:paraId="2632F347" w14:textId="77777777" w:rsidTr="008A768C">
        <w:tc>
          <w:tcPr>
            <w:tcW w:w="3536" w:type="dxa"/>
          </w:tcPr>
          <w:p w14:paraId="353513E7" w14:textId="12F6C1E3"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 xml:space="preserve">What </w:t>
            </w:r>
            <w:r w:rsidR="007B151A" w:rsidRPr="004725B5">
              <w:rPr>
                <w:rFonts w:ascii="Calibri" w:hAnsi="Calibri" w:cs="Calibri"/>
                <w:b/>
                <w:bCs/>
                <w:sz w:val="20"/>
                <w:szCs w:val="20"/>
              </w:rPr>
              <w:t xml:space="preserve">reference or </w:t>
            </w:r>
            <w:r w:rsidRPr="004725B5">
              <w:rPr>
                <w:rFonts w:ascii="Calibri" w:hAnsi="Calibri" w:cs="Calibri"/>
                <w:b/>
                <w:bCs/>
                <w:sz w:val="20"/>
                <w:szCs w:val="20"/>
              </w:rPr>
              <w:t>ID does your business unit use to track this proposal?</w:t>
            </w:r>
          </w:p>
        </w:tc>
        <w:tc>
          <w:tcPr>
            <w:tcW w:w="5361" w:type="dxa"/>
          </w:tcPr>
          <w:p w14:paraId="504946EE" w14:textId="26A1DBD3" w:rsidR="008F601D" w:rsidRPr="004725B5" w:rsidRDefault="00BC74D4" w:rsidP="00D26D35">
            <w:pPr>
              <w:rPr>
                <w:rFonts w:ascii="Calibri" w:hAnsi="Calibri" w:cs="Calibri"/>
                <w:color w:val="4F81BD" w:themeColor="accent1"/>
                <w:sz w:val="20"/>
                <w:szCs w:val="20"/>
              </w:rPr>
            </w:pPr>
            <w:r>
              <w:rPr>
                <w:rFonts w:ascii="Calibri" w:hAnsi="Calibri" w:cs="Calibri"/>
                <w:sz w:val="20"/>
                <w:szCs w:val="20"/>
              </w:rPr>
              <w:t>Digital MCAR</w:t>
            </w:r>
          </w:p>
        </w:tc>
      </w:tr>
      <w:tr w:rsidR="00847BC5" w:rsidRPr="004725B5" w14:paraId="5ECF31BD" w14:textId="77777777" w:rsidTr="008A768C">
        <w:tc>
          <w:tcPr>
            <w:tcW w:w="3536" w:type="dxa"/>
          </w:tcPr>
          <w:p w14:paraId="0BABA3F7" w14:textId="77777777" w:rsidR="008F601D" w:rsidRPr="004725B5" w:rsidRDefault="008F601D" w:rsidP="00D26D35">
            <w:pPr>
              <w:rPr>
                <w:rFonts w:ascii="Calibri" w:hAnsi="Calibri" w:cs="Calibri"/>
                <w:b/>
                <w:sz w:val="20"/>
                <w:szCs w:val="20"/>
              </w:rPr>
            </w:pPr>
            <w:r w:rsidRPr="004725B5">
              <w:rPr>
                <w:rFonts w:ascii="Calibri" w:hAnsi="Calibri" w:cs="Calibri"/>
                <w:b/>
                <w:bCs/>
                <w:sz w:val="20"/>
                <w:szCs w:val="20"/>
              </w:rPr>
              <w:t>What is the unique budget reference for the budget that is likely to fund this item?</w:t>
            </w:r>
          </w:p>
        </w:tc>
        <w:tc>
          <w:tcPr>
            <w:tcW w:w="5361" w:type="dxa"/>
          </w:tcPr>
          <w:p w14:paraId="52BE04E9" w14:textId="57485E03" w:rsidR="008F601D" w:rsidRPr="004725B5" w:rsidRDefault="00BC74D4" w:rsidP="00D26D35">
            <w:pPr>
              <w:rPr>
                <w:rFonts w:ascii="Calibri" w:hAnsi="Calibri" w:cs="Calibri"/>
                <w:color w:val="4F81BD" w:themeColor="accent1"/>
                <w:sz w:val="20"/>
                <w:szCs w:val="20"/>
              </w:rPr>
            </w:pPr>
            <w:r>
              <w:rPr>
                <w:rFonts w:ascii="Calibri" w:hAnsi="Calibri" w:cs="Calibri"/>
                <w:color w:val="4F81BD" w:themeColor="accent1"/>
                <w:sz w:val="20"/>
                <w:szCs w:val="20"/>
              </w:rPr>
              <w:t>N/A</w:t>
            </w:r>
          </w:p>
        </w:tc>
      </w:tr>
      <w:tr w:rsidR="00847BC5" w:rsidRPr="004725B5" w14:paraId="49BA03C6" w14:textId="77777777" w:rsidTr="008A768C">
        <w:tc>
          <w:tcPr>
            <w:tcW w:w="3536" w:type="dxa"/>
          </w:tcPr>
          <w:p w14:paraId="4DB40A5C"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Which business division will be funding this proposal?</w:t>
            </w:r>
          </w:p>
        </w:tc>
        <w:tc>
          <w:tcPr>
            <w:tcW w:w="5361" w:type="dxa"/>
          </w:tcPr>
          <w:p w14:paraId="0EFE3814" w14:textId="5FAC563C" w:rsidR="008F601D" w:rsidRPr="004725B5" w:rsidRDefault="00A36A89" w:rsidP="00D26D35">
            <w:pPr>
              <w:rPr>
                <w:rFonts w:ascii="Calibri" w:hAnsi="Calibri" w:cs="Calibri"/>
                <w:color w:val="4F81BD" w:themeColor="accent1"/>
                <w:sz w:val="20"/>
                <w:szCs w:val="20"/>
              </w:rPr>
            </w:pPr>
            <w:r>
              <w:rPr>
                <w:rFonts w:ascii="Calibri" w:hAnsi="Calibri" w:cs="Calibri"/>
                <w:sz w:val="20"/>
                <w:szCs w:val="20"/>
              </w:rPr>
              <w:t xml:space="preserve">Customer Comms </w:t>
            </w:r>
            <w:r w:rsidR="00601E82">
              <w:rPr>
                <w:rFonts w:ascii="Calibri" w:hAnsi="Calibri" w:cs="Calibri"/>
                <w:sz w:val="20"/>
                <w:szCs w:val="20"/>
              </w:rPr>
              <w:t xml:space="preserve">- </w:t>
            </w:r>
            <w:r w:rsidR="00601E82">
              <w:t>11030</w:t>
            </w:r>
          </w:p>
        </w:tc>
      </w:tr>
      <w:tr w:rsidR="00847BC5" w:rsidRPr="004725B5" w14:paraId="2F14BE75" w14:textId="77777777" w:rsidTr="008A768C">
        <w:tc>
          <w:tcPr>
            <w:tcW w:w="3536" w:type="dxa"/>
          </w:tcPr>
          <w:p w14:paraId="002F98BA"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 xml:space="preserve">Which demand forum or person within your business unit has prioritised this item as a candidate for investment? </w:t>
            </w:r>
          </w:p>
        </w:tc>
        <w:tc>
          <w:tcPr>
            <w:tcW w:w="5361" w:type="dxa"/>
          </w:tcPr>
          <w:p w14:paraId="3D02CA39" w14:textId="4F3DE892" w:rsidR="008F601D" w:rsidRPr="004725B5" w:rsidRDefault="003E3D3E" w:rsidP="00D26D35">
            <w:pPr>
              <w:rPr>
                <w:rFonts w:ascii="Calibri" w:hAnsi="Calibri" w:cs="Calibri"/>
                <w:color w:val="4F81BD" w:themeColor="accent1"/>
                <w:sz w:val="20"/>
                <w:szCs w:val="20"/>
              </w:rPr>
            </w:pPr>
            <w:r>
              <w:rPr>
                <w:rFonts w:ascii="Calibri" w:hAnsi="Calibri" w:cs="Calibri"/>
                <w:sz w:val="20"/>
                <w:szCs w:val="20"/>
              </w:rPr>
              <w:t>James Hardy</w:t>
            </w:r>
          </w:p>
        </w:tc>
      </w:tr>
      <w:tr w:rsidR="00847BC5" w:rsidRPr="004725B5" w14:paraId="02B41172" w14:textId="77777777" w:rsidTr="008A768C">
        <w:tc>
          <w:tcPr>
            <w:tcW w:w="3536" w:type="dxa"/>
          </w:tcPr>
          <w:p w14:paraId="49DB56E2" w14:textId="77777777" w:rsidR="008F601D" w:rsidRPr="004725B5" w:rsidRDefault="008F601D" w:rsidP="00D26D35">
            <w:pPr>
              <w:rPr>
                <w:rFonts w:ascii="Calibri" w:hAnsi="Calibri" w:cs="Calibri"/>
                <w:sz w:val="20"/>
                <w:szCs w:val="20"/>
              </w:rPr>
            </w:pPr>
            <w:r w:rsidRPr="004725B5">
              <w:rPr>
                <w:rFonts w:ascii="Calibri" w:hAnsi="Calibri" w:cs="Calibri"/>
                <w:b/>
                <w:bCs/>
                <w:sz w:val="20"/>
                <w:szCs w:val="20"/>
              </w:rPr>
              <w:lastRenderedPageBreak/>
              <w:t>When was the priority of this idea approved as a candidate for investment?</w:t>
            </w:r>
          </w:p>
        </w:tc>
        <w:tc>
          <w:tcPr>
            <w:tcW w:w="5361" w:type="dxa"/>
          </w:tcPr>
          <w:p w14:paraId="7EA107C5" w14:textId="57330AAD" w:rsidR="008F601D" w:rsidRPr="004725B5" w:rsidRDefault="00D325A6" w:rsidP="00D26D35">
            <w:pPr>
              <w:rPr>
                <w:rFonts w:ascii="Calibri" w:hAnsi="Calibri" w:cs="Calibri"/>
                <w:sz w:val="20"/>
                <w:szCs w:val="20"/>
              </w:rPr>
            </w:pPr>
            <w:r w:rsidRPr="004725B5">
              <w:rPr>
                <w:rFonts w:ascii="Calibri" w:hAnsi="Calibri" w:cs="Calibri"/>
                <w:sz w:val="20"/>
                <w:szCs w:val="20"/>
              </w:rPr>
              <w:t>Nov-25</w:t>
            </w:r>
            <w:r w:rsidR="00CC11DC" w:rsidRPr="004725B5">
              <w:rPr>
                <w:rFonts w:ascii="Calibri" w:hAnsi="Calibri" w:cs="Calibri"/>
                <w:sz w:val="20"/>
                <w:szCs w:val="20"/>
              </w:rPr>
              <w:t xml:space="preserve"> </w:t>
            </w:r>
            <w:r w:rsidR="008F601D" w:rsidRPr="004725B5">
              <w:rPr>
                <w:rFonts w:ascii="Calibri" w:hAnsi="Calibri" w:cs="Calibri"/>
                <w:sz w:val="20"/>
                <w:szCs w:val="20"/>
              </w:rPr>
              <w:br/>
            </w:r>
          </w:p>
        </w:tc>
      </w:tr>
      <w:tr w:rsidR="00847BC5" w:rsidRPr="004725B5" w14:paraId="3CD96047" w14:textId="77777777" w:rsidTr="008A768C">
        <w:tc>
          <w:tcPr>
            <w:tcW w:w="3536" w:type="dxa"/>
          </w:tcPr>
          <w:p w14:paraId="510E0613"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If known, when is this planned to attend Investment Committee?</w:t>
            </w:r>
          </w:p>
        </w:tc>
        <w:tc>
          <w:tcPr>
            <w:tcW w:w="5361" w:type="dxa"/>
          </w:tcPr>
          <w:p w14:paraId="220BE192" w14:textId="48388D6C" w:rsidR="008F601D" w:rsidRPr="004725B5" w:rsidRDefault="00A879F5" w:rsidP="00D26D35">
            <w:pPr>
              <w:rPr>
                <w:rFonts w:ascii="Calibri" w:hAnsi="Calibri" w:cs="Calibri"/>
                <w:sz w:val="20"/>
                <w:szCs w:val="20"/>
              </w:rPr>
            </w:pPr>
            <w:r>
              <w:rPr>
                <w:rFonts w:ascii="Calibri" w:hAnsi="Calibri" w:cs="Calibri"/>
                <w:sz w:val="20"/>
                <w:szCs w:val="20"/>
              </w:rPr>
              <w:t>Funded outside of IT ESA</w:t>
            </w:r>
            <w:r w:rsidR="00D325A6" w:rsidRPr="00590BA9">
              <w:rPr>
                <w:rFonts w:ascii="Calibri" w:hAnsi="Calibri" w:cs="Calibri"/>
                <w:sz w:val="20"/>
                <w:szCs w:val="20"/>
              </w:rPr>
              <w:t xml:space="preserve"> </w:t>
            </w:r>
          </w:p>
        </w:tc>
      </w:tr>
      <w:tr w:rsidR="00642E73" w:rsidRPr="004725B5" w14:paraId="37A0AB46" w14:textId="77777777" w:rsidTr="008A768C">
        <w:tc>
          <w:tcPr>
            <w:tcW w:w="3536" w:type="dxa"/>
          </w:tcPr>
          <w:p w14:paraId="7A4F4D25" w14:textId="0FE9A674"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 xml:space="preserve">List any known dependencies (if applicable) </w:t>
            </w:r>
            <w:r w:rsidRPr="004725B5">
              <w:rPr>
                <w:rFonts w:ascii="Calibri" w:hAnsi="Calibri" w:cs="Calibri"/>
                <w:i/>
                <w:iCs/>
                <w:sz w:val="20"/>
                <w:szCs w:val="20"/>
              </w:rPr>
              <w:t>Leave blank if unknown</w:t>
            </w:r>
          </w:p>
        </w:tc>
        <w:tc>
          <w:tcPr>
            <w:tcW w:w="5361" w:type="dxa"/>
          </w:tcPr>
          <w:p w14:paraId="7C3D7204" w14:textId="4549582E" w:rsidR="00B76A32" w:rsidRPr="00B76A32" w:rsidRDefault="00B76A32" w:rsidP="00B53FC6">
            <w:pPr>
              <w:numPr>
                <w:ilvl w:val="0"/>
                <w:numId w:val="43"/>
              </w:numPr>
              <w:ind w:left="284" w:hanging="227"/>
              <w:rPr>
                <w:rFonts w:ascii="Calibri" w:hAnsi="Calibri" w:cs="Calibri"/>
                <w:sz w:val="20"/>
                <w:szCs w:val="20"/>
              </w:rPr>
            </w:pPr>
            <w:r>
              <w:rPr>
                <w:rFonts w:ascii="Calibri" w:hAnsi="Calibri" w:cs="Calibri"/>
                <w:sz w:val="20"/>
                <w:szCs w:val="20"/>
              </w:rPr>
              <w:t xml:space="preserve">Dependencies on Data Engineering to </w:t>
            </w:r>
            <w:r w:rsidR="00150E02">
              <w:rPr>
                <w:rFonts w:ascii="Calibri" w:hAnsi="Calibri" w:cs="Calibri"/>
                <w:sz w:val="20"/>
                <w:szCs w:val="20"/>
              </w:rPr>
              <w:t xml:space="preserve">provide access &amp; direction on </w:t>
            </w:r>
            <w:r w:rsidR="008B4DD6">
              <w:rPr>
                <w:rFonts w:ascii="Calibri" w:hAnsi="Calibri" w:cs="Calibri"/>
                <w:sz w:val="20"/>
                <w:szCs w:val="20"/>
              </w:rPr>
              <w:t>best practice</w:t>
            </w:r>
          </w:p>
          <w:p w14:paraId="06B62FB4" w14:textId="02F72CFF" w:rsidR="008B4DD6" w:rsidRDefault="008B4DD6" w:rsidP="00B53FC6">
            <w:pPr>
              <w:numPr>
                <w:ilvl w:val="0"/>
                <w:numId w:val="43"/>
              </w:numPr>
              <w:ind w:left="284" w:hanging="227"/>
              <w:rPr>
                <w:rFonts w:ascii="Calibri" w:hAnsi="Calibri" w:cs="Calibri"/>
                <w:sz w:val="20"/>
                <w:szCs w:val="20"/>
              </w:rPr>
            </w:pPr>
            <w:r>
              <w:rPr>
                <w:rFonts w:ascii="Calibri" w:hAnsi="Calibri" w:cs="Calibri"/>
                <w:sz w:val="20"/>
                <w:szCs w:val="20"/>
              </w:rPr>
              <w:t xml:space="preserve">Dependences on Data </w:t>
            </w:r>
            <w:proofErr w:type="spellStart"/>
            <w:r>
              <w:rPr>
                <w:rFonts w:ascii="Calibri" w:hAnsi="Calibri" w:cs="Calibri"/>
                <w:sz w:val="20"/>
                <w:szCs w:val="20"/>
              </w:rPr>
              <w:t>Democ</w:t>
            </w:r>
            <w:proofErr w:type="spellEnd"/>
            <w:r>
              <w:rPr>
                <w:rFonts w:ascii="Calibri" w:hAnsi="Calibri" w:cs="Calibri"/>
                <w:sz w:val="20"/>
                <w:szCs w:val="20"/>
              </w:rPr>
              <w:t xml:space="preserve"> to provide access &amp; direction on best practice </w:t>
            </w:r>
          </w:p>
          <w:p w14:paraId="38E605C2" w14:textId="46A50AF8" w:rsidR="008B4DD6" w:rsidRPr="00B76A32" w:rsidRDefault="008B4DD6" w:rsidP="00B53FC6">
            <w:pPr>
              <w:numPr>
                <w:ilvl w:val="0"/>
                <w:numId w:val="43"/>
              </w:numPr>
              <w:ind w:left="284" w:hanging="227"/>
              <w:rPr>
                <w:rFonts w:ascii="Calibri" w:hAnsi="Calibri" w:cs="Calibri"/>
                <w:sz w:val="20"/>
                <w:szCs w:val="20"/>
              </w:rPr>
            </w:pPr>
            <w:r>
              <w:rPr>
                <w:rFonts w:ascii="Calibri" w:hAnsi="Calibri" w:cs="Calibri"/>
                <w:sz w:val="20"/>
                <w:szCs w:val="20"/>
              </w:rPr>
              <w:t>Dependencies on Architecture to sign off agreed approach &amp; pattern</w:t>
            </w:r>
          </w:p>
          <w:p w14:paraId="4F4F7DF9" w14:textId="25BDC50E" w:rsidR="00CF151F" w:rsidRPr="004725B5" w:rsidRDefault="00CF151F" w:rsidP="00B53FC6">
            <w:pPr>
              <w:numPr>
                <w:ilvl w:val="0"/>
                <w:numId w:val="43"/>
              </w:numPr>
              <w:ind w:left="284" w:hanging="227"/>
              <w:rPr>
                <w:rFonts w:ascii="Calibri" w:hAnsi="Calibri" w:cs="Calibri"/>
                <w:sz w:val="20"/>
                <w:szCs w:val="20"/>
              </w:rPr>
            </w:pPr>
            <w:r w:rsidRPr="004725B5">
              <w:rPr>
                <w:rFonts w:ascii="Calibri" w:hAnsi="Calibri" w:cs="Calibri"/>
                <w:color w:val="000000" w:themeColor="text1"/>
                <w:sz w:val="20"/>
                <w:szCs w:val="20"/>
              </w:rPr>
              <w:t>Any other dependencies TBC</w:t>
            </w:r>
          </w:p>
        </w:tc>
      </w:tr>
      <w:tr w:rsidR="00847BC5" w:rsidRPr="004725B5" w14:paraId="766BBCF7" w14:textId="77777777" w:rsidTr="008A768C">
        <w:tc>
          <w:tcPr>
            <w:tcW w:w="3536" w:type="dxa"/>
          </w:tcPr>
          <w:p w14:paraId="29D772E6"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 xml:space="preserve">Is this an </w:t>
            </w:r>
            <w:proofErr w:type="spellStart"/>
            <w:r w:rsidRPr="004725B5">
              <w:rPr>
                <w:rFonts w:ascii="Calibri" w:hAnsi="Calibri" w:cs="Calibri"/>
                <w:b/>
                <w:bCs/>
                <w:sz w:val="20"/>
                <w:szCs w:val="20"/>
              </w:rPr>
              <w:t>NDA’d</w:t>
            </w:r>
            <w:proofErr w:type="spellEnd"/>
            <w:r w:rsidRPr="004725B5">
              <w:rPr>
                <w:rFonts w:ascii="Calibri" w:hAnsi="Calibri" w:cs="Calibri"/>
                <w:b/>
                <w:bCs/>
                <w:sz w:val="20"/>
                <w:szCs w:val="20"/>
              </w:rPr>
              <w:t xml:space="preserve"> project? If so, who is the NDA contact?</w:t>
            </w:r>
          </w:p>
        </w:tc>
        <w:tc>
          <w:tcPr>
            <w:tcW w:w="5361" w:type="dxa"/>
          </w:tcPr>
          <w:p w14:paraId="495FAC8F" w14:textId="241218BB" w:rsidR="008F601D" w:rsidRPr="004725B5" w:rsidRDefault="00507452" w:rsidP="00D26D35">
            <w:pPr>
              <w:rPr>
                <w:rFonts w:ascii="Calibri" w:hAnsi="Calibri" w:cs="Calibri"/>
                <w:sz w:val="20"/>
                <w:szCs w:val="20"/>
              </w:rPr>
            </w:pPr>
            <w:r w:rsidRPr="004725B5">
              <w:rPr>
                <w:rFonts w:ascii="Calibri" w:hAnsi="Calibri" w:cs="Calibri"/>
                <w:sz w:val="20"/>
                <w:szCs w:val="20"/>
              </w:rPr>
              <w:t>n/a</w:t>
            </w:r>
          </w:p>
        </w:tc>
      </w:tr>
      <w:tr w:rsidR="00766BAF" w:rsidRPr="004725B5" w14:paraId="32ABC480" w14:textId="77777777">
        <w:tc>
          <w:tcPr>
            <w:tcW w:w="8897" w:type="dxa"/>
            <w:gridSpan w:val="2"/>
            <w:shd w:val="clear" w:color="auto" w:fill="F2F2F2" w:themeFill="background1" w:themeFillShade="F2"/>
          </w:tcPr>
          <w:p w14:paraId="1E3D59D3" w14:textId="77777777" w:rsidR="008F601D" w:rsidRPr="004725B5" w:rsidRDefault="008F601D" w:rsidP="00D26D35">
            <w:pPr>
              <w:jc w:val="center"/>
              <w:rPr>
                <w:rFonts w:ascii="Calibri" w:hAnsi="Calibri" w:cs="Calibri"/>
                <w:b/>
                <w:bCs/>
                <w:i/>
                <w:iCs/>
                <w:sz w:val="20"/>
                <w:szCs w:val="20"/>
              </w:rPr>
            </w:pPr>
            <w:r w:rsidRPr="004725B5">
              <w:rPr>
                <w:rFonts w:ascii="Calibri" w:hAnsi="Calibri" w:cs="Calibri"/>
                <w:b/>
                <w:bCs/>
                <w:i/>
                <w:iCs/>
              </w:rPr>
              <w:t>For admin use only</w:t>
            </w:r>
          </w:p>
        </w:tc>
      </w:tr>
      <w:tr w:rsidR="00847BC5" w:rsidRPr="004725B5" w14:paraId="472716BB" w14:textId="77777777" w:rsidTr="008A768C">
        <w:tc>
          <w:tcPr>
            <w:tcW w:w="3536" w:type="dxa"/>
          </w:tcPr>
          <w:p w14:paraId="029E3BF8"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Date received by Business Engagement and Mobilisation (BEM) team</w:t>
            </w:r>
          </w:p>
        </w:tc>
        <w:tc>
          <w:tcPr>
            <w:tcW w:w="5361" w:type="dxa"/>
          </w:tcPr>
          <w:p w14:paraId="0B6F47ED" w14:textId="6BB6BA2B" w:rsidR="008F601D" w:rsidRPr="004725B5" w:rsidRDefault="008F601D" w:rsidP="00D26D35">
            <w:pPr>
              <w:rPr>
                <w:rFonts w:ascii="Calibri" w:hAnsi="Calibri" w:cs="Calibri"/>
                <w:i/>
                <w:iCs/>
                <w:color w:val="4F81BD" w:themeColor="accent1"/>
                <w:sz w:val="20"/>
                <w:szCs w:val="20"/>
              </w:rPr>
            </w:pPr>
          </w:p>
        </w:tc>
      </w:tr>
      <w:tr w:rsidR="00847BC5" w:rsidRPr="004725B5" w14:paraId="5EF38242" w14:textId="77777777" w:rsidTr="008A768C">
        <w:tc>
          <w:tcPr>
            <w:tcW w:w="3536" w:type="dxa"/>
          </w:tcPr>
          <w:p w14:paraId="419FE748"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Vision has been reviewed with key architects / ESA domain owners?</w:t>
            </w:r>
          </w:p>
        </w:tc>
        <w:tc>
          <w:tcPr>
            <w:tcW w:w="5361" w:type="dxa"/>
          </w:tcPr>
          <w:p w14:paraId="2E787A2B" w14:textId="5C10FC7B" w:rsidR="008F601D" w:rsidRPr="004725B5" w:rsidRDefault="008F601D" w:rsidP="00D26D35">
            <w:pPr>
              <w:rPr>
                <w:rFonts w:ascii="Calibri" w:hAnsi="Calibri" w:cs="Calibri"/>
                <w:i/>
                <w:iCs/>
                <w:color w:val="4F81BD" w:themeColor="accent1"/>
                <w:sz w:val="20"/>
                <w:szCs w:val="20"/>
              </w:rPr>
            </w:pPr>
          </w:p>
        </w:tc>
      </w:tr>
      <w:tr w:rsidR="00847BC5" w:rsidRPr="004725B5" w14:paraId="26FFC54D" w14:textId="77777777" w:rsidTr="008A768C">
        <w:tc>
          <w:tcPr>
            <w:tcW w:w="3536" w:type="dxa"/>
          </w:tcPr>
          <w:p w14:paraId="3ED9187C" w14:textId="77777777" w:rsidR="008F601D" w:rsidRPr="004725B5" w:rsidRDefault="008F601D" w:rsidP="00D26D35">
            <w:pPr>
              <w:rPr>
                <w:rFonts w:ascii="Calibri" w:hAnsi="Calibri" w:cs="Calibri"/>
                <w:b/>
                <w:bCs/>
                <w:sz w:val="20"/>
                <w:szCs w:val="20"/>
              </w:rPr>
            </w:pPr>
            <w:r w:rsidRPr="004725B5">
              <w:rPr>
                <w:rFonts w:ascii="Calibri" w:hAnsi="Calibri" w:cs="Calibri"/>
                <w:b/>
                <w:bCs/>
                <w:sz w:val="20"/>
                <w:szCs w:val="20"/>
              </w:rPr>
              <w:t>Date approved for platform assessment by BEM</w:t>
            </w:r>
          </w:p>
        </w:tc>
        <w:tc>
          <w:tcPr>
            <w:tcW w:w="5361" w:type="dxa"/>
          </w:tcPr>
          <w:p w14:paraId="298D2637" w14:textId="12B2D413" w:rsidR="008F601D" w:rsidRPr="004725B5" w:rsidRDefault="008F601D" w:rsidP="00D26D35">
            <w:pPr>
              <w:rPr>
                <w:rFonts w:ascii="Calibri" w:hAnsi="Calibri" w:cs="Calibri"/>
                <w:i/>
                <w:iCs/>
                <w:color w:val="4F81BD" w:themeColor="accent1"/>
                <w:sz w:val="20"/>
                <w:szCs w:val="20"/>
              </w:rPr>
            </w:pPr>
          </w:p>
        </w:tc>
      </w:tr>
    </w:tbl>
    <w:p w14:paraId="3D40F317" w14:textId="77777777" w:rsidR="008F601D" w:rsidRPr="004725B5" w:rsidRDefault="008F601D" w:rsidP="008F601D"/>
    <w:p w14:paraId="144E63D7" w14:textId="77777777" w:rsidR="00EB5E35" w:rsidRPr="004725B5" w:rsidRDefault="00EB5E35" w:rsidP="008F601D"/>
    <w:p w14:paraId="5BA4C246" w14:textId="03F9EF49" w:rsidR="00280D0A" w:rsidRPr="004725B5" w:rsidRDefault="00D57EC3" w:rsidP="00043E2A">
      <w:pPr>
        <w:pStyle w:val="Heading1"/>
        <w:numPr>
          <w:ilvl w:val="0"/>
          <w:numId w:val="19"/>
        </w:numPr>
        <w:spacing w:before="240"/>
        <w:ind w:left="357" w:hanging="357"/>
        <w:rPr>
          <w:rFonts w:ascii="Calibri" w:hAnsi="Calibri" w:cs="Calibri"/>
          <w:color w:val="000000" w:themeColor="text1"/>
        </w:rPr>
      </w:pPr>
      <w:r w:rsidRPr="004725B5">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344"/>
        <w:gridCol w:w="6553"/>
      </w:tblGrid>
      <w:tr w:rsidR="007D2779" w:rsidRPr="004725B5" w14:paraId="40F3DD80" w14:textId="77777777" w:rsidTr="00E92EDE">
        <w:trPr>
          <w:cantSplit/>
        </w:trPr>
        <w:tc>
          <w:tcPr>
            <w:tcW w:w="2344" w:type="dxa"/>
          </w:tcPr>
          <w:p w14:paraId="141B00F8" w14:textId="0DCD9239" w:rsidR="00BE7E5C" w:rsidRPr="004725B5" w:rsidRDefault="0018064F">
            <w:pPr>
              <w:rPr>
                <w:rFonts w:ascii="Calibri" w:hAnsi="Calibri" w:cs="Calibri"/>
                <w:b/>
                <w:bCs/>
                <w:sz w:val="20"/>
                <w:szCs w:val="20"/>
              </w:rPr>
            </w:pPr>
            <w:r w:rsidRPr="004725B5">
              <w:rPr>
                <w:rFonts w:ascii="Calibri" w:hAnsi="Calibri" w:cs="Calibri"/>
                <w:b/>
                <w:bCs/>
                <w:sz w:val="20"/>
                <w:szCs w:val="20"/>
              </w:rPr>
              <w:t xml:space="preserve">Who is the prime beneficiary of this change? </w:t>
            </w:r>
          </w:p>
          <w:p w14:paraId="53A7A204" w14:textId="4CD1AA78" w:rsidR="009D136A" w:rsidRPr="004725B5" w:rsidRDefault="00432682">
            <w:pPr>
              <w:rPr>
                <w:rFonts w:ascii="Calibri" w:hAnsi="Calibri" w:cs="Calibri"/>
                <w:i/>
                <w:iCs/>
                <w:sz w:val="20"/>
                <w:szCs w:val="20"/>
              </w:rPr>
            </w:pPr>
            <w:r w:rsidRPr="004725B5">
              <w:rPr>
                <w:rFonts w:ascii="Calibri" w:hAnsi="Calibri" w:cs="Calibri"/>
                <w:i/>
                <w:iCs/>
                <w:sz w:val="20"/>
                <w:szCs w:val="20"/>
              </w:rPr>
              <w:t>Define the specific customer segments, colleague groups, or business units impacted</w:t>
            </w:r>
          </w:p>
        </w:tc>
        <w:tc>
          <w:tcPr>
            <w:tcW w:w="6553" w:type="dxa"/>
          </w:tcPr>
          <w:p w14:paraId="1B876BC1" w14:textId="3D201EA6" w:rsidR="009D136A" w:rsidRPr="002820A4" w:rsidRDefault="0EFAFD70" w:rsidP="00D97AAB">
            <w:pPr>
              <w:pStyle w:val="ListParagraph"/>
              <w:numPr>
                <w:ilvl w:val="0"/>
                <w:numId w:val="60"/>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b/>
                <w:bCs/>
                <w:color w:val="292A2E"/>
                <w:sz w:val="20"/>
                <w:szCs w:val="20"/>
              </w:rPr>
              <w:t>Customer segments:</w:t>
            </w:r>
            <w:r w:rsidRPr="002820A4">
              <w:rPr>
                <w:rFonts w:asciiTheme="majorHAnsi" w:eastAsia="Arial" w:hAnsiTheme="majorHAnsi" w:cstheme="majorHAnsi"/>
                <w:color w:val="292A2E"/>
                <w:sz w:val="20"/>
                <w:szCs w:val="20"/>
              </w:rPr>
              <w:t xml:space="preserve"> All VMO2 consumer customers across VM Fixed (broadband, TV) and O2 Mobile, including converged Volt customers, customers in collections (~250K entering monthly), customers affected by network disruptions (~2.4M monthly), and customers subject to annual price rises (~16M total)</w:t>
            </w:r>
            <w:r w:rsidR="005A71A7">
              <w:rPr>
                <w:rFonts w:asciiTheme="majorHAnsi" w:eastAsia="Arial" w:hAnsiTheme="majorHAnsi" w:cstheme="majorHAnsi"/>
                <w:color w:val="292A2E"/>
                <w:sz w:val="20"/>
                <w:szCs w:val="20"/>
              </w:rPr>
              <w:t>.</w:t>
            </w:r>
          </w:p>
          <w:p w14:paraId="2F17D4AF" w14:textId="4D472340" w:rsidR="00E03EF9" w:rsidRDefault="0EFAFD70" w:rsidP="00E03EF9">
            <w:pPr>
              <w:pStyle w:val="ListParagraph"/>
              <w:numPr>
                <w:ilvl w:val="0"/>
                <w:numId w:val="60"/>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b/>
                <w:bCs/>
                <w:color w:val="292A2E"/>
                <w:sz w:val="20"/>
                <w:szCs w:val="20"/>
              </w:rPr>
              <w:t>Colleague groups:</w:t>
            </w:r>
            <w:r w:rsidRPr="002820A4">
              <w:rPr>
                <w:rFonts w:asciiTheme="majorHAnsi" w:eastAsia="Arial" w:hAnsiTheme="majorHAnsi" w:cstheme="majorHAnsi"/>
                <w:color w:val="292A2E"/>
                <w:sz w:val="20"/>
                <w:szCs w:val="20"/>
              </w:rPr>
              <w:t xml:space="preserve"> Consumer Central Digital (Comms &amp; Marketing) teams, Campaign Managers, Commercial/Trading teams, Service Comms teams, Customer Journey Orchestration teams, and the Audience Analytics team</w:t>
            </w:r>
            <w:r w:rsidR="005A71A7">
              <w:rPr>
                <w:rFonts w:asciiTheme="majorHAnsi" w:eastAsia="Arial" w:hAnsiTheme="majorHAnsi" w:cstheme="majorHAnsi"/>
                <w:color w:val="292A2E"/>
                <w:sz w:val="20"/>
                <w:szCs w:val="20"/>
              </w:rPr>
              <w:t>.</w:t>
            </w:r>
          </w:p>
          <w:p w14:paraId="60FF65DE" w14:textId="70559D86" w:rsidR="009D136A" w:rsidRPr="00E03EF9" w:rsidRDefault="0EFAFD70" w:rsidP="00E03EF9">
            <w:pPr>
              <w:pStyle w:val="ListParagraph"/>
              <w:numPr>
                <w:ilvl w:val="0"/>
                <w:numId w:val="60"/>
              </w:numPr>
              <w:shd w:val="clear" w:color="auto" w:fill="FFFFFF" w:themeFill="background1"/>
              <w:spacing w:before="210" w:after="210"/>
              <w:rPr>
                <w:rFonts w:asciiTheme="majorHAnsi" w:eastAsia="Arial" w:hAnsiTheme="majorHAnsi" w:cstheme="majorHAnsi"/>
                <w:color w:val="292A2E"/>
                <w:sz w:val="20"/>
                <w:szCs w:val="20"/>
              </w:rPr>
            </w:pPr>
            <w:r w:rsidRPr="00E03EF9">
              <w:rPr>
                <w:rFonts w:asciiTheme="majorHAnsi" w:eastAsia="Arial" w:hAnsiTheme="majorHAnsi" w:cstheme="majorHAnsi"/>
                <w:b/>
                <w:bCs/>
                <w:color w:val="292A2E"/>
                <w:sz w:val="20"/>
                <w:szCs w:val="20"/>
              </w:rPr>
              <w:t>Business units:</w:t>
            </w:r>
            <w:r w:rsidRPr="00E03EF9">
              <w:rPr>
                <w:rFonts w:asciiTheme="majorHAnsi" w:eastAsia="Arial" w:hAnsiTheme="majorHAnsi" w:cstheme="majorHAnsi"/>
                <w:color w:val="292A2E"/>
                <w:sz w:val="20"/>
                <w:szCs w:val="20"/>
              </w:rPr>
              <w:t xml:space="preserve"> Digital (specifically </w:t>
            </w:r>
            <w:r w:rsidR="001656D3">
              <w:rPr>
                <w:rFonts w:asciiTheme="majorHAnsi" w:eastAsia="Arial" w:hAnsiTheme="majorHAnsi" w:cstheme="majorHAnsi"/>
                <w:color w:val="292A2E"/>
                <w:sz w:val="20"/>
                <w:szCs w:val="20"/>
              </w:rPr>
              <w:t xml:space="preserve">the Comms team, and </w:t>
            </w:r>
            <w:r w:rsidRPr="00E03EF9">
              <w:rPr>
                <w:rFonts w:asciiTheme="majorHAnsi" w:eastAsia="Arial" w:hAnsiTheme="majorHAnsi" w:cstheme="majorHAnsi"/>
                <w:color w:val="292A2E"/>
                <w:sz w:val="20"/>
                <w:szCs w:val="20"/>
              </w:rPr>
              <w:t>AdTech &amp; Audience team</w:t>
            </w:r>
            <w:r w:rsidR="00F20178">
              <w:rPr>
                <w:rFonts w:asciiTheme="majorHAnsi" w:eastAsia="Arial" w:hAnsiTheme="majorHAnsi" w:cstheme="majorHAnsi"/>
                <w:color w:val="292A2E"/>
                <w:sz w:val="20"/>
                <w:szCs w:val="20"/>
              </w:rPr>
              <w:t>)</w:t>
            </w:r>
            <w:r w:rsidR="001656D3">
              <w:rPr>
                <w:rFonts w:asciiTheme="majorHAnsi" w:eastAsia="Arial" w:hAnsiTheme="majorHAnsi" w:cstheme="majorHAnsi"/>
                <w:color w:val="292A2E"/>
                <w:sz w:val="20"/>
                <w:szCs w:val="20"/>
              </w:rPr>
              <w:t xml:space="preserve">. </w:t>
            </w:r>
            <w:r w:rsidR="009A45A1">
              <w:rPr>
                <w:rFonts w:asciiTheme="majorHAnsi" w:eastAsia="Arial" w:hAnsiTheme="majorHAnsi" w:cstheme="majorHAnsi"/>
                <w:color w:val="292A2E"/>
                <w:sz w:val="20"/>
                <w:szCs w:val="20"/>
              </w:rPr>
              <w:t>Commercial</w:t>
            </w:r>
            <w:r w:rsidR="00E90572">
              <w:rPr>
                <w:rFonts w:asciiTheme="majorHAnsi" w:eastAsia="Arial" w:hAnsiTheme="majorHAnsi" w:cstheme="majorHAnsi"/>
                <w:color w:val="292A2E"/>
                <w:sz w:val="20"/>
                <w:szCs w:val="20"/>
              </w:rPr>
              <w:t xml:space="preserve"> &amp;</w:t>
            </w:r>
            <w:r w:rsidR="009A45A1">
              <w:rPr>
                <w:rFonts w:asciiTheme="majorHAnsi" w:eastAsia="Arial" w:hAnsiTheme="majorHAnsi" w:cstheme="majorHAnsi"/>
                <w:color w:val="292A2E"/>
                <w:sz w:val="20"/>
                <w:szCs w:val="20"/>
              </w:rPr>
              <w:t xml:space="preserve"> Regulatory</w:t>
            </w:r>
            <w:r w:rsidR="00E90572">
              <w:rPr>
                <w:rFonts w:asciiTheme="majorHAnsi" w:eastAsia="Arial" w:hAnsiTheme="majorHAnsi" w:cstheme="majorHAnsi"/>
                <w:color w:val="292A2E"/>
                <w:sz w:val="20"/>
                <w:szCs w:val="20"/>
              </w:rPr>
              <w:t xml:space="preserve"> teams through </w:t>
            </w:r>
            <w:r w:rsidR="00E32AD1">
              <w:rPr>
                <w:rFonts w:asciiTheme="majorHAnsi" w:eastAsia="Arial" w:hAnsiTheme="majorHAnsi" w:cstheme="majorHAnsi"/>
                <w:color w:val="292A2E"/>
                <w:sz w:val="20"/>
                <w:szCs w:val="20"/>
              </w:rPr>
              <w:t xml:space="preserve">compliance </w:t>
            </w:r>
            <w:r w:rsidR="003E63A9">
              <w:rPr>
                <w:rFonts w:asciiTheme="majorHAnsi" w:eastAsia="Arial" w:hAnsiTheme="majorHAnsi" w:cstheme="majorHAnsi"/>
                <w:color w:val="292A2E"/>
                <w:sz w:val="20"/>
                <w:szCs w:val="20"/>
              </w:rPr>
              <w:t>adherence</w:t>
            </w:r>
            <w:r w:rsidR="00A377D7">
              <w:rPr>
                <w:rFonts w:asciiTheme="majorHAnsi" w:eastAsia="Arial" w:hAnsiTheme="majorHAnsi" w:cstheme="majorHAnsi"/>
                <w:color w:val="292A2E"/>
                <w:sz w:val="20"/>
                <w:szCs w:val="20"/>
              </w:rPr>
              <w:t xml:space="preserve"> and </w:t>
            </w:r>
            <w:r w:rsidR="00F2484C">
              <w:rPr>
                <w:rFonts w:asciiTheme="majorHAnsi" w:eastAsia="Arial" w:hAnsiTheme="majorHAnsi" w:cstheme="majorHAnsi"/>
                <w:color w:val="292A2E"/>
                <w:sz w:val="20"/>
                <w:szCs w:val="20"/>
              </w:rPr>
              <w:t>customer experience control</w:t>
            </w:r>
            <w:r w:rsidR="001656D3">
              <w:rPr>
                <w:rFonts w:asciiTheme="majorHAnsi" w:eastAsia="Arial" w:hAnsiTheme="majorHAnsi" w:cstheme="majorHAnsi"/>
                <w:color w:val="292A2E"/>
                <w:sz w:val="20"/>
                <w:szCs w:val="20"/>
              </w:rPr>
              <w:t xml:space="preserve">. </w:t>
            </w:r>
            <w:r w:rsidRPr="00E03EF9">
              <w:rPr>
                <w:rFonts w:asciiTheme="majorHAnsi" w:eastAsia="Arial" w:hAnsiTheme="majorHAnsi" w:cstheme="majorHAnsi"/>
                <w:color w:val="292A2E"/>
                <w:sz w:val="20"/>
                <w:szCs w:val="20"/>
              </w:rPr>
              <w:t xml:space="preserve">Data Democratisation, Data Engineering, and Data Modelling teams whose current workload </w:t>
            </w:r>
            <w:r w:rsidR="004D64FB">
              <w:rPr>
                <w:rFonts w:asciiTheme="majorHAnsi" w:eastAsia="Arial" w:hAnsiTheme="majorHAnsi" w:cstheme="majorHAnsi"/>
                <w:color w:val="292A2E"/>
                <w:sz w:val="20"/>
                <w:szCs w:val="20"/>
              </w:rPr>
              <w:t xml:space="preserve">of </w:t>
            </w:r>
            <w:r w:rsidR="00DD3CFC">
              <w:rPr>
                <w:rFonts w:asciiTheme="majorHAnsi" w:eastAsia="Arial" w:hAnsiTheme="majorHAnsi" w:cstheme="majorHAnsi"/>
                <w:color w:val="292A2E"/>
                <w:sz w:val="20"/>
                <w:szCs w:val="20"/>
              </w:rPr>
              <w:t>supporting the teams can</w:t>
            </w:r>
            <w:r w:rsidRPr="00E03EF9">
              <w:rPr>
                <w:rFonts w:asciiTheme="majorHAnsi" w:eastAsia="Arial" w:hAnsiTheme="majorHAnsi" w:cstheme="majorHAnsi"/>
                <w:color w:val="292A2E"/>
                <w:sz w:val="20"/>
                <w:szCs w:val="20"/>
              </w:rPr>
              <w:t xml:space="preserve"> </w:t>
            </w:r>
            <w:r w:rsidR="00F2484C">
              <w:rPr>
                <w:rFonts w:asciiTheme="majorHAnsi" w:eastAsia="Arial" w:hAnsiTheme="majorHAnsi" w:cstheme="majorHAnsi"/>
                <w:color w:val="292A2E"/>
                <w:sz w:val="20"/>
                <w:szCs w:val="20"/>
              </w:rPr>
              <w:t>be</w:t>
            </w:r>
            <w:r w:rsidRPr="00E03EF9">
              <w:rPr>
                <w:rFonts w:asciiTheme="majorHAnsi" w:eastAsia="Arial" w:hAnsiTheme="majorHAnsi" w:cstheme="majorHAnsi"/>
                <w:color w:val="292A2E"/>
                <w:sz w:val="20"/>
                <w:szCs w:val="20"/>
              </w:rPr>
              <w:t xml:space="preserve"> </w:t>
            </w:r>
            <w:r w:rsidR="00DD3CFC">
              <w:rPr>
                <w:rFonts w:asciiTheme="majorHAnsi" w:eastAsia="Arial" w:hAnsiTheme="majorHAnsi" w:cstheme="majorHAnsi"/>
                <w:color w:val="292A2E"/>
                <w:sz w:val="20"/>
                <w:szCs w:val="20"/>
              </w:rPr>
              <w:t xml:space="preserve">centralized and streamlined </w:t>
            </w:r>
            <w:r w:rsidR="00A37C62">
              <w:rPr>
                <w:rFonts w:asciiTheme="majorHAnsi" w:eastAsia="Arial" w:hAnsiTheme="majorHAnsi" w:cstheme="majorHAnsi"/>
                <w:color w:val="292A2E"/>
                <w:sz w:val="20"/>
                <w:szCs w:val="20"/>
              </w:rPr>
              <w:t xml:space="preserve">into an agnostic data asset (MCAR) and </w:t>
            </w:r>
            <w:r w:rsidR="00414675">
              <w:rPr>
                <w:rFonts w:asciiTheme="majorHAnsi" w:eastAsia="Arial" w:hAnsiTheme="majorHAnsi" w:cstheme="majorHAnsi"/>
                <w:color w:val="292A2E"/>
                <w:sz w:val="20"/>
                <w:szCs w:val="20"/>
              </w:rPr>
              <w:t>dedicated service pipelines</w:t>
            </w:r>
            <w:r w:rsidR="007136FD">
              <w:rPr>
                <w:rFonts w:asciiTheme="majorHAnsi" w:eastAsia="Arial" w:hAnsiTheme="majorHAnsi" w:cstheme="majorHAnsi"/>
                <w:color w:val="292A2E"/>
                <w:sz w:val="20"/>
                <w:szCs w:val="20"/>
              </w:rPr>
              <w:t>.</w:t>
            </w:r>
            <w:r w:rsidR="00305E03">
              <w:rPr>
                <w:rFonts w:asciiTheme="majorHAnsi" w:eastAsia="Arial" w:hAnsiTheme="majorHAnsi" w:cstheme="majorHAnsi"/>
                <w:color w:val="292A2E"/>
                <w:sz w:val="20"/>
                <w:szCs w:val="20"/>
              </w:rPr>
              <w:t xml:space="preserve"> </w:t>
            </w:r>
          </w:p>
        </w:tc>
      </w:tr>
      <w:tr w:rsidR="007D2779" w:rsidRPr="004725B5" w14:paraId="5DCF86F5" w14:textId="77777777" w:rsidTr="00E92EDE">
        <w:trPr>
          <w:cantSplit/>
        </w:trPr>
        <w:tc>
          <w:tcPr>
            <w:tcW w:w="2344" w:type="dxa"/>
          </w:tcPr>
          <w:p w14:paraId="668547E5" w14:textId="740BC804" w:rsidR="009D136A" w:rsidRPr="004725B5" w:rsidRDefault="009D136A">
            <w:pPr>
              <w:rPr>
                <w:rFonts w:ascii="Calibri" w:hAnsi="Calibri" w:cs="Calibri"/>
                <w:b/>
                <w:bCs/>
                <w:sz w:val="20"/>
                <w:szCs w:val="20"/>
              </w:rPr>
            </w:pPr>
            <w:r w:rsidRPr="004725B5">
              <w:rPr>
                <w:rFonts w:ascii="Calibri" w:hAnsi="Calibri" w:cs="Calibri"/>
                <w:b/>
                <w:bCs/>
                <w:sz w:val="20"/>
                <w:szCs w:val="20"/>
              </w:rPr>
              <w:lastRenderedPageBreak/>
              <w:t>Which product</w:t>
            </w:r>
            <w:r w:rsidR="004577B5" w:rsidRPr="004725B5">
              <w:rPr>
                <w:rFonts w:ascii="Calibri" w:hAnsi="Calibri" w:cs="Calibri"/>
                <w:b/>
                <w:bCs/>
                <w:sz w:val="20"/>
                <w:szCs w:val="20"/>
              </w:rPr>
              <w:t>s</w:t>
            </w:r>
            <w:r w:rsidR="00272203" w:rsidRPr="004725B5">
              <w:rPr>
                <w:rFonts w:ascii="Calibri" w:hAnsi="Calibri" w:cs="Calibri"/>
                <w:b/>
                <w:bCs/>
                <w:sz w:val="20"/>
                <w:szCs w:val="20"/>
              </w:rPr>
              <w:t xml:space="preserve"> </w:t>
            </w:r>
            <w:r w:rsidR="00C22A16" w:rsidRPr="004725B5">
              <w:rPr>
                <w:rFonts w:ascii="Calibri" w:hAnsi="Calibri" w:cs="Calibri"/>
                <w:b/>
                <w:bCs/>
                <w:sz w:val="20"/>
                <w:szCs w:val="20"/>
              </w:rPr>
              <w:t xml:space="preserve">or services </w:t>
            </w:r>
            <w:r w:rsidRPr="004725B5">
              <w:rPr>
                <w:rFonts w:ascii="Calibri" w:hAnsi="Calibri" w:cs="Calibri"/>
                <w:b/>
                <w:bCs/>
                <w:sz w:val="20"/>
                <w:szCs w:val="20"/>
              </w:rPr>
              <w:t xml:space="preserve">are </w:t>
            </w:r>
            <w:r w:rsidR="004577B5" w:rsidRPr="004725B5">
              <w:rPr>
                <w:rFonts w:ascii="Calibri" w:hAnsi="Calibri" w:cs="Calibri"/>
                <w:b/>
                <w:bCs/>
                <w:sz w:val="20"/>
                <w:szCs w:val="20"/>
              </w:rPr>
              <w:t>in scope</w:t>
            </w:r>
            <w:r w:rsidRPr="004725B5">
              <w:rPr>
                <w:rFonts w:ascii="Calibri" w:hAnsi="Calibri" w:cs="Calibri"/>
                <w:b/>
                <w:bCs/>
                <w:sz w:val="20"/>
                <w:szCs w:val="20"/>
              </w:rPr>
              <w:t>?</w:t>
            </w:r>
          </w:p>
        </w:tc>
        <w:tc>
          <w:tcPr>
            <w:tcW w:w="6553" w:type="dxa"/>
          </w:tcPr>
          <w:p w14:paraId="511E4859" w14:textId="7B9F7666" w:rsidR="00CA4C86" w:rsidRPr="002820A4" w:rsidRDefault="6AC04BEB" w:rsidP="00EC2C94">
            <w:pPr>
              <w:pStyle w:val="ListParagraph"/>
              <w:numPr>
                <w:ilvl w:val="0"/>
                <w:numId w:val="61"/>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VM Fixed broadband and TV product holdings (M50 through Gig1, TV packages, bolt-</w:t>
            </w:r>
            <w:proofErr w:type="spellStart"/>
            <w:r w:rsidRPr="002820A4">
              <w:rPr>
                <w:rFonts w:asciiTheme="majorHAnsi" w:eastAsia="Arial" w:hAnsiTheme="majorHAnsi" w:cstheme="majorHAnsi"/>
                <w:color w:val="292A2E"/>
                <w:sz w:val="20"/>
                <w:szCs w:val="20"/>
              </w:rPr>
              <w:t>ons</w:t>
            </w:r>
            <w:proofErr w:type="spellEnd"/>
            <w:r w:rsidRPr="002820A4">
              <w:rPr>
                <w:rFonts w:asciiTheme="majorHAnsi" w:eastAsia="Arial" w:hAnsiTheme="majorHAnsi" w:cstheme="majorHAnsi"/>
                <w:color w:val="292A2E"/>
                <w:sz w:val="20"/>
                <w:szCs w:val="20"/>
              </w:rPr>
              <w:t>)</w:t>
            </w:r>
          </w:p>
          <w:p w14:paraId="41AAC70E" w14:textId="2E7D3C89" w:rsidR="00CA4C86" w:rsidRPr="002820A4" w:rsidRDefault="6AC04BEB" w:rsidP="00EC2C94">
            <w:pPr>
              <w:pStyle w:val="ListParagraph"/>
              <w:numPr>
                <w:ilvl w:val="0"/>
                <w:numId w:val="61"/>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 xml:space="preserve">O2 Mobile (Pay Monthly, PAYG, SIM-only, Tablet, Mobile </w:t>
            </w:r>
            <w:proofErr w:type="spellStart"/>
            <w:r w:rsidRPr="002820A4">
              <w:rPr>
                <w:rFonts w:asciiTheme="majorHAnsi" w:eastAsia="Arial" w:hAnsiTheme="majorHAnsi" w:cstheme="majorHAnsi"/>
                <w:color w:val="292A2E"/>
                <w:sz w:val="20"/>
                <w:szCs w:val="20"/>
              </w:rPr>
              <w:t>Wifi</w:t>
            </w:r>
            <w:proofErr w:type="spellEnd"/>
            <w:r w:rsidRPr="002820A4">
              <w:rPr>
                <w:rFonts w:asciiTheme="majorHAnsi" w:eastAsia="Arial" w:hAnsiTheme="majorHAnsi" w:cstheme="majorHAnsi"/>
                <w:color w:val="292A2E"/>
                <w:sz w:val="20"/>
                <w:szCs w:val="20"/>
              </w:rPr>
              <w:t>)</w:t>
            </w:r>
          </w:p>
          <w:p w14:paraId="78038634" w14:textId="697333DB" w:rsidR="00CA4C86" w:rsidRPr="002820A4" w:rsidRDefault="6AC04BEB" w:rsidP="00EC2C94">
            <w:pPr>
              <w:pStyle w:val="ListParagraph"/>
              <w:numPr>
                <w:ilvl w:val="0"/>
                <w:numId w:val="61"/>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Converged Volt bundles (combined fixed + mobile)</w:t>
            </w:r>
          </w:p>
          <w:p w14:paraId="3C8F6548" w14:textId="18442F79" w:rsidR="00CA4C86" w:rsidRPr="002820A4" w:rsidRDefault="6AC04BEB" w:rsidP="00EC2C94">
            <w:pPr>
              <w:pStyle w:val="ListParagraph"/>
              <w:numPr>
                <w:ilvl w:val="0"/>
                <w:numId w:val="61"/>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O2 Extras, household bundles, and add-on services</w:t>
            </w:r>
          </w:p>
          <w:p w14:paraId="41485471" w14:textId="69C4F520" w:rsidR="00CA4C86" w:rsidRPr="002820A4" w:rsidRDefault="6AC04BEB" w:rsidP="00EC2C94">
            <w:pPr>
              <w:pStyle w:val="ListParagraph"/>
              <w:numPr>
                <w:ilvl w:val="0"/>
                <w:numId w:val="61"/>
              </w:numPr>
              <w:shd w:val="clear" w:color="auto" w:fill="FFFFFF" w:themeFill="background1"/>
              <w:spacing w:before="210" w:after="210"/>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Critical service comms: Regulatory notifications, Collections notices, Network Disruption notifications, and Price Rise Defence communications</w:t>
            </w:r>
          </w:p>
          <w:p w14:paraId="22241893" w14:textId="7CC187A7" w:rsidR="00CA4C86" w:rsidRPr="004725B5" w:rsidRDefault="00CA4C86">
            <w:pPr>
              <w:rPr>
                <w:rFonts w:ascii="Calibri" w:hAnsi="Calibri" w:cs="Calibri"/>
                <w:color w:val="4F81BD" w:themeColor="accent1"/>
                <w:sz w:val="20"/>
                <w:szCs w:val="20"/>
              </w:rPr>
            </w:pPr>
          </w:p>
        </w:tc>
      </w:tr>
      <w:tr w:rsidR="00D84FBF" w:rsidRPr="004725B5" w14:paraId="7A894772" w14:textId="77777777" w:rsidTr="00E92EDE">
        <w:tc>
          <w:tcPr>
            <w:tcW w:w="2344" w:type="dxa"/>
          </w:tcPr>
          <w:p w14:paraId="7C91F1BE" w14:textId="77777777" w:rsidR="00272203" w:rsidRPr="004725B5" w:rsidRDefault="00DF5B28" w:rsidP="00272203">
            <w:pPr>
              <w:rPr>
                <w:rFonts w:ascii="Calibri" w:hAnsi="Calibri" w:cs="Calibri"/>
                <w:b/>
                <w:bCs/>
                <w:sz w:val="20"/>
                <w:szCs w:val="20"/>
              </w:rPr>
            </w:pPr>
            <w:r w:rsidRPr="004725B5">
              <w:rPr>
                <w:rFonts w:ascii="Calibri" w:hAnsi="Calibri" w:cs="Calibri"/>
                <w:b/>
                <w:bCs/>
                <w:sz w:val="20"/>
                <w:szCs w:val="20"/>
              </w:rPr>
              <w:t xml:space="preserve">Which </w:t>
            </w:r>
            <w:r w:rsidR="001924B8" w:rsidRPr="004725B5">
              <w:rPr>
                <w:rFonts w:ascii="Calibri" w:hAnsi="Calibri" w:cs="Calibri"/>
                <w:b/>
                <w:bCs/>
                <w:sz w:val="20"/>
                <w:szCs w:val="20"/>
              </w:rPr>
              <w:t>channels</w:t>
            </w:r>
            <w:r w:rsidR="000808F2" w:rsidRPr="004725B5">
              <w:rPr>
                <w:rFonts w:ascii="Calibri" w:hAnsi="Calibri" w:cs="Calibri"/>
                <w:b/>
                <w:bCs/>
                <w:sz w:val="20"/>
                <w:szCs w:val="20"/>
              </w:rPr>
              <w:t xml:space="preserve">, </w:t>
            </w:r>
            <w:r w:rsidR="001924B8" w:rsidRPr="004725B5">
              <w:rPr>
                <w:rFonts w:ascii="Calibri" w:hAnsi="Calibri" w:cs="Calibri"/>
                <w:b/>
                <w:bCs/>
                <w:sz w:val="20"/>
                <w:szCs w:val="20"/>
              </w:rPr>
              <w:t xml:space="preserve">processes </w:t>
            </w:r>
            <w:r w:rsidR="000808F2" w:rsidRPr="004725B5">
              <w:rPr>
                <w:rFonts w:ascii="Calibri" w:hAnsi="Calibri" w:cs="Calibri"/>
                <w:b/>
                <w:bCs/>
                <w:sz w:val="20"/>
                <w:szCs w:val="20"/>
              </w:rPr>
              <w:t xml:space="preserve">or </w:t>
            </w:r>
            <w:r w:rsidR="00B54460" w:rsidRPr="004725B5">
              <w:rPr>
                <w:rFonts w:ascii="Calibri" w:hAnsi="Calibri" w:cs="Calibri"/>
                <w:b/>
                <w:bCs/>
                <w:sz w:val="20"/>
                <w:szCs w:val="20"/>
              </w:rPr>
              <w:t xml:space="preserve">(if known) </w:t>
            </w:r>
            <w:r w:rsidR="000808F2" w:rsidRPr="004725B5">
              <w:rPr>
                <w:rFonts w:ascii="Calibri" w:hAnsi="Calibri" w:cs="Calibri"/>
                <w:b/>
                <w:bCs/>
                <w:sz w:val="20"/>
                <w:szCs w:val="20"/>
              </w:rPr>
              <w:t xml:space="preserve">systems are in scope? </w:t>
            </w:r>
          </w:p>
          <w:p w14:paraId="0E68193C" w14:textId="22858E25" w:rsidR="00DF5B28" w:rsidRPr="004725B5" w:rsidRDefault="00272203" w:rsidP="00E84FED">
            <w:pPr>
              <w:rPr>
                <w:rFonts w:ascii="Calibri" w:hAnsi="Calibri" w:cs="Calibri"/>
                <w:i/>
                <w:iCs/>
                <w:sz w:val="20"/>
                <w:szCs w:val="20"/>
              </w:rPr>
            </w:pPr>
            <w:r w:rsidRPr="004725B5">
              <w:rPr>
                <w:rFonts w:ascii="Calibri" w:hAnsi="Calibri" w:cs="Calibri"/>
                <w:i/>
                <w:iCs/>
                <w:sz w:val="20"/>
                <w:szCs w:val="20"/>
              </w:rPr>
              <w:t xml:space="preserve">Specify the channels, </w:t>
            </w:r>
            <w:r w:rsidR="00353EED" w:rsidRPr="004725B5">
              <w:rPr>
                <w:rFonts w:ascii="Calibri" w:hAnsi="Calibri" w:cs="Calibri"/>
                <w:i/>
                <w:iCs/>
                <w:sz w:val="20"/>
                <w:szCs w:val="20"/>
              </w:rPr>
              <w:t xml:space="preserve">processes </w:t>
            </w:r>
            <w:r w:rsidRPr="004725B5">
              <w:rPr>
                <w:rFonts w:ascii="Calibri" w:hAnsi="Calibri" w:cs="Calibri"/>
                <w:i/>
                <w:iCs/>
                <w:sz w:val="20"/>
                <w:szCs w:val="20"/>
              </w:rPr>
              <w:t>or systems involved today</w:t>
            </w:r>
          </w:p>
        </w:tc>
        <w:tc>
          <w:tcPr>
            <w:tcW w:w="6553" w:type="dxa"/>
          </w:tcPr>
          <w:p w14:paraId="3B7DF82F" w14:textId="7A7DF5AF" w:rsidR="0057560C" w:rsidRPr="002D4F5A" w:rsidRDefault="748E8C16" w:rsidP="00D97AAB">
            <w:pPr>
              <w:pStyle w:val="ListParagraph"/>
              <w:numPr>
                <w:ilvl w:val="0"/>
                <w:numId w:val="29"/>
              </w:numPr>
              <w:shd w:val="clear" w:color="auto" w:fill="FFFFFF" w:themeFill="background1"/>
              <w:spacing w:before="210" w:after="210"/>
              <w:rPr>
                <w:rFonts w:asciiTheme="majorHAnsi" w:eastAsia="Arial" w:hAnsiTheme="majorHAnsi" w:cstheme="majorHAnsi"/>
                <w:color w:val="292A2E"/>
                <w:sz w:val="20"/>
                <w:szCs w:val="20"/>
              </w:rPr>
            </w:pPr>
            <w:r w:rsidRPr="002D4F5A">
              <w:rPr>
                <w:rFonts w:asciiTheme="majorHAnsi" w:eastAsia="Arial" w:hAnsiTheme="majorHAnsi" w:cstheme="majorHAnsi"/>
                <w:b/>
                <w:bCs/>
                <w:color w:val="292A2E"/>
                <w:sz w:val="20"/>
                <w:szCs w:val="20"/>
              </w:rPr>
              <w:t>Channels:</w:t>
            </w:r>
            <w:r w:rsidRPr="002D4F5A">
              <w:rPr>
                <w:rFonts w:asciiTheme="majorHAnsi" w:eastAsia="Arial" w:hAnsiTheme="majorHAnsi" w:cstheme="majorHAnsi"/>
                <w:color w:val="292A2E"/>
                <w:sz w:val="20"/>
                <w:szCs w:val="20"/>
              </w:rPr>
              <w:t xml:space="preserve"> SMS, App Push, Email, Whitemail (letters), Alternate Format, and App (</w:t>
            </w:r>
            <w:proofErr w:type="spellStart"/>
            <w:r w:rsidRPr="002D4F5A">
              <w:rPr>
                <w:rFonts w:asciiTheme="majorHAnsi" w:eastAsia="Arial" w:hAnsiTheme="majorHAnsi" w:cstheme="majorHAnsi"/>
                <w:color w:val="292A2E"/>
                <w:sz w:val="20"/>
                <w:szCs w:val="20"/>
              </w:rPr>
              <w:t>MyVM</w:t>
            </w:r>
            <w:proofErr w:type="spellEnd"/>
            <w:r w:rsidRPr="002D4F5A">
              <w:rPr>
                <w:rFonts w:asciiTheme="majorHAnsi" w:eastAsia="Arial" w:hAnsiTheme="majorHAnsi" w:cstheme="majorHAnsi"/>
                <w:color w:val="292A2E"/>
                <w:sz w:val="20"/>
                <w:szCs w:val="20"/>
              </w:rPr>
              <w:t>, MyO2), Website (CRO, Personalisation, Paid Traffic Acquisition, Consumer Contact (Chat)</w:t>
            </w:r>
            <w:r w:rsidR="005A71A7">
              <w:rPr>
                <w:rFonts w:asciiTheme="majorHAnsi" w:eastAsia="Arial" w:hAnsiTheme="majorHAnsi" w:cstheme="majorHAnsi"/>
                <w:color w:val="292A2E"/>
                <w:sz w:val="20"/>
                <w:szCs w:val="20"/>
              </w:rPr>
              <w:t>.</w:t>
            </w:r>
          </w:p>
          <w:p w14:paraId="1AB18D75" w14:textId="286D0C4F" w:rsidR="002D4F5A" w:rsidRPr="002D4F5A" w:rsidRDefault="748E8C16" w:rsidP="002D4F5A">
            <w:pPr>
              <w:pStyle w:val="ListParagraph"/>
              <w:numPr>
                <w:ilvl w:val="0"/>
                <w:numId w:val="29"/>
              </w:numPr>
              <w:shd w:val="clear" w:color="auto" w:fill="FFFFFF" w:themeFill="background1"/>
              <w:spacing w:before="210" w:after="210"/>
              <w:rPr>
                <w:rFonts w:asciiTheme="majorHAnsi" w:eastAsia="Arial" w:hAnsiTheme="majorHAnsi" w:cstheme="majorHAnsi"/>
                <w:color w:val="292A2E"/>
                <w:sz w:val="20"/>
                <w:szCs w:val="20"/>
              </w:rPr>
            </w:pPr>
            <w:r w:rsidRPr="002D4F5A">
              <w:rPr>
                <w:rFonts w:asciiTheme="majorHAnsi" w:eastAsia="Arial" w:hAnsiTheme="majorHAnsi" w:cstheme="majorHAnsi"/>
                <w:b/>
                <w:bCs/>
                <w:color w:val="292A2E"/>
                <w:sz w:val="20"/>
                <w:szCs w:val="20"/>
              </w:rPr>
              <w:t>Processes:</w:t>
            </w:r>
            <w:r w:rsidRPr="002D4F5A">
              <w:rPr>
                <w:rFonts w:asciiTheme="majorHAnsi" w:eastAsia="Arial" w:hAnsiTheme="majorHAnsi" w:cstheme="majorHAnsi"/>
                <w:color w:val="292A2E"/>
                <w:sz w:val="20"/>
                <w:szCs w:val="20"/>
              </w:rPr>
              <w:t xml:space="preserve"> Marketing campaign targeting &amp; audience planning &amp; creation, regulatory comms, collections comms, network disruption comms (planned and unplanned), price rise notification journey, cross-sell/upsell orchestration, consent &amp; GDPR compliance, cohort exclusion and suppression checks</w:t>
            </w:r>
            <w:r w:rsidR="005A71A7">
              <w:rPr>
                <w:rFonts w:asciiTheme="majorHAnsi" w:eastAsia="Arial" w:hAnsiTheme="majorHAnsi" w:cstheme="majorHAnsi"/>
                <w:color w:val="292A2E"/>
                <w:sz w:val="20"/>
                <w:szCs w:val="20"/>
              </w:rPr>
              <w:t>.</w:t>
            </w:r>
          </w:p>
          <w:p w14:paraId="4A9CC047" w14:textId="2FFD6DE1" w:rsidR="0057560C" w:rsidRPr="002D4F5A" w:rsidRDefault="748E8C16" w:rsidP="002D4F5A">
            <w:pPr>
              <w:pStyle w:val="ListParagraph"/>
              <w:numPr>
                <w:ilvl w:val="0"/>
                <w:numId w:val="29"/>
              </w:numPr>
              <w:shd w:val="clear" w:color="auto" w:fill="FFFFFF" w:themeFill="background1"/>
              <w:spacing w:before="210" w:after="210"/>
              <w:rPr>
                <w:rFonts w:ascii="Arial" w:eastAsia="Arial" w:hAnsi="Arial" w:cs="Arial"/>
                <w:color w:val="292A2E"/>
                <w:sz w:val="21"/>
                <w:szCs w:val="21"/>
              </w:rPr>
            </w:pPr>
            <w:r w:rsidRPr="002D4F5A">
              <w:rPr>
                <w:rFonts w:asciiTheme="majorHAnsi" w:eastAsia="Arial" w:hAnsiTheme="majorHAnsi" w:cstheme="majorHAnsi"/>
                <w:b/>
                <w:bCs/>
                <w:color w:val="292A2E"/>
                <w:sz w:val="20"/>
                <w:szCs w:val="20"/>
              </w:rPr>
              <w:t>Systems:</w:t>
            </w:r>
            <w:r w:rsidRPr="002D4F5A">
              <w:rPr>
                <w:rFonts w:asciiTheme="majorHAnsi" w:eastAsia="Arial" w:hAnsiTheme="majorHAnsi" w:cstheme="majorHAnsi"/>
                <w:color w:val="292A2E"/>
                <w:sz w:val="20"/>
                <w:szCs w:val="20"/>
              </w:rPr>
              <w:t xml:space="preserve"> GCP </w:t>
            </w:r>
            <w:proofErr w:type="spellStart"/>
            <w:r w:rsidRPr="002D4F5A">
              <w:rPr>
                <w:rFonts w:asciiTheme="majorHAnsi" w:eastAsia="Arial" w:hAnsiTheme="majorHAnsi" w:cstheme="majorHAnsi"/>
                <w:color w:val="292A2E"/>
                <w:sz w:val="20"/>
                <w:szCs w:val="20"/>
              </w:rPr>
              <w:t>BigQuery</w:t>
            </w:r>
            <w:proofErr w:type="spellEnd"/>
            <w:r w:rsidRPr="002D4F5A">
              <w:rPr>
                <w:rFonts w:asciiTheme="majorHAnsi" w:eastAsia="Arial" w:hAnsiTheme="majorHAnsi" w:cstheme="majorHAnsi"/>
                <w:color w:val="292A2E"/>
                <w:sz w:val="20"/>
                <w:szCs w:val="20"/>
              </w:rPr>
              <w:t xml:space="preserve"> (data warehouse), Braze (</w:t>
            </w:r>
            <w:proofErr w:type="spellStart"/>
            <w:r w:rsidRPr="002D4F5A">
              <w:rPr>
                <w:rFonts w:asciiTheme="majorHAnsi" w:eastAsia="Arial" w:hAnsiTheme="majorHAnsi" w:cstheme="majorHAnsi"/>
                <w:color w:val="292A2E"/>
                <w:sz w:val="20"/>
                <w:szCs w:val="20"/>
              </w:rPr>
              <w:t>MarTech</w:t>
            </w:r>
            <w:proofErr w:type="spellEnd"/>
            <w:r w:rsidRPr="002D4F5A">
              <w:rPr>
                <w:rFonts w:asciiTheme="majorHAnsi" w:eastAsia="Arial" w:hAnsiTheme="majorHAnsi" w:cstheme="majorHAnsi"/>
                <w:color w:val="292A2E"/>
                <w:sz w:val="20"/>
                <w:szCs w:val="20"/>
              </w:rPr>
              <w:t xml:space="preserve"> execution), </w:t>
            </w:r>
            <w:proofErr w:type="spellStart"/>
            <w:r w:rsidRPr="002D4F5A">
              <w:rPr>
                <w:rFonts w:asciiTheme="majorHAnsi" w:eastAsia="Arial" w:hAnsiTheme="majorHAnsi" w:cstheme="majorHAnsi"/>
                <w:color w:val="292A2E"/>
                <w:sz w:val="20"/>
                <w:szCs w:val="20"/>
              </w:rPr>
              <w:t>Zeotap</w:t>
            </w:r>
            <w:proofErr w:type="spellEnd"/>
            <w:r w:rsidRPr="002D4F5A">
              <w:rPr>
                <w:rFonts w:asciiTheme="majorHAnsi" w:eastAsia="Arial" w:hAnsiTheme="majorHAnsi" w:cstheme="majorHAnsi"/>
                <w:color w:val="292A2E"/>
                <w:sz w:val="20"/>
                <w:szCs w:val="20"/>
              </w:rPr>
              <w:t xml:space="preserve">/Unity (AdTech/CDP), Comms API (Cloud Run), </w:t>
            </w:r>
            <w:proofErr w:type="spellStart"/>
            <w:r w:rsidRPr="002D4F5A">
              <w:rPr>
                <w:rFonts w:asciiTheme="majorHAnsi" w:eastAsia="Arial" w:hAnsiTheme="majorHAnsi" w:cstheme="majorHAnsi"/>
                <w:color w:val="292A2E"/>
                <w:sz w:val="20"/>
                <w:szCs w:val="20"/>
              </w:rPr>
              <w:t>Mulesoft</w:t>
            </w:r>
            <w:proofErr w:type="spellEnd"/>
            <w:r w:rsidRPr="002D4F5A">
              <w:rPr>
                <w:rFonts w:asciiTheme="majorHAnsi" w:eastAsia="Arial" w:hAnsiTheme="majorHAnsi" w:cstheme="majorHAnsi"/>
                <w:color w:val="292A2E"/>
                <w:sz w:val="20"/>
                <w:szCs w:val="20"/>
              </w:rPr>
              <w:t xml:space="preserve"> APIs, Airflow pipelines, </w:t>
            </w:r>
            <w:proofErr w:type="spellStart"/>
            <w:r w:rsidRPr="002D4F5A">
              <w:rPr>
                <w:rFonts w:asciiTheme="majorHAnsi" w:eastAsia="Arial" w:hAnsiTheme="majorHAnsi" w:cstheme="majorHAnsi"/>
                <w:color w:val="292A2E"/>
                <w:sz w:val="20"/>
                <w:szCs w:val="20"/>
              </w:rPr>
              <w:t>dbt</w:t>
            </w:r>
            <w:proofErr w:type="spellEnd"/>
            <w:r w:rsidRPr="002D4F5A">
              <w:rPr>
                <w:rFonts w:asciiTheme="majorHAnsi" w:eastAsia="Arial" w:hAnsiTheme="majorHAnsi" w:cstheme="majorHAnsi"/>
                <w:color w:val="292A2E"/>
                <w:sz w:val="20"/>
                <w:szCs w:val="20"/>
              </w:rPr>
              <w:t xml:space="preserve"> (audience build), </w:t>
            </w:r>
            <w:proofErr w:type="spellStart"/>
            <w:r w:rsidRPr="002D4F5A">
              <w:rPr>
                <w:rFonts w:asciiTheme="majorHAnsi" w:eastAsia="Arial" w:hAnsiTheme="majorHAnsi" w:cstheme="majorHAnsi"/>
                <w:color w:val="292A2E"/>
                <w:sz w:val="20"/>
                <w:szCs w:val="20"/>
              </w:rPr>
              <w:t>PubSub</w:t>
            </w:r>
            <w:proofErr w:type="spellEnd"/>
            <w:r w:rsidRPr="002D4F5A">
              <w:rPr>
                <w:rFonts w:asciiTheme="majorHAnsi" w:eastAsia="Arial" w:hAnsiTheme="majorHAnsi" w:cstheme="majorHAnsi"/>
                <w:color w:val="292A2E"/>
                <w:sz w:val="20"/>
                <w:szCs w:val="20"/>
              </w:rPr>
              <w:t xml:space="preserve"> messaging, ICOMS, </w:t>
            </w:r>
            <w:proofErr w:type="spellStart"/>
            <w:r w:rsidRPr="002D4F5A">
              <w:rPr>
                <w:rFonts w:asciiTheme="majorHAnsi" w:eastAsia="Arial" w:hAnsiTheme="majorHAnsi" w:cstheme="majorHAnsi"/>
                <w:color w:val="292A2E"/>
                <w:sz w:val="20"/>
                <w:szCs w:val="20"/>
              </w:rPr>
              <w:t>Netcracker</w:t>
            </w:r>
            <w:proofErr w:type="spellEnd"/>
            <w:r w:rsidRPr="002D4F5A">
              <w:rPr>
                <w:rFonts w:asciiTheme="majorHAnsi" w:eastAsia="Arial" w:hAnsiTheme="majorHAnsi" w:cstheme="majorHAnsi"/>
                <w:color w:val="292A2E"/>
                <w:sz w:val="20"/>
                <w:szCs w:val="20"/>
              </w:rPr>
              <w:t>, CIO Customer Data Hub (CDH), Pricing Engine, and Pega (being migrated off)</w:t>
            </w:r>
            <w:r w:rsidR="005A71A7">
              <w:rPr>
                <w:rFonts w:asciiTheme="majorHAnsi" w:eastAsia="Arial" w:hAnsiTheme="majorHAnsi" w:cstheme="majorHAnsi"/>
                <w:color w:val="292A2E"/>
                <w:sz w:val="20"/>
                <w:szCs w:val="20"/>
              </w:rPr>
              <w:t>.</w:t>
            </w:r>
          </w:p>
        </w:tc>
      </w:tr>
      <w:tr w:rsidR="007D2779" w:rsidRPr="004725B5" w14:paraId="7E09001E" w14:textId="77777777" w:rsidTr="00E92EDE">
        <w:trPr>
          <w:cantSplit/>
        </w:trPr>
        <w:tc>
          <w:tcPr>
            <w:tcW w:w="2344" w:type="dxa"/>
          </w:tcPr>
          <w:p w14:paraId="7202ACB5" w14:textId="77777777" w:rsidR="002765EC" w:rsidRPr="004725B5" w:rsidRDefault="002765EC" w:rsidP="002765EC">
            <w:pPr>
              <w:rPr>
                <w:rFonts w:ascii="Calibri" w:hAnsi="Calibri" w:cs="Calibri"/>
                <w:b/>
                <w:bCs/>
                <w:sz w:val="20"/>
                <w:szCs w:val="20"/>
              </w:rPr>
            </w:pPr>
            <w:r w:rsidRPr="004725B5">
              <w:rPr>
                <w:rFonts w:ascii="Calibri" w:hAnsi="Calibri" w:cs="Calibri"/>
                <w:b/>
                <w:bCs/>
                <w:sz w:val="20"/>
                <w:szCs w:val="20"/>
              </w:rPr>
              <w:t>What is happening today?</w:t>
            </w:r>
          </w:p>
          <w:p w14:paraId="321BB73C" w14:textId="78AADF08" w:rsidR="009D136A" w:rsidRPr="004725B5" w:rsidRDefault="0097258D" w:rsidP="00E84FED">
            <w:pPr>
              <w:rPr>
                <w:rFonts w:ascii="Calibri" w:hAnsi="Calibri" w:cs="Calibri"/>
                <w:i/>
                <w:iCs/>
                <w:sz w:val="20"/>
                <w:szCs w:val="20"/>
              </w:rPr>
            </w:pPr>
            <w:r w:rsidRPr="004725B5">
              <w:rPr>
                <w:rFonts w:ascii="Calibri" w:hAnsi="Calibri" w:cs="Calibri"/>
                <w:i/>
                <w:iCs/>
                <w:sz w:val="20"/>
                <w:szCs w:val="20"/>
              </w:rPr>
              <w:t>Describe the current experience and known impacts (1–3 sentences)</w:t>
            </w:r>
          </w:p>
        </w:tc>
        <w:tc>
          <w:tcPr>
            <w:tcW w:w="6553" w:type="dxa"/>
          </w:tcPr>
          <w:p w14:paraId="30511809" w14:textId="355BA039" w:rsidR="009D136A" w:rsidRDefault="709DBAAF">
            <w:pPr>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Customer data is held across multiple upstream systems (</w:t>
            </w:r>
            <w:proofErr w:type="spellStart"/>
            <w:r w:rsidRPr="002820A4">
              <w:rPr>
                <w:rFonts w:asciiTheme="majorHAnsi" w:eastAsia="Arial" w:hAnsiTheme="majorHAnsi" w:cstheme="majorHAnsi"/>
                <w:color w:val="292A2E"/>
                <w:sz w:val="20"/>
                <w:szCs w:val="20"/>
              </w:rPr>
              <w:t>Netcracker</w:t>
            </w:r>
            <w:proofErr w:type="spellEnd"/>
            <w:r w:rsidRPr="002820A4">
              <w:rPr>
                <w:rFonts w:asciiTheme="majorHAnsi" w:eastAsia="Arial" w:hAnsiTheme="majorHAnsi" w:cstheme="majorHAnsi"/>
                <w:color w:val="292A2E"/>
                <w:sz w:val="20"/>
                <w:szCs w:val="20"/>
              </w:rPr>
              <w:t xml:space="preserve">, ICOMS, CIO CDH, Data Modelling tables) and processed through separate, team-specific pipelines. </w:t>
            </w:r>
          </w:p>
          <w:p w14:paraId="56208FCA" w14:textId="77777777" w:rsidR="002820A4" w:rsidRPr="002820A4" w:rsidRDefault="002820A4">
            <w:pPr>
              <w:rPr>
                <w:rFonts w:asciiTheme="majorHAnsi" w:eastAsia="Arial" w:hAnsiTheme="majorHAnsi" w:cstheme="majorHAnsi"/>
                <w:color w:val="292A2E"/>
                <w:sz w:val="20"/>
                <w:szCs w:val="20"/>
              </w:rPr>
            </w:pPr>
          </w:p>
          <w:p w14:paraId="56F5AECE" w14:textId="5F36C4FC" w:rsidR="009D136A" w:rsidRDefault="709DBAAF">
            <w:pPr>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 xml:space="preserve">The existing Customer Traits model processes ~2.7M customer rows daily via a batch pipeline that triggers at 8am, with results reaching Braze around 10am. </w:t>
            </w:r>
          </w:p>
          <w:p w14:paraId="3ECCB4B8" w14:textId="77777777" w:rsidR="002820A4" w:rsidRPr="002820A4" w:rsidRDefault="002820A4">
            <w:pPr>
              <w:rPr>
                <w:rFonts w:asciiTheme="majorHAnsi" w:eastAsia="Arial" w:hAnsiTheme="majorHAnsi" w:cstheme="majorHAnsi"/>
                <w:color w:val="292A2E"/>
                <w:sz w:val="20"/>
                <w:szCs w:val="20"/>
              </w:rPr>
            </w:pPr>
          </w:p>
          <w:p w14:paraId="02EDF628" w14:textId="4751CE6A" w:rsidR="009D136A" w:rsidRPr="00132D03" w:rsidRDefault="709DBAAF" w:rsidP="00F30483">
            <w:pPr>
              <w:rPr>
                <w:rFonts w:ascii="Arial" w:eastAsia="Arial" w:hAnsi="Arial" w:cs="Arial"/>
                <w:color w:val="000000" w:themeColor="text1"/>
              </w:rPr>
            </w:pPr>
            <w:r w:rsidRPr="002820A4">
              <w:rPr>
                <w:rFonts w:asciiTheme="majorHAnsi" w:eastAsia="Arial" w:hAnsiTheme="majorHAnsi" w:cstheme="majorHAnsi"/>
                <w:color w:val="292A2E"/>
                <w:sz w:val="20"/>
                <w:szCs w:val="20"/>
              </w:rPr>
              <w:t>Critical service comms like collections and network disruption run through independent pipelines — some with significant manual steps (e.g., offshore teams extracting files from ICOMS) and processing gaps (collections files only on weekdays; unplanned disruption comms paused over bank holidays).</w:t>
            </w:r>
          </w:p>
        </w:tc>
      </w:tr>
      <w:tr w:rsidR="007D2779" w:rsidRPr="004725B5" w14:paraId="63CF0283" w14:textId="77777777" w:rsidTr="00E92EDE">
        <w:trPr>
          <w:cantSplit/>
        </w:trPr>
        <w:tc>
          <w:tcPr>
            <w:tcW w:w="2344" w:type="dxa"/>
          </w:tcPr>
          <w:p w14:paraId="64D993B5" w14:textId="77777777" w:rsidR="005C3C4A" w:rsidRPr="004725B5" w:rsidRDefault="00EA488B" w:rsidP="005C3C4A">
            <w:pPr>
              <w:rPr>
                <w:rFonts w:ascii="Calibri" w:hAnsi="Calibri" w:cs="Calibri"/>
                <w:b/>
                <w:bCs/>
                <w:sz w:val="20"/>
                <w:szCs w:val="20"/>
              </w:rPr>
            </w:pPr>
            <w:r w:rsidRPr="004725B5">
              <w:rPr>
                <w:rFonts w:ascii="Calibri" w:hAnsi="Calibri" w:cs="Calibri"/>
                <w:b/>
                <w:bCs/>
                <w:sz w:val="20"/>
                <w:szCs w:val="20"/>
              </w:rPr>
              <w:t>What is the problem or opportunity</w:t>
            </w:r>
            <w:r w:rsidR="00254BB5" w:rsidRPr="004725B5">
              <w:rPr>
                <w:rFonts w:ascii="Calibri" w:hAnsi="Calibri" w:cs="Calibri"/>
                <w:b/>
                <w:bCs/>
                <w:sz w:val="20"/>
                <w:szCs w:val="20"/>
              </w:rPr>
              <w:t xml:space="preserve">? </w:t>
            </w:r>
          </w:p>
          <w:p w14:paraId="7536B251" w14:textId="4E3B1B95" w:rsidR="00EA488B" w:rsidRPr="004725B5" w:rsidRDefault="005C3C4A" w:rsidP="00E84FED">
            <w:pPr>
              <w:rPr>
                <w:rFonts w:ascii="Calibri" w:hAnsi="Calibri" w:cs="Calibri"/>
                <w:i/>
                <w:iCs/>
                <w:sz w:val="20"/>
                <w:szCs w:val="20"/>
              </w:rPr>
            </w:pPr>
            <w:r w:rsidRPr="004725B5">
              <w:rPr>
                <w:rFonts w:ascii="Calibri" w:hAnsi="Calibri" w:cs="Calibri"/>
                <w:i/>
                <w:iCs/>
                <w:sz w:val="20"/>
                <w:szCs w:val="20"/>
              </w:rPr>
              <w:t>Explain why the current state is undesirable, and what needs to change (1–3 sentences)</w:t>
            </w:r>
          </w:p>
        </w:tc>
        <w:tc>
          <w:tcPr>
            <w:tcW w:w="6553" w:type="dxa"/>
          </w:tcPr>
          <w:p w14:paraId="7661C8A2" w14:textId="5C83EC6B" w:rsidR="00EA488B" w:rsidRDefault="29BF5C4E">
            <w:pPr>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The current data landscape means VMO2 does not yet have a unified, real-time view of customer attributes for marketing and service activation. This has led to customer-impacting issues — for example, a June 2025 incident saw ~18,000 customers receive incorrect billing reminders because balance data had not been updated in time to reflect offline payments.</w:t>
            </w:r>
          </w:p>
          <w:p w14:paraId="3DBCACB7" w14:textId="77777777" w:rsidR="002820A4" w:rsidRPr="002820A4" w:rsidRDefault="002820A4">
            <w:pPr>
              <w:rPr>
                <w:rFonts w:asciiTheme="majorHAnsi" w:eastAsia="Arial" w:hAnsiTheme="majorHAnsi" w:cstheme="majorHAnsi"/>
                <w:color w:val="292A2E"/>
                <w:sz w:val="20"/>
                <w:szCs w:val="20"/>
              </w:rPr>
            </w:pPr>
          </w:p>
          <w:p w14:paraId="6A3C7506" w14:textId="64D13763" w:rsidR="00EA488B" w:rsidRDefault="29BF5C4E">
            <w:pPr>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 xml:space="preserve">Key pipeline components lack built-in resilience for Ofcom-regulated service comms, data freshness relies on daily batch processing when near-real-time is needed, and high demand on the Data Democratisation and Data Engineering teams creates capacity constraints. </w:t>
            </w:r>
          </w:p>
          <w:p w14:paraId="0929E465" w14:textId="77777777" w:rsidR="002820A4" w:rsidRPr="002820A4" w:rsidRDefault="002820A4">
            <w:pPr>
              <w:rPr>
                <w:rFonts w:asciiTheme="majorHAnsi" w:eastAsia="Arial" w:hAnsiTheme="majorHAnsi" w:cstheme="majorHAnsi"/>
                <w:color w:val="292A2E"/>
                <w:sz w:val="20"/>
                <w:szCs w:val="20"/>
              </w:rPr>
            </w:pPr>
          </w:p>
          <w:p w14:paraId="4E63C024" w14:textId="16B001F5" w:rsidR="00EA488B" w:rsidRPr="002820A4" w:rsidRDefault="29BF5C4E" w:rsidP="00F30483">
            <w:pPr>
              <w:rPr>
                <w:rFonts w:asciiTheme="majorHAnsi" w:eastAsia="Arial" w:hAnsiTheme="majorHAnsi" w:cstheme="majorHAnsi"/>
                <w:color w:val="292A2E"/>
                <w:sz w:val="20"/>
                <w:szCs w:val="20"/>
              </w:rPr>
            </w:pPr>
            <w:r w:rsidRPr="002820A4">
              <w:rPr>
                <w:rFonts w:asciiTheme="majorHAnsi" w:eastAsia="Arial" w:hAnsiTheme="majorHAnsi" w:cstheme="majorHAnsi"/>
                <w:color w:val="292A2E"/>
                <w:sz w:val="20"/>
                <w:szCs w:val="20"/>
              </w:rPr>
              <w:t>MCAR is the opportunity to centralise and harmonise over 750 customer attributes into a single intelligence layer, enabling personalised 1-to-1 comms, real-time event-driven triggers, and future AI/agentic capabilities — while improving operational reliability and reducing team dependencies.</w:t>
            </w:r>
          </w:p>
        </w:tc>
      </w:tr>
    </w:tbl>
    <w:p w14:paraId="57A3D975" w14:textId="77777777" w:rsidR="00234127" w:rsidRPr="004725B5" w:rsidRDefault="00234127" w:rsidP="00947C30"/>
    <w:p w14:paraId="5ABA9C4F" w14:textId="13B82752" w:rsidR="00947C30" w:rsidRPr="004725B5" w:rsidRDefault="00A10140" w:rsidP="00043E2A">
      <w:pPr>
        <w:pStyle w:val="Heading1"/>
        <w:numPr>
          <w:ilvl w:val="0"/>
          <w:numId w:val="19"/>
        </w:numPr>
        <w:spacing w:before="240"/>
        <w:ind w:left="357" w:hanging="357"/>
        <w:rPr>
          <w:rFonts w:ascii="Calibri" w:hAnsi="Calibri" w:cs="Calibri"/>
          <w:color w:val="000000" w:themeColor="text1"/>
        </w:rPr>
      </w:pPr>
      <w:r w:rsidRPr="004725B5">
        <w:rPr>
          <w:rFonts w:ascii="Calibri" w:hAnsi="Calibri" w:cs="Calibri"/>
          <w:color w:val="000000" w:themeColor="text1"/>
        </w:rPr>
        <w:lastRenderedPageBreak/>
        <w:t>What must change</w:t>
      </w:r>
      <w:r w:rsidR="00CD2EAB" w:rsidRPr="004725B5">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46A7A" w:rsidRPr="004725B5" w14:paraId="1590528D" w14:textId="77777777" w:rsidTr="1DC80195">
        <w:trPr>
          <w:trHeight w:val="475"/>
        </w:trPr>
        <w:tc>
          <w:tcPr>
            <w:tcW w:w="2853" w:type="dxa"/>
          </w:tcPr>
          <w:p w14:paraId="5FF1D809" w14:textId="53751CE8" w:rsidR="0042537F" w:rsidRPr="004725B5" w:rsidRDefault="00760585" w:rsidP="0042537F">
            <w:pPr>
              <w:rPr>
                <w:rFonts w:ascii="Calibri" w:hAnsi="Calibri" w:cs="Calibri"/>
                <w:b/>
                <w:bCs/>
                <w:sz w:val="20"/>
                <w:szCs w:val="20"/>
              </w:rPr>
            </w:pPr>
            <w:r w:rsidRPr="004725B5">
              <w:rPr>
                <w:rFonts w:ascii="Calibri" w:hAnsi="Calibri" w:cs="Calibri"/>
                <w:b/>
                <w:bCs/>
                <w:sz w:val="20"/>
                <w:szCs w:val="20"/>
              </w:rPr>
              <w:t>One line vision summary</w:t>
            </w:r>
          </w:p>
        </w:tc>
        <w:tc>
          <w:tcPr>
            <w:tcW w:w="6044" w:type="dxa"/>
          </w:tcPr>
          <w:p w14:paraId="5BF9B48C" w14:textId="3870710C" w:rsidR="00062AF3" w:rsidRPr="004725B5" w:rsidRDefault="2EABCFE0" w:rsidP="0042537F">
            <w:pPr>
              <w:rPr>
                <w:rFonts w:ascii="Calibri" w:hAnsi="Calibri" w:cs="Calibri"/>
                <w:sz w:val="20"/>
                <w:szCs w:val="20"/>
              </w:rPr>
            </w:pPr>
            <w:r w:rsidRPr="004725B5">
              <w:rPr>
                <w:rFonts w:ascii="Calibri" w:hAnsi="Calibri" w:cs="Calibri"/>
                <w:sz w:val="20"/>
                <w:szCs w:val="20"/>
              </w:rPr>
              <w:t>Marketing Customer Analytical Record (MCAR) and automated pipelines to establish a comprehensive, unified customer data foundation</w:t>
            </w:r>
            <w:r w:rsidR="78D3350D" w:rsidRPr="004725B5">
              <w:rPr>
                <w:rFonts w:ascii="Calibri" w:hAnsi="Calibri" w:cs="Calibri"/>
                <w:sz w:val="20"/>
                <w:szCs w:val="20"/>
              </w:rPr>
              <w:t>, driving VMO2 marketing transformation.</w:t>
            </w:r>
          </w:p>
        </w:tc>
      </w:tr>
      <w:tr w:rsidR="00446A7A" w:rsidRPr="004725B5" w14:paraId="34CD2315" w14:textId="77777777" w:rsidTr="1DC80195">
        <w:tc>
          <w:tcPr>
            <w:tcW w:w="2853" w:type="dxa"/>
          </w:tcPr>
          <w:p w14:paraId="1BE7A368" w14:textId="4DC67D11" w:rsidR="00755DB4" w:rsidRPr="004725B5" w:rsidRDefault="00755DB4" w:rsidP="0042537F">
            <w:pPr>
              <w:rPr>
                <w:rFonts w:ascii="Calibri" w:hAnsi="Calibri" w:cs="Calibri"/>
                <w:b/>
                <w:bCs/>
                <w:sz w:val="20"/>
                <w:szCs w:val="20"/>
              </w:rPr>
            </w:pPr>
            <w:r w:rsidRPr="004725B5">
              <w:rPr>
                <w:rFonts w:ascii="Calibri" w:hAnsi="Calibri" w:cs="Calibri"/>
                <w:b/>
                <w:bCs/>
                <w:sz w:val="20"/>
                <w:szCs w:val="20"/>
              </w:rPr>
              <w:t>How does this differ from the current state?</w:t>
            </w:r>
          </w:p>
        </w:tc>
        <w:tc>
          <w:tcPr>
            <w:tcW w:w="6044" w:type="dxa"/>
          </w:tcPr>
          <w:p w14:paraId="55CD723E" w14:textId="77777777" w:rsidR="002171B5" w:rsidRPr="002323BB" w:rsidRDefault="1418DD9E" w:rsidP="00F13A1B">
            <w:pPr>
              <w:rPr>
                <w:rFonts w:asciiTheme="majorHAnsi" w:eastAsiaTheme="majorEastAsia" w:hAnsiTheme="majorHAnsi" w:cstheme="majorBidi"/>
                <w:color w:val="000000" w:themeColor="text1"/>
                <w:sz w:val="20"/>
                <w:szCs w:val="20"/>
              </w:rPr>
            </w:pPr>
            <w:r w:rsidRPr="002323BB">
              <w:rPr>
                <w:rFonts w:asciiTheme="majorHAnsi" w:eastAsiaTheme="majorEastAsia" w:hAnsiTheme="majorHAnsi" w:cstheme="majorBidi"/>
                <w:color w:val="000000" w:themeColor="text1"/>
                <w:sz w:val="20"/>
                <w:szCs w:val="20"/>
              </w:rPr>
              <w:t>T</w:t>
            </w:r>
            <w:r w:rsidR="05AF0F0C" w:rsidRPr="002323BB">
              <w:rPr>
                <w:rFonts w:asciiTheme="majorHAnsi" w:eastAsiaTheme="majorEastAsia" w:hAnsiTheme="majorHAnsi" w:cstheme="majorBidi"/>
                <w:color w:val="000000" w:themeColor="text1"/>
                <w:sz w:val="20"/>
                <w:szCs w:val="20"/>
              </w:rPr>
              <w:t xml:space="preserve">he current state relies on fragmented legacy systems (ICOMS, </w:t>
            </w:r>
            <w:proofErr w:type="spellStart"/>
            <w:r w:rsidR="05AF0F0C" w:rsidRPr="002323BB">
              <w:rPr>
                <w:rFonts w:asciiTheme="majorHAnsi" w:eastAsiaTheme="majorEastAsia" w:hAnsiTheme="majorHAnsi" w:cstheme="majorBidi"/>
                <w:color w:val="000000" w:themeColor="text1"/>
                <w:sz w:val="20"/>
                <w:szCs w:val="20"/>
              </w:rPr>
              <w:t>Netcracker</w:t>
            </w:r>
            <w:proofErr w:type="spellEnd"/>
            <w:r w:rsidR="05AF0F0C" w:rsidRPr="002323BB">
              <w:rPr>
                <w:rFonts w:asciiTheme="majorHAnsi" w:eastAsiaTheme="majorEastAsia" w:hAnsiTheme="majorHAnsi" w:cstheme="majorBidi"/>
                <w:color w:val="000000" w:themeColor="text1"/>
                <w:sz w:val="20"/>
                <w:szCs w:val="20"/>
              </w:rPr>
              <w:t xml:space="preserve">, and old Pega tables) and fragile, manual batch processes—like DBT (Data Build Tool) audiences that poll every five minutes—which frequently cause data mismatches and "wrong comms". It relies on a reactive, "campaign-first" approach where data engineers must manually build disposable, one-off traits for every new marketing brief. </w:t>
            </w:r>
          </w:p>
          <w:p w14:paraId="18A32C47" w14:textId="77777777" w:rsidR="002171B5" w:rsidRPr="002323BB" w:rsidRDefault="002171B5" w:rsidP="00F13A1B">
            <w:pPr>
              <w:rPr>
                <w:rFonts w:asciiTheme="majorHAnsi" w:eastAsiaTheme="majorEastAsia" w:hAnsiTheme="majorHAnsi" w:cstheme="majorBidi"/>
                <w:color w:val="000000" w:themeColor="text1"/>
                <w:sz w:val="20"/>
                <w:szCs w:val="20"/>
              </w:rPr>
            </w:pPr>
          </w:p>
          <w:p w14:paraId="20749D8E" w14:textId="43386C3F" w:rsidR="00D15437" w:rsidRPr="002323BB" w:rsidRDefault="05AF0F0C" w:rsidP="00F13A1B">
            <w:pPr>
              <w:rPr>
                <w:rFonts w:asciiTheme="majorHAnsi" w:eastAsiaTheme="majorEastAsia" w:hAnsiTheme="majorHAnsi" w:cstheme="majorBidi"/>
                <w:color w:val="000000" w:themeColor="text1"/>
                <w:sz w:val="20"/>
                <w:szCs w:val="20"/>
              </w:rPr>
            </w:pPr>
            <w:r w:rsidRPr="002323BB">
              <w:rPr>
                <w:rFonts w:asciiTheme="majorHAnsi" w:eastAsiaTheme="majorEastAsia" w:hAnsiTheme="majorHAnsi" w:cstheme="majorBidi"/>
                <w:color w:val="000000" w:themeColor="text1"/>
                <w:sz w:val="20"/>
                <w:szCs w:val="20"/>
              </w:rPr>
              <w:t>The future state introduces a "customer-first" event-driven Pub/Sub pipeline and a centrali</w:t>
            </w:r>
            <w:r w:rsidR="00C67182" w:rsidRPr="002323BB">
              <w:rPr>
                <w:rFonts w:asciiTheme="majorHAnsi" w:eastAsiaTheme="majorEastAsia" w:hAnsiTheme="majorHAnsi" w:cstheme="majorBidi"/>
                <w:color w:val="000000" w:themeColor="text1"/>
                <w:sz w:val="20"/>
                <w:szCs w:val="20"/>
              </w:rPr>
              <w:t>s</w:t>
            </w:r>
            <w:r w:rsidRPr="002323BB">
              <w:rPr>
                <w:rFonts w:asciiTheme="majorHAnsi" w:eastAsiaTheme="majorEastAsia" w:hAnsiTheme="majorHAnsi" w:cstheme="majorBidi"/>
                <w:color w:val="000000" w:themeColor="text1"/>
                <w:sz w:val="20"/>
                <w:szCs w:val="20"/>
              </w:rPr>
              <w:t xml:space="preserve">ed, </w:t>
            </w:r>
            <w:proofErr w:type="spellStart"/>
            <w:r w:rsidRPr="002323BB">
              <w:rPr>
                <w:rFonts w:asciiTheme="majorHAnsi" w:eastAsiaTheme="majorEastAsia" w:hAnsiTheme="majorHAnsi" w:cstheme="majorBidi"/>
                <w:color w:val="000000" w:themeColor="text1"/>
                <w:sz w:val="20"/>
                <w:szCs w:val="20"/>
              </w:rPr>
              <w:t>denormal</w:t>
            </w:r>
            <w:r w:rsidR="00BE70F7" w:rsidRPr="002323BB">
              <w:rPr>
                <w:rFonts w:asciiTheme="majorHAnsi" w:eastAsiaTheme="majorEastAsia" w:hAnsiTheme="majorHAnsi" w:cstheme="majorBidi"/>
                <w:color w:val="000000" w:themeColor="text1"/>
                <w:sz w:val="20"/>
                <w:szCs w:val="20"/>
              </w:rPr>
              <w:t>is</w:t>
            </w:r>
            <w:r w:rsidRPr="002323BB">
              <w:rPr>
                <w:rFonts w:asciiTheme="majorHAnsi" w:eastAsiaTheme="majorEastAsia" w:hAnsiTheme="majorHAnsi" w:cstheme="majorBidi"/>
                <w:color w:val="000000" w:themeColor="text1"/>
                <w:sz w:val="20"/>
                <w:szCs w:val="20"/>
              </w:rPr>
              <w:t>ed</w:t>
            </w:r>
            <w:proofErr w:type="spellEnd"/>
            <w:r w:rsidRPr="002323BB">
              <w:rPr>
                <w:rFonts w:asciiTheme="majorHAnsi" w:eastAsiaTheme="majorEastAsia" w:hAnsiTheme="majorHAnsi" w:cstheme="majorBidi"/>
                <w:color w:val="000000" w:themeColor="text1"/>
                <w:sz w:val="20"/>
                <w:szCs w:val="20"/>
              </w:rPr>
              <w:t xml:space="preserve"> Master Attribute Record on GCP, eliminating manual data extracts and enabling flexible self-service discovery.</w:t>
            </w:r>
          </w:p>
        </w:tc>
      </w:tr>
      <w:tr w:rsidR="00446A7A" w:rsidRPr="004725B5" w14:paraId="7FAB450C" w14:textId="77777777" w:rsidTr="1DC80195">
        <w:trPr>
          <w:cantSplit/>
        </w:trPr>
        <w:tc>
          <w:tcPr>
            <w:tcW w:w="2853" w:type="dxa"/>
          </w:tcPr>
          <w:p w14:paraId="5CBBB015" w14:textId="0E15EB25"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 xml:space="preserve">What will success look like for your primary beneficiary </w:t>
            </w:r>
          </w:p>
        </w:tc>
        <w:tc>
          <w:tcPr>
            <w:tcW w:w="6044" w:type="dxa"/>
          </w:tcPr>
          <w:p w14:paraId="275EECB3" w14:textId="01F42826" w:rsidR="00B546AF" w:rsidRPr="002323BB" w:rsidRDefault="24CB1491" w:rsidP="5CE74C22">
            <w:pPr>
              <w:rPr>
                <w:rFonts w:ascii="Calibri" w:eastAsia="Calibri" w:hAnsi="Calibri" w:cs="Calibri"/>
                <w:color w:val="000000" w:themeColor="text1"/>
                <w:sz w:val="20"/>
                <w:szCs w:val="20"/>
              </w:rPr>
            </w:pPr>
            <w:r w:rsidRPr="002323BB">
              <w:rPr>
                <w:rFonts w:ascii="Calibri" w:eastAsia="Calibri" w:hAnsi="Calibri" w:cs="Calibri"/>
                <w:color w:val="000000" w:themeColor="text1"/>
                <w:sz w:val="20"/>
                <w:szCs w:val="20"/>
              </w:rPr>
              <w:t>For the Marketing and Comms teams, success means eliminating the risk of "apology campaigns" and regulatory fines caused by inaccurate or delayed data. It also means achieving self-service capability, allowing non-technical product owners to instantly discover, size, and utili</w:t>
            </w:r>
            <w:r w:rsidR="004035D8" w:rsidRPr="002323BB">
              <w:rPr>
                <w:rFonts w:ascii="Calibri" w:eastAsia="Calibri" w:hAnsi="Calibri" w:cs="Calibri"/>
                <w:color w:val="000000" w:themeColor="text1"/>
                <w:sz w:val="20"/>
                <w:szCs w:val="20"/>
              </w:rPr>
              <w:t>s</w:t>
            </w:r>
            <w:r w:rsidRPr="002323BB">
              <w:rPr>
                <w:rFonts w:ascii="Calibri" w:eastAsia="Calibri" w:hAnsi="Calibri" w:cs="Calibri"/>
                <w:color w:val="000000" w:themeColor="text1"/>
                <w:sz w:val="20"/>
                <w:szCs w:val="20"/>
              </w:rPr>
              <w:t xml:space="preserve">e audience data (scaling up to </w:t>
            </w:r>
            <w:r w:rsidR="002323BB" w:rsidRPr="002323BB">
              <w:rPr>
                <w:rFonts w:ascii="Calibri" w:eastAsia="Calibri" w:hAnsi="Calibri" w:cs="Calibri"/>
                <w:color w:val="000000" w:themeColor="text1"/>
                <w:sz w:val="20"/>
                <w:szCs w:val="20"/>
              </w:rPr>
              <w:t>5</w:t>
            </w:r>
            <w:r w:rsidRPr="002323BB">
              <w:rPr>
                <w:rFonts w:ascii="Calibri" w:eastAsia="Calibri" w:hAnsi="Calibri" w:cs="Calibri"/>
                <w:color w:val="000000" w:themeColor="text1"/>
                <w:sz w:val="20"/>
                <w:szCs w:val="20"/>
              </w:rPr>
              <w:t xml:space="preserve">50+ master attributes) without </w:t>
            </w:r>
            <w:r w:rsidR="007632B7" w:rsidRPr="002323BB">
              <w:rPr>
                <w:rFonts w:ascii="Calibri" w:eastAsia="Calibri" w:hAnsi="Calibri" w:cs="Calibri"/>
                <w:color w:val="000000" w:themeColor="text1"/>
                <w:sz w:val="20"/>
                <w:szCs w:val="20"/>
              </w:rPr>
              <w:t>hard dependencies</w:t>
            </w:r>
            <w:r w:rsidRPr="002323BB">
              <w:rPr>
                <w:rFonts w:ascii="Calibri" w:eastAsia="Calibri" w:hAnsi="Calibri" w:cs="Calibri"/>
                <w:color w:val="000000" w:themeColor="text1"/>
                <w:sz w:val="20"/>
                <w:szCs w:val="20"/>
              </w:rPr>
              <w:t xml:space="preserve"> on Data </w:t>
            </w:r>
            <w:r w:rsidR="006B5306" w:rsidRPr="002323BB">
              <w:rPr>
                <w:rFonts w:ascii="Calibri" w:eastAsia="Calibri" w:hAnsi="Calibri" w:cs="Calibri"/>
                <w:color w:val="000000" w:themeColor="text1"/>
                <w:sz w:val="20"/>
                <w:szCs w:val="20"/>
              </w:rPr>
              <w:t>Team</w:t>
            </w:r>
            <w:r w:rsidR="00492A06" w:rsidRPr="002323BB">
              <w:rPr>
                <w:rFonts w:ascii="Calibri" w:eastAsia="Calibri" w:hAnsi="Calibri" w:cs="Calibri"/>
                <w:color w:val="000000" w:themeColor="text1"/>
                <w:sz w:val="20"/>
                <w:szCs w:val="20"/>
              </w:rPr>
              <w:t xml:space="preserve"> </w:t>
            </w:r>
            <w:r w:rsidRPr="002323BB">
              <w:rPr>
                <w:rFonts w:ascii="Calibri" w:eastAsia="Calibri" w:hAnsi="Calibri" w:cs="Calibri"/>
                <w:color w:val="000000" w:themeColor="text1"/>
                <w:sz w:val="20"/>
                <w:szCs w:val="20"/>
              </w:rPr>
              <w:t>sprint cycles.</w:t>
            </w:r>
          </w:p>
        </w:tc>
      </w:tr>
      <w:tr w:rsidR="00446A7A" w:rsidRPr="004725B5" w14:paraId="07D945A4" w14:textId="77777777" w:rsidTr="1DC80195">
        <w:trPr>
          <w:cantSplit/>
        </w:trPr>
        <w:tc>
          <w:tcPr>
            <w:tcW w:w="2853" w:type="dxa"/>
          </w:tcPr>
          <w:p w14:paraId="6B33198B" w14:textId="5DA5FAED"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 xml:space="preserve">Are there any journeys, workflow, or screen </w:t>
            </w:r>
            <w:proofErr w:type="spellStart"/>
            <w:r w:rsidRPr="004725B5">
              <w:rPr>
                <w:rFonts w:ascii="Calibri" w:hAnsi="Calibri" w:cs="Calibri"/>
                <w:b/>
                <w:bCs/>
                <w:sz w:val="20"/>
                <w:szCs w:val="20"/>
              </w:rPr>
              <w:t>mockups</w:t>
            </w:r>
            <w:proofErr w:type="spellEnd"/>
            <w:r w:rsidRPr="004725B5">
              <w:rPr>
                <w:rFonts w:ascii="Calibri" w:hAnsi="Calibri" w:cs="Calibri"/>
                <w:b/>
                <w:bCs/>
                <w:sz w:val="20"/>
                <w:szCs w:val="20"/>
              </w:rPr>
              <w:t xml:space="preserve"> that illustrate or support this requirement? </w:t>
            </w:r>
          </w:p>
        </w:tc>
        <w:tc>
          <w:tcPr>
            <w:tcW w:w="6044" w:type="dxa"/>
          </w:tcPr>
          <w:p w14:paraId="2267EC19" w14:textId="06E5A5D9" w:rsidR="00B546AF" w:rsidRPr="004725B5" w:rsidRDefault="00B4085C" w:rsidP="00B546AF">
            <w:pPr>
              <w:rPr>
                <w:rFonts w:ascii="Calibri" w:hAnsi="Calibri" w:cs="Calibri"/>
                <w:i/>
                <w:iCs/>
                <w:color w:val="000000" w:themeColor="text1"/>
                <w:sz w:val="20"/>
                <w:szCs w:val="20"/>
              </w:rPr>
            </w:pPr>
            <w:r w:rsidRPr="004725B5">
              <w:rPr>
                <w:rFonts w:ascii="Calibri" w:hAnsi="Calibri" w:cs="Calibri"/>
                <w:color w:val="000000" w:themeColor="text1"/>
                <w:sz w:val="20"/>
                <w:szCs w:val="20"/>
              </w:rPr>
              <w:t>To be defined within discovery</w:t>
            </w:r>
          </w:p>
        </w:tc>
      </w:tr>
      <w:tr w:rsidR="00446A7A" w:rsidRPr="004725B5" w14:paraId="5823209A" w14:textId="77777777" w:rsidTr="1DC80195">
        <w:trPr>
          <w:cantSplit/>
        </w:trPr>
        <w:tc>
          <w:tcPr>
            <w:tcW w:w="2853" w:type="dxa"/>
          </w:tcPr>
          <w:p w14:paraId="218B60E6" w14:textId="08D87BDC"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 xml:space="preserve">What constraints or non-negotiables must the future solution </w:t>
            </w:r>
            <w:bookmarkStart w:id="0" w:name="_Int_Y3ZMFUy4"/>
            <w:r w:rsidRPr="004725B5">
              <w:rPr>
                <w:rFonts w:ascii="Calibri" w:hAnsi="Calibri" w:cs="Calibri"/>
                <w:b/>
                <w:bCs/>
                <w:sz w:val="20"/>
                <w:szCs w:val="20"/>
              </w:rPr>
              <w:t>respect</w:t>
            </w:r>
            <w:bookmarkEnd w:id="0"/>
            <w:r w:rsidRPr="004725B5">
              <w:rPr>
                <w:rFonts w:ascii="Calibri" w:hAnsi="Calibri" w:cs="Calibri"/>
                <w:b/>
                <w:bCs/>
                <w:sz w:val="20"/>
                <w:szCs w:val="20"/>
              </w:rPr>
              <w:t>?</w:t>
            </w:r>
          </w:p>
        </w:tc>
        <w:tc>
          <w:tcPr>
            <w:tcW w:w="6044" w:type="dxa"/>
          </w:tcPr>
          <w:p w14:paraId="301656B4" w14:textId="77777777" w:rsidR="00D83FED" w:rsidRDefault="00F13A1B" w:rsidP="00B546AF">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A strict architectural constraint is that all integration between external suppliers (e.g., </w:t>
            </w:r>
            <w:proofErr w:type="spellStart"/>
            <w:r w:rsidRPr="004725B5">
              <w:rPr>
                <w:rFonts w:ascii="Calibri" w:hAnsi="Calibri" w:cs="Calibri"/>
                <w:color w:val="000000" w:themeColor="text1"/>
                <w:sz w:val="20"/>
                <w:szCs w:val="20"/>
              </w:rPr>
              <w:t>Netcracker</w:t>
            </w:r>
            <w:proofErr w:type="spellEnd"/>
            <w:r w:rsidRPr="004725B5">
              <w:rPr>
                <w:rFonts w:ascii="Calibri" w:hAnsi="Calibri" w:cs="Calibri"/>
                <w:color w:val="000000" w:themeColor="text1"/>
                <w:sz w:val="20"/>
                <w:szCs w:val="20"/>
              </w:rPr>
              <w:t xml:space="preserve"> to Braze or </w:t>
            </w:r>
            <w:proofErr w:type="spellStart"/>
            <w:r w:rsidRPr="004725B5">
              <w:rPr>
                <w:rFonts w:ascii="Calibri" w:hAnsi="Calibri" w:cs="Calibri"/>
                <w:color w:val="000000" w:themeColor="text1"/>
                <w:sz w:val="20"/>
                <w:szCs w:val="20"/>
              </w:rPr>
              <w:t>Zeotap</w:t>
            </w:r>
            <w:proofErr w:type="spellEnd"/>
            <w:r w:rsidRPr="004725B5">
              <w:rPr>
                <w:rFonts w:ascii="Calibri" w:hAnsi="Calibri" w:cs="Calibri"/>
                <w:color w:val="000000" w:themeColor="text1"/>
                <w:sz w:val="20"/>
                <w:szCs w:val="20"/>
              </w:rPr>
              <w:t xml:space="preserve">) must flow centrally through GCP to prevent vendor lock-in and govern a single source of truth. </w:t>
            </w:r>
          </w:p>
          <w:p w14:paraId="1F986BF9" w14:textId="77777777" w:rsidR="00CF04F4" w:rsidRDefault="00CF04F4" w:rsidP="00B546AF">
            <w:pPr>
              <w:rPr>
                <w:rFonts w:ascii="Calibri" w:hAnsi="Calibri" w:cs="Calibri"/>
                <w:color w:val="000000" w:themeColor="text1"/>
                <w:sz w:val="20"/>
                <w:szCs w:val="20"/>
              </w:rPr>
            </w:pPr>
          </w:p>
          <w:p w14:paraId="7B110CC0" w14:textId="5F573843" w:rsidR="00B546AF" w:rsidRPr="004725B5" w:rsidRDefault="00F13A1B" w:rsidP="00B546AF">
            <w:pPr>
              <w:rPr>
                <w:rFonts w:ascii="Calibri" w:hAnsi="Calibri" w:cs="Calibri"/>
                <w:color w:val="000000" w:themeColor="text1"/>
                <w:sz w:val="20"/>
                <w:szCs w:val="20"/>
              </w:rPr>
            </w:pPr>
            <w:r w:rsidRPr="004725B5">
              <w:rPr>
                <w:rFonts w:ascii="Calibri" w:hAnsi="Calibri" w:cs="Calibri"/>
                <w:color w:val="000000" w:themeColor="text1"/>
                <w:sz w:val="20"/>
                <w:szCs w:val="20"/>
              </w:rPr>
              <w:t>The solution must strictly adhere to GDPR/PII compliance, meaning no VMO2 data, code, or documentation can be stored or shared outside of VMO2-controlled environments and VMO2-issued devices. Furthermore, the architecture must not impact or alter any underlying operational or billing systems.</w:t>
            </w:r>
          </w:p>
        </w:tc>
      </w:tr>
      <w:tr w:rsidR="00446A7A" w:rsidRPr="004725B5" w14:paraId="74F8534D" w14:textId="77777777" w:rsidTr="1DC80195">
        <w:trPr>
          <w:cantSplit/>
        </w:trPr>
        <w:tc>
          <w:tcPr>
            <w:tcW w:w="2853" w:type="dxa"/>
          </w:tcPr>
          <w:p w14:paraId="09963508" w14:textId="2CF9B062"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Is there anything explicitly out of scope?</w:t>
            </w:r>
          </w:p>
        </w:tc>
        <w:tc>
          <w:tcPr>
            <w:tcW w:w="6044" w:type="dxa"/>
          </w:tcPr>
          <w:p w14:paraId="627D1E17" w14:textId="21F3086D" w:rsidR="00B546AF" w:rsidRPr="004725B5" w:rsidRDefault="00D44AFE" w:rsidP="00B546AF">
            <w:pPr>
              <w:rPr>
                <w:rFonts w:ascii="Calibri" w:hAnsi="Calibri" w:cs="Calibri"/>
                <w:color w:val="FF0000"/>
                <w:sz w:val="20"/>
                <w:szCs w:val="20"/>
              </w:rPr>
            </w:pPr>
            <w:r w:rsidRPr="004725B5">
              <w:rPr>
                <w:rFonts w:ascii="Calibri" w:hAnsi="Calibri" w:cs="Calibri"/>
                <w:color w:val="000000" w:themeColor="text1"/>
                <w:sz w:val="20"/>
                <w:szCs w:val="20"/>
              </w:rPr>
              <w:t>Yes. MCAR is not an enterprise-wide Single Customer View (SCV); it is explicitly focused only on Marketing and Customer service data. Additionally, Digital Voice Migration (DVO/DVSOT) switch-off communications are explicitly ruled out of the general pipeline migration due to their own highly specific £23M regulatory risk profile. End of Contract and Best Tariff notifications (ECN/ABTN) for O2 business customers are also explicitly out of scope.</w:t>
            </w:r>
          </w:p>
        </w:tc>
      </w:tr>
      <w:tr w:rsidR="00446A7A" w:rsidRPr="004725B5" w14:paraId="1E99D756" w14:textId="77777777" w:rsidTr="1DC80195">
        <w:trPr>
          <w:cantSplit/>
        </w:trPr>
        <w:tc>
          <w:tcPr>
            <w:tcW w:w="2853" w:type="dxa"/>
          </w:tcPr>
          <w:p w14:paraId="13EFF614" w14:textId="1F781FAE"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When do you want this to go live?</w:t>
            </w:r>
          </w:p>
        </w:tc>
        <w:tc>
          <w:tcPr>
            <w:tcW w:w="6044" w:type="dxa"/>
          </w:tcPr>
          <w:p w14:paraId="10357D40" w14:textId="3D402AA6" w:rsidR="009F1F0B" w:rsidRDefault="009F1F0B" w:rsidP="009F1F0B">
            <w:pPr>
              <w:rPr>
                <w:rFonts w:ascii="Calibri" w:hAnsi="Calibri" w:cs="Calibri"/>
                <w:sz w:val="20"/>
                <w:szCs w:val="20"/>
              </w:rPr>
            </w:pPr>
            <w:r w:rsidRPr="004725B5">
              <w:rPr>
                <w:rFonts w:ascii="Calibri" w:hAnsi="Calibri" w:cs="Calibri"/>
                <w:sz w:val="20"/>
                <w:szCs w:val="20"/>
              </w:rPr>
              <w:t>The project utili</w:t>
            </w:r>
            <w:r w:rsidR="00A06216">
              <w:rPr>
                <w:rFonts w:ascii="Calibri" w:hAnsi="Calibri" w:cs="Calibri"/>
                <w:sz w:val="20"/>
                <w:szCs w:val="20"/>
              </w:rPr>
              <w:t>s</w:t>
            </w:r>
            <w:r w:rsidRPr="004725B5">
              <w:rPr>
                <w:rFonts w:ascii="Calibri" w:hAnsi="Calibri" w:cs="Calibri"/>
                <w:sz w:val="20"/>
                <w:szCs w:val="20"/>
              </w:rPr>
              <w:t>es a phased delivery model:</w:t>
            </w:r>
          </w:p>
          <w:p w14:paraId="3F128F37" w14:textId="77777777" w:rsidR="00C34D5A" w:rsidRPr="004725B5" w:rsidRDefault="00C34D5A" w:rsidP="009F1F0B">
            <w:pPr>
              <w:rPr>
                <w:rFonts w:ascii="Calibri" w:hAnsi="Calibri" w:cs="Calibri"/>
                <w:sz w:val="20"/>
                <w:szCs w:val="20"/>
              </w:rPr>
            </w:pPr>
          </w:p>
          <w:p w14:paraId="6F12CC60" w14:textId="26125532" w:rsidR="009F1F0B" w:rsidRDefault="009F1F0B" w:rsidP="00C34D5A">
            <w:pPr>
              <w:pStyle w:val="ListParagraph"/>
              <w:numPr>
                <w:ilvl w:val="0"/>
                <w:numId w:val="53"/>
              </w:numPr>
              <w:rPr>
                <w:rFonts w:ascii="Calibri" w:hAnsi="Calibri" w:cs="Calibri"/>
                <w:sz w:val="20"/>
                <w:szCs w:val="20"/>
              </w:rPr>
            </w:pPr>
            <w:r w:rsidRPr="00707EB5">
              <w:rPr>
                <w:rFonts w:ascii="Calibri" w:hAnsi="Calibri" w:cs="Calibri"/>
                <w:sz w:val="20"/>
                <w:szCs w:val="20"/>
              </w:rPr>
              <w:t xml:space="preserve">Workstream 1 (Critical Service Comms pipelines like EOCN, ABTN, and Price Rise) is targeted to go live by </w:t>
            </w:r>
            <w:proofErr w:type="gramStart"/>
            <w:r w:rsidR="00DC573B">
              <w:rPr>
                <w:rFonts w:ascii="Calibri" w:hAnsi="Calibri" w:cs="Calibri"/>
                <w:sz w:val="20"/>
                <w:szCs w:val="20"/>
              </w:rPr>
              <w:t>August</w:t>
            </w:r>
            <w:r w:rsidRPr="00707EB5">
              <w:rPr>
                <w:rFonts w:ascii="Calibri" w:hAnsi="Calibri" w:cs="Calibri"/>
                <w:sz w:val="20"/>
                <w:szCs w:val="20"/>
              </w:rPr>
              <w:t>,</w:t>
            </w:r>
            <w:proofErr w:type="gramEnd"/>
            <w:r w:rsidRPr="00707EB5">
              <w:rPr>
                <w:rFonts w:ascii="Calibri" w:hAnsi="Calibri" w:cs="Calibri"/>
                <w:sz w:val="20"/>
                <w:szCs w:val="20"/>
              </w:rPr>
              <w:t xml:space="preserve"> 2026.</w:t>
            </w:r>
          </w:p>
          <w:p w14:paraId="7A567148" w14:textId="77777777" w:rsidR="00C34D5A" w:rsidRPr="002323BB" w:rsidRDefault="00C34D5A" w:rsidP="00C34D5A">
            <w:pPr>
              <w:rPr>
                <w:rFonts w:ascii="Calibri" w:hAnsi="Calibri" w:cs="Calibri"/>
                <w:sz w:val="20"/>
                <w:szCs w:val="20"/>
              </w:rPr>
            </w:pPr>
          </w:p>
          <w:p w14:paraId="77C012B0" w14:textId="11BA1955" w:rsidR="00B546AF" w:rsidRPr="00707EB5" w:rsidRDefault="009F1F0B" w:rsidP="00CE0A57">
            <w:pPr>
              <w:pStyle w:val="ListParagraph"/>
              <w:numPr>
                <w:ilvl w:val="0"/>
                <w:numId w:val="53"/>
              </w:numPr>
              <w:rPr>
                <w:rFonts w:ascii="Calibri" w:hAnsi="Calibri" w:cs="Calibri"/>
                <w:sz w:val="20"/>
                <w:szCs w:val="20"/>
              </w:rPr>
            </w:pPr>
            <w:r w:rsidRPr="00707EB5">
              <w:rPr>
                <w:rFonts w:ascii="Calibri" w:hAnsi="Calibri" w:cs="Calibri"/>
                <w:sz w:val="20"/>
                <w:szCs w:val="20"/>
              </w:rPr>
              <w:t xml:space="preserve">Workstream 2 (The full MCAR Attribute Model, Pega retirement, and Volt cross-sell) is targeted to go live by </w:t>
            </w:r>
            <w:r w:rsidR="00DC573B">
              <w:rPr>
                <w:rFonts w:ascii="Calibri" w:hAnsi="Calibri" w:cs="Calibri"/>
                <w:sz w:val="20"/>
                <w:szCs w:val="20"/>
              </w:rPr>
              <w:t>November</w:t>
            </w:r>
            <w:r w:rsidRPr="00707EB5">
              <w:rPr>
                <w:rFonts w:ascii="Calibri" w:hAnsi="Calibri" w:cs="Calibri"/>
                <w:sz w:val="20"/>
                <w:szCs w:val="20"/>
              </w:rPr>
              <w:t>, 2026</w:t>
            </w:r>
          </w:p>
        </w:tc>
      </w:tr>
      <w:tr w:rsidR="00446A7A" w:rsidRPr="004725B5" w14:paraId="4B939B2A" w14:textId="77777777" w:rsidTr="1DC80195">
        <w:trPr>
          <w:cantSplit/>
        </w:trPr>
        <w:tc>
          <w:tcPr>
            <w:tcW w:w="2853" w:type="dxa"/>
          </w:tcPr>
          <w:p w14:paraId="0DF2F8F2" w14:textId="546A5234" w:rsidR="00B546AF" w:rsidRPr="004725B5" w:rsidRDefault="00B546AF" w:rsidP="00B546AF">
            <w:pPr>
              <w:rPr>
                <w:rFonts w:ascii="Calibri" w:hAnsi="Calibri" w:cs="Calibri"/>
                <w:sz w:val="20"/>
                <w:szCs w:val="20"/>
              </w:rPr>
            </w:pPr>
            <w:r w:rsidRPr="004725B5">
              <w:rPr>
                <w:rFonts w:ascii="Calibri" w:hAnsi="Calibri" w:cs="Calibri"/>
                <w:b/>
                <w:bCs/>
                <w:sz w:val="20"/>
                <w:szCs w:val="20"/>
              </w:rPr>
              <w:lastRenderedPageBreak/>
              <w:t xml:space="preserve">Why must it happen then? </w:t>
            </w:r>
            <w:r w:rsidRPr="004725B5">
              <w:rPr>
                <w:rFonts w:ascii="Calibri" w:hAnsi="Calibri" w:cs="Calibri"/>
                <w:sz w:val="20"/>
                <w:szCs w:val="20"/>
              </w:rPr>
              <w:t>e.g. Critical drivers for timing.</w:t>
            </w:r>
          </w:p>
          <w:p w14:paraId="4427D410" w14:textId="07CEF79A" w:rsidR="00B546AF" w:rsidRPr="004725B5" w:rsidRDefault="00B546AF" w:rsidP="00B546AF">
            <w:pPr>
              <w:rPr>
                <w:rFonts w:ascii="Calibri" w:hAnsi="Calibri" w:cs="Calibri"/>
                <w:b/>
                <w:bCs/>
                <w:sz w:val="20"/>
                <w:szCs w:val="20"/>
              </w:rPr>
            </w:pPr>
          </w:p>
        </w:tc>
        <w:tc>
          <w:tcPr>
            <w:tcW w:w="6044" w:type="dxa"/>
          </w:tcPr>
          <w:p w14:paraId="6F1C38F4" w14:textId="77777777" w:rsidR="00501008" w:rsidRDefault="00C45821" w:rsidP="003E22E9">
            <w:pPr>
              <w:rPr>
                <w:rFonts w:ascii="Calibri" w:hAnsi="Calibri" w:cs="Calibri"/>
                <w:sz w:val="20"/>
                <w:szCs w:val="20"/>
              </w:rPr>
            </w:pPr>
            <w:r w:rsidRPr="004725B5">
              <w:rPr>
                <w:rFonts w:ascii="Calibri" w:hAnsi="Calibri" w:cs="Calibri"/>
                <w:sz w:val="20"/>
                <w:szCs w:val="20"/>
              </w:rPr>
              <w:t xml:space="preserve">The timeline is heavily driven by regulatory pressure; VMO2 has faced £40M-£50M in Ofcom fines in recent years for failing to accurately send mandatory notifications (like End of Contract and Price Rises). </w:t>
            </w:r>
          </w:p>
          <w:p w14:paraId="7A237A44" w14:textId="77777777" w:rsidR="00501008" w:rsidRDefault="00501008" w:rsidP="003E22E9">
            <w:pPr>
              <w:rPr>
                <w:rFonts w:ascii="Calibri" w:hAnsi="Calibri" w:cs="Calibri"/>
                <w:sz w:val="20"/>
                <w:szCs w:val="20"/>
              </w:rPr>
            </w:pPr>
          </w:p>
          <w:p w14:paraId="46FF4F57" w14:textId="1D239BFA" w:rsidR="00B546AF" w:rsidRPr="004725B5" w:rsidRDefault="00C45821" w:rsidP="003E22E9">
            <w:pPr>
              <w:rPr>
                <w:rFonts w:ascii="Calibri" w:hAnsi="Calibri" w:cs="Calibri"/>
                <w:sz w:val="20"/>
                <w:szCs w:val="20"/>
              </w:rPr>
            </w:pPr>
            <w:r w:rsidRPr="004725B5">
              <w:rPr>
                <w:rFonts w:ascii="Calibri" w:hAnsi="Calibri" w:cs="Calibri"/>
                <w:sz w:val="20"/>
                <w:szCs w:val="20"/>
              </w:rPr>
              <w:t>Furthermore, Virgin Media is migrating all customers from legacy percentage-based plans to "pounds and pence" fixed price plans in September/October 2026; the Price Rise pipeline automation must closely align with this deadline to avoid building technical debt on a soon-to-be-retired billing model.</w:t>
            </w:r>
          </w:p>
        </w:tc>
      </w:tr>
      <w:tr w:rsidR="00446A7A" w:rsidRPr="004725B5" w14:paraId="170EED4F" w14:textId="77777777" w:rsidTr="1DC80195">
        <w:trPr>
          <w:cantSplit/>
        </w:trPr>
        <w:tc>
          <w:tcPr>
            <w:tcW w:w="2853" w:type="dxa"/>
          </w:tcPr>
          <w:p w14:paraId="75FF929B" w14:textId="62C588EE"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 xml:space="preserve">Does this have a value case yet? </w:t>
            </w:r>
            <w:r w:rsidRPr="004725B5">
              <w:rPr>
                <w:rFonts w:ascii="Calibri" w:hAnsi="Calibri" w:cs="Calibri"/>
                <w:i/>
                <w:iCs/>
                <w:sz w:val="20"/>
                <w:szCs w:val="20"/>
              </w:rPr>
              <w:t>e.g. Have you assessed where and how much the value will be derived from this change?</w:t>
            </w:r>
          </w:p>
        </w:tc>
        <w:tc>
          <w:tcPr>
            <w:tcW w:w="6044" w:type="dxa"/>
          </w:tcPr>
          <w:p w14:paraId="18A064B9" w14:textId="77777777" w:rsidR="004C5F61" w:rsidRPr="0023568D" w:rsidRDefault="004C5F61" w:rsidP="004C5F61">
            <w:pPr>
              <w:rPr>
                <w:rFonts w:ascii="Calibri" w:hAnsi="Calibri" w:cs="Calibri"/>
                <w:color w:val="000000" w:themeColor="text1"/>
                <w:sz w:val="20"/>
                <w:szCs w:val="20"/>
              </w:rPr>
            </w:pPr>
            <w:r w:rsidRPr="0023568D">
              <w:rPr>
                <w:rFonts w:ascii="Calibri" w:hAnsi="Calibri" w:cs="Calibri"/>
                <w:color w:val="000000" w:themeColor="text1"/>
                <w:sz w:val="20"/>
                <w:szCs w:val="20"/>
              </w:rPr>
              <w:t>Yes. The value is split into risk mitigation and revenue generation:</w:t>
            </w:r>
          </w:p>
          <w:p w14:paraId="77A63EED" w14:textId="77777777" w:rsidR="004C5F61" w:rsidRPr="0023568D" w:rsidRDefault="004C5F61" w:rsidP="004C5F61">
            <w:pPr>
              <w:rPr>
                <w:rFonts w:ascii="Calibri" w:hAnsi="Calibri" w:cs="Calibri"/>
                <w:color w:val="000000" w:themeColor="text1"/>
                <w:sz w:val="20"/>
                <w:szCs w:val="20"/>
              </w:rPr>
            </w:pPr>
          </w:p>
          <w:p w14:paraId="5C44BBD0" w14:textId="77777777" w:rsidR="0005080E" w:rsidRPr="0023568D" w:rsidRDefault="004C5F61" w:rsidP="004C5F61">
            <w:pPr>
              <w:pStyle w:val="ListParagraph"/>
              <w:numPr>
                <w:ilvl w:val="0"/>
                <w:numId w:val="46"/>
              </w:numPr>
              <w:rPr>
                <w:rFonts w:ascii="Calibri" w:hAnsi="Calibri" w:cs="Calibri"/>
                <w:color w:val="000000" w:themeColor="text1"/>
                <w:sz w:val="20"/>
                <w:szCs w:val="20"/>
              </w:rPr>
            </w:pPr>
            <w:r w:rsidRPr="0023568D">
              <w:rPr>
                <w:rFonts w:ascii="Calibri" w:hAnsi="Calibri" w:cs="Calibri"/>
                <w:color w:val="000000" w:themeColor="text1"/>
                <w:sz w:val="20"/>
                <w:szCs w:val="20"/>
              </w:rPr>
              <w:t>Risk Mitigation: Projections indicate a £17.5M to £66M reduction in financial risk by preventing future regulatory fines.</w:t>
            </w:r>
          </w:p>
          <w:p w14:paraId="68A82E8E" w14:textId="5F9418E9" w:rsidR="00B546AF" w:rsidRPr="004725B5" w:rsidRDefault="004C5F61" w:rsidP="0023568D">
            <w:pPr>
              <w:pStyle w:val="ListParagraph"/>
              <w:numPr>
                <w:ilvl w:val="0"/>
                <w:numId w:val="46"/>
              </w:numPr>
              <w:rPr>
                <w:rFonts w:ascii="Calibri" w:hAnsi="Calibri" w:cs="Calibri"/>
                <w:color w:val="4F81BD" w:themeColor="accent1"/>
                <w:sz w:val="20"/>
                <w:szCs w:val="20"/>
              </w:rPr>
            </w:pPr>
            <w:r w:rsidRPr="0023568D">
              <w:rPr>
                <w:rFonts w:ascii="Calibri" w:hAnsi="Calibri" w:cs="Calibri"/>
                <w:color w:val="000000" w:themeColor="text1"/>
                <w:sz w:val="20"/>
                <w:szCs w:val="20"/>
              </w:rPr>
              <w:t>Revenue Uplift: By improving cross-selling (like Volt convergence propositions) and personali</w:t>
            </w:r>
            <w:r w:rsidR="004346D9" w:rsidRPr="0023568D">
              <w:rPr>
                <w:rFonts w:ascii="Calibri" w:hAnsi="Calibri" w:cs="Calibri"/>
                <w:color w:val="000000" w:themeColor="text1"/>
                <w:sz w:val="20"/>
                <w:szCs w:val="20"/>
              </w:rPr>
              <w:t>s</w:t>
            </w:r>
            <w:r w:rsidRPr="0023568D">
              <w:rPr>
                <w:rFonts w:ascii="Calibri" w:hAnsi="Calibri" w:cs="Calibri"/>
                <w:color w:val="000000" w:themeColor="text1"/>
                <w:sz w:val="20"/>
                <w:szCs w:val="20"/>
              </w:rPr>
              <w:t xml:space="preserve">ation, the business case projects up to £32.2M in incremental consumer revenue by 2027. </w:t>
            </w:r>
          </w:p>
        </w:tc>
      </w:tr>
      <w:tr w:rsidR="00446A7A" w:rsidRPr="004725B5" w14:paraId="46281CBA" w14:textId="77777777" w:rsidTr="1DC80195">
        <w:trPr>
          <w:cantSplit/>
        </w:trPr>
        <w:tc>
          <w:tcPr>
            <w:tcW w:w="2853" w:type="dxa"/>
          </w:tcPr>
          <w:p w14:paraId="6C6AA3F3" w14:textId="07EB9A75"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 xml:space="preserve">Leading indicator (predictor of successful execution). </w:t>
            </w:r>
            <w:r w:rsidRPr="004725B5">
              <w:rPr>
                <w:rFonts w:ascii="Calibri" w:hAnsi="Calibri" w:cs="Calibri"/>
                <w:i/>
                <w:iCs/>
                <w:sz w:val="20"/>
                <w:szCs w:val="20"/>
              </w:rPr>
              <w:t>Suggest (if you know) what metric will measure successful execution of this change.</w:t>
            </w:r>
          </w:p>
        </w:tc>
        <w:tc>
          <w:tcPr>
            <w:tcW w:w="6044" w:type="dxa"/>
          </w:tcPr>
          <w:p w14:paraId="04E2A982" w14:textId="77777777" w:rsidR="0023568D" w:rsidRPr="0023568D" w:rsidRDefault="0023568D" w:rsidP="0023568D">
            <w:pPr>
              <w:rPr>
                <w:rFonts w:ascii="Calibri" w:hAnsi="Calibri" w:cs="Calibri"/>
                <w:color w:val="000000" w:themeColor="text1"/>
                <w:sz w:val="20"/>
                <w:szCs w:val="20"/>
              </w:rPr>
            </w:pPr>
            <w:r w:rsidRPr="0023568D">
              <w:rPr>
                <w:rFonts w:ascii="Calibri" w:hAnsi="Calibri" w:cs="Calibri"/>
                <w:color w:val="000000" w:themeColor="text1"/>
                <w:sz w:val="20"/>
                <w:szCs w:val="20"/>
              </w:rPr>
              <w:t>Pipelines: reduced complaints, reduced regulatory violations</w:t>
            </w:r>
          </w:p>
          <w:p w14:paraId="52208F59" w14:textId="068D859F" w:rsidR="00B546AF" w:rsidRPr="0023568D" w:rsidRDefault="0023568D" w:rsidP="00435B57">
            <w:pPr>
              <w:rPr>
                <w:rFonts w:ascii="Calibri" w:hAnsi="Calibri" w:cs="Calibri"/>
                <w:sz w:val="20"/>
                <w:szCs w:val="20"/>
              </w:rPr>
            </w:pPr>
            <w:r w:rsidRPr="0023568D">
              <w:rPr>
                <w:rFonts w:ascii="Calibri" w:hAnsi="Calibri" w:cs="Calibri"/>
                <w:color w:val="000000" w:themeColor="text1"/>
                <w:sz w:val="20"/>
                <w:szCs w:val="20"/>
              </w:rPr>
              <w:t>MCAR: reduced time for marketing to access accurate data for their use-cases.</w:t>
            </w:r>
          </w:p>
        </w:tc>
      </w:tr>
      <w:tr w:rsidR="00446A7A" w:rsidRPr="004725B5" w14:paraId="685DF938" w14:textId="77777777" w:rsidTr="1DC80195">
        <w:trPr>
          <w:cantSplit/>
        </w:trPr>
        <w:tc>
          <w:tcPr>
            <w:tcW w:w="2853" w:type="dxa"/>
          </w:tcPr>
          <w:p w14:paraId="056E181D" w14:textId="37FE2D4D" w:rsidR="00B546AF" w:rsidRPr="004725B5" w:rsidRDefault="00B546AF" w:rsidP="00B546AF">
            <w:pPr>
              <w:rPr>
                <w:rFonts w:ascii="Calibri" w:hAnsi="Calibri" w:cs="Calibri"/>
                <w:b/>
                <w:bCs/>
                <w:sz w:val="20"/>
                <w:szCs w:val="20"/>
              </w:rPr>
            </w:pPr>
            <w:r w:rsidRPr="004725B5">
              <w:rPr>
                <w:rFonts w:ascii="Calibri" w:hAnsi="Calibri" w:cs="Calibri"/>
                <w:b/>
                <w:bCs/>
                <w:sz w:val="20"/>
                <w:szCs w:val="20"/>
              </w:rPr>
              <w:t>What is the approximate revenue uplift / cost saving from this?</w:t>
            </w:r>
          </w:p>
        </w:tc>
        <w:tc>
          <w:tcPr>
            <w:tcW w:w="6044" w:type="dxa"/>
          </w:tcPr>
          <w:p w14:paraId="06456BAF" w14:textId="77777777" w:rsidR="001E2388" w:rsidRPr="004725B5" w:rsidRDefault="001E2388" w:rsidP="001E2388">
            <w:pPr>
              <w:rPr>
                <w:rFonts w:ascii="Calibri" w:hAnsi="Calibri" w:cs="Calibri"/>
                <w:sz w:val="20"/>
                <w:szCs w:val="20"/>
              </w:rPr>
            </w:pPr>
            <w:r w:rsidRPr="004725B5">
              <w:rPr>
                <w:rFonts w:ascii="Calibri" w:hAnsi="Calibri" w:cs="Calibri"/>
                <w:sz w:val="20"/>
                <w:szCs w:val="20"/>
              </w:rPr>
              <w:t>The approximate financial benefits of the MCAR project are split between generating new revenue and saving costs through risk mitigation:</w:t>
            </w:r>
          </w:p>
          <w:p w14:paraId="27B3FF05" w14:textId="77777777" w:rsidR="008D7E01" w:rsidRPr="004725B5" w:rsidRDefault="008D7E01" w:rsidP="001E2388">
            <w:pPr>
              <w:rPr>
                <w:rFonts w:ascii="Calibri" w:hAnsi="Calibri" w:cs="Calibri"/>
                <w:sz w:val="20"/>
                <w:szCs w:val="20"/>
              </w:rPr>
            </w:pPr>
          </w:p>
          <w:p w14:paraId="3040CA07" w14:textId="50A975D9" w:rsidR="001E2388" w:rsidRPr="004725B5" w:rsidRDefault="001E2388" w:rsidP="008D7E01">
            <w:pPr>
              <w:pStyle w:val="ListParagraph"/>
              <w:numPr>
                <w:ilvl w:val="0"/>
                <w:numId w:val="50"/>
              </w:numPr>
              <w:rPr>
                <w:rFonts w:ascii="Calibri" w:hAnsi="Calibri" w:cs="Calibri"/>
                <w:sz w:val="20"/>
                <w:szCs w:val="20"/>
              </w:rPr>
            </w:pPr>
            <w:r w:rsidRPr="0023568D">
              <w:rPr>
                <w:rFonts w:ascii="Calibri" w:hAnsi="Calibri" w:cs="Calibri"/>
                <w:sz w:val="20"/>
                <w:szCs w:val="20"/>
              </w:rPr>
              <w:t>Revenue Uplift: The project is projected to generate up to £32.2 million in incremental consumer revenue by 2027. This is based on a targeted 0.5% to 1.5% performance uplift resulting from better personalization, improved cross-selling capabilities (such as targeting single-play customers for Volt convergence), and reduced customer churn.</w:t>
            </w:r>
          </w:p>
          <w:p w14:paraId="2DA8C88D" w14:textId="77777777" w:rsidR="008D7E01" w:rsidRPr="0023568D" w:rsidRDefault="008D7E01" w:rsidP="0023568D">
            <w:pPr>
              <w:ind w:left="360"/>
              <w:rPr>
                <w:rFonts w:ascii="Calibri" w:hAnsi="Calibri" w:cs="Calibri"/>
                <w:sz w:val="20"/>
                <w:szCs w:val="20"/>
              </w:rPr>
            </w:pPr>
          </w:p>
          <w:p w14:paraId="400D8957" w14:textId="7DF00C37" w:rsidR="00B546AF" w:rsidRDefault="001E2388" w:rsidP="001E2388">
            <w:pPr>
              <w:pStyle w:val="ListParagraph"/>
              <w:numPr>
                <w:ilvl w:val="0"/>
                <w:numId w:val="50"/>
              </w:numPr>
              <w:rPr>
                <w:rFonts w:ascii="Calibri" w:hAnsi="Calibri" w:cs="Calibri"/>
                <w:sz w:val="20"/>
                <w:szCs w:val="20"/>
              </w:rPr>
            </w:pPr>
            <w:r w:rsidRPr="0023568D">
              <w:rPr>
                <w:rFonts w:ascii="Calibri" w:hAnsi="Calibri" w:cs="Calibri"/>
                <w:sz w:val="20"/>
                <w:szCs w:val="20"/>
              </w:rPr>
              <w:t>Cost Savings (Risk Mitigation): The project is expected to save the business between £17.5 million and £66 by avoiding future regulatory fines. These savings will be achieved by automating critical service communication pipelines (like Price Rises and End of Contract Notifications) to eliminate the data inaccuracies and manual errors that currently result in "wrong comms" and regulatory penalties.</w:t>
            </w:r>
          </w:p>
          <w:p w14:paraId="625A9D5A" w14:textId="77777777" w:rsidR="00C67182" w:rsidRPr="0023568D" w:rsidRDefault="00C67182" w:rsidP="0023568D">
            <w:pPr>
              <w:pStyle w:val="ListParagraph"/>
              <w:rPr>
                <w:rFonts w:ascii="Calibri" w:hAnsi="Calibri" w:cs="Calibri"/>
                <w:sz w:val="20"/>
                <w:szCs w:val="20"/>
              </w:rPr>
            </w:pPr>
          </w:p>
          <w:p w14:paraId="6B9FB134" w14:textId="491CC4D2" w:rsidR="00C67182" w:rsidRPr="006F3DBC" w:rsidRDefault="00C67182" w:rsidP="0023568D">
            <w:pPr>
              <w:pStyle w:val="ListParagraph"/>
              <w:rPr>
                <w:rFonts w:ascii="Calibri" w:hAnsi="Calibri" w:cs="Calibri"/>
                <w:sz w:val="20"/>
                <w:szCs w:val="20"/>
              </w:rPr>
            </w:pPr>
          </w:p>
        </w:tc>
      </w:tr>
      <w:tr w:rsidR="00446A7A" w:rsidRPr="004725B5" w14:paraId="72B39DD5" w14:textId="77777777" w:rsidTr="1DC80195">
        <w:trPr>
          <w:trHeight w:val="300"/>
        </w:trPr>
        <w:tc>
          <w:tcPr>
            <w:tcW w:w="2853" w:type="dxa"/>
          </w:tcPr>
          <w:p w14:paraId="733D2DEA" w14:textId="5CC4FF27" w:rsidR="00B546AF" w:rsidRPr="004725B5" w:rsidRDefault="00B546AF" w:rsidP="00B546AF">
            <w:r w:rsidRPr="004725B5">
              <w:rPr>
                <w:rFonts w:ascii="Calibri" w:eastAsia="Calibri" w:hAnsi="Calibri" w:cs="Calibri"/>
                <w:b/>
                <w:bCs/>
                <w:sz w:val="20"/>
                <w:szCs w:val="20"/>
              </w:rPr>
              <w:t xml:space="preserve">Key assumptions. </w:t>
            </w:r>
            <w:r w:rsidRPr="004725B5">
              <w:rPr>
                <w:rFonts w:ascii="Calibri" w:eastAsia="Calibri" w:hAnsi="Calibri" w:cs="Calibri"/>
                <w:i/>
                <w:iCs/>
                <w:sz w:val="20"/>
                <w:szCs w:val="20"/>
              </w:rPr>
              <w:t>Are there any critical assumptions that support your timing or business case?</w:t>
            </w:r>
          </w:p>
        </w:tc>
        <w:tc>
          <w:tcPr>
            <w:tcW w:w="6044" w:type="dxa"/>
          </w:tcPr>
          <w:p w14:paraId="6BE0976A" w14:textId="77777777" w:rsidR="00C67182" w:rsidRDefault="00C67182" w:rsidP="00C67182">
            <w:pPr>
              <w:pStyle w:val="ListParagraph"/>
              <w:numPr>
                <w:ilvl w:val="0"/>
                <w:numId w:val="54"/>
              </w:numPr>
              <w:rPr>
                <w:rFonts w:ascii="Calibri" w:eastAsia="Calibri" w:hAnsi="Calibri" w:cs="Calibri"/>
                <w:sz w:val="20"/>
                <w:szCs w:val="20"/>
              </w:rPr>
            </w:pPr>
            <w:r w:rsidRPr="0023568D">
              <w:rPr>
                <w:rFonts w:ascii="Calibri" w:eastAsia="Calibri" w:hAnsi="Calibri" w:cs="Calibri"/>
                <w:sz w:val="20"/>
                <w:szCs w:val="20"/>
              </w:rPr>
              <w:t>Timely Internal Migrations: The client must complete all prerequisite internal system and data platform transitions on schedule.</w:t>
            </w:r>
          </w:p>
          <w:p w14:paraId="5521FCFB" w14:textId="77777777" w:rsidR="00C67182" w:rsidRDefault="00C67182" w:rsidP="00C67182">
            <w:pPr>
              <w:pStyle w:val="ListParagraph"/>
              <w:numPr>
                <w:ilvl w:val="0"/>
                <w:numId w:val="54"/>
              </w:numPr>
              <w:rPr>
                <w:rFonts w:ascii="Calibri" w:eastAsia="Calibri" w:hAnsi="Calibri" w:cs="Calibri"/>
                <w:sz w:val="20"/>
                <w:szCs w:val="20"/>
              </w:rPr>
            </w:pPr>
            <w:r w:rsidRPr="0023568D">
              <w:rPr>
                <w:rFonts w:ascii="Calibri" w:eastAsia="Calibri" w:hAnsi="Calibri" w:cs="Calibri"/>
                <w:sz w:val="20"/>
                <w:szCs w:val="20"/>
              </w:rPr>
              <w:t>Strategic Alignment: Project delivery is intentionally timed to align with the client's broader strategic updates and upcoming billing model changes.</w:t>
            </w:r>
          </w:p>
          <w:p w14:paraId="47463FBC" w14:textId="77777777" w:rsidR="00C67182" w:rsidRDefault="00C67182" w:rsidP="00C67182">
            <w:pPr>
              <w:pStyle w:val="ListParagraph"/>
              <w:numPr>
                <w:ilvl w:val="0"/>
                <w:numId w:val="54"/>
              </w:numPr>
              <w:rPr>
                <w:rFonts w:ascii="Calibri" w:eastAsia="Calibri" w:hAnsi="Calibri" w:cs="Calibri"/>
                <w:sz w:val="20"/>
                <w:szCs w:val="20"/>
              </w:rPr>
            </w:pPr>
            <w:r w:rsidRPr="0023568D">
              <w:rPr>
                <w:rFonts w:ascii="Calibri" w:eastAsia="Calibri" w:hAnsi="Calibri" w:cs="Calibri"/>
                <w:sz w:val="20"/>
                <w:szCs w:val="20"/>
              </w:rPr>
              <w:t>Agile within Fixed Capacity: The project operates on a fixed budget with a capped team capacity, managing priorities dynamically without requiring formal Change Requests for day-to-day shifts.</w:t>
            </w:r>
          </w:p>
          <w:p w14:paraId="25894082" w14:textId="7E84C9FF" w:rsidR="00B546AF" w:rsidRPr="0023568D" w:rsidRDefault="00C67182" w:rsidP="0023568D">
            <w:pPr>
              <w:pStyle w:val="ListParagraph"/>
              <w:numPr>
                <w:ilvl w:val="0"/>
                <w:numId w:val="54"/>
              </w:numPr>
              <w:rPr>
                <w:rFonts w:ascii="Calibri" w:eastAsia="Calibri" w:hAnsi="Calibri" w:cs="Calibri"/>
                <w:sz w:val="20"/>
                <w:szCs w:val="20"/>
              </w:rPr>
            </w:pPr>
            <w:r w:rsidRPr="0023568D">
              <w:rPr>
                <w:rFonts w:ascii="Calibri" w:eastAsia="Calibri" w:hAnsi="Calibri" w:cs="Calibri"/>
                <w:sz w:val="20"/>
                <w:szCs w:val="20"/>
              </w:rPr>
              <w:lastRenderedPageBreak/>
              <w:t>Upstream Data Reliability: The client is entirely responsible for ensuring the availability, quality, and schema stability of upstream source data.</w:t>
            </w:r>
          </w:p>
        </w:tc>
      </w:tr>
    </w:tbl>
    <w:p w14:paraId="54FE12FB" w14:textId="77777777" w:rsidR="00896819" w:rsidRPr="004725B5" w:rsidRDefault="00896819" w:rsidP="00850E21">
      <w:pPr>
        <w:rPr>
          <w:rFonts w:ascii="Calibri" w:hAnsi="Calibri" w:cs="Calibri"/>
          <w:b/>
          <w:bCs/>
        </w:rPr>
      </w:pPr>
    </w:p>
    <w:p w14:paraId="329074A7" w14:textId="54D1D131" w:rsidR="00ED0468" w:rsidRPr="004725B5" w:rsidRDefault="00170713" w:rsidP="00043E2A">
      <w:pPr>
        <w:pStyle w:val="ListParagraph"/>
        <w:numPr>
          <w:ilvl w:val="0"/>
          <w:numId w:val="19"/>
        </w:numPr>
        <w:spacing w:before="240" w:after="0"/>
        <w:ind w:left="357" w:hanging="357"/>
        <w:rPr>
          <w:rFonts w:ascii="Calibri" w:eastAsiaTheme="majorEastAsia" w:hAnsi="Calibri" w:cs="Calibri"/>
          <w:b/>
          <w:bCs/>
          <w:color w:val="000000" w:themeColor="text1"/>
          <w:sz w:val="28"/>
          <w:szCs w:val="28"/>
        </w:rPr>
      </w:pPr>
      <w:r w:rsidRPr="004725B5">
        <w:rPr>
          <w:rFonts w:ascii="Calibri" w:eastAsiaTheme="majorEastAsia" w:hAnsi="Calibri" w:cs="Calibri"/>
          <w:b/>
          <w:bCs/>
          <w:color w:val="000000" w:themeColor="text1"/>
          <w:sz w:val="28"/>
          <w:szCs w:val="28"/>
        </w:rPr>
        <w:t>High level Requirements</w:t>
      </w:r>
      <w:r w:rsidR="003C2750" w:rsidRPr="004725B5">
        <w:rPr>
          <w:rFonts w:ascii="Calibri" w:eastAsiaTheme="majorEastAsia" w:hAnsi="Calibri" w:cs="Calibri"/>
          <w:b/>
          <w:bCs/>
          <w:color w:val="000000" w:themeColor="text1"/>
          <w:sz w:val="28"/>
          <w:szCs w:val="28"/>
        </w:rPr>
        <w:t xml:space="preserve"> </w:t>
      </w:r>
    </w:p>
    <w:p w14:paraId="10EE2B61" w14:textId="322B0CF0" w:rsidR="00170713" w:rsidRPr="004725B5" w:rsidRDefault="003C2750" w:rsidP="00CC2FB7">
      <w:pPr>
        <w:rPr>
          <w:rFonts w:asciiTheme="majorHAnsi" w:hAnsiTheme="majorHAnsi" w:cstheme="majorHAnsi"/>
          <w:b/>
          <w:bCs/>
          <w:color w:val="FF0000"/>
          <w:sz w:val="24"/>
          <w:szCs w:val="24"/>
        </w:rPr>
      </w:pPr>
      <w:r w:rsidRPr="004725B5">
        <w:rPr>
          <w:rFonts w:asciiTheme="majorHAnsi" w:hAnsiTheme="majorHAnsi" w:cstheme="majorHAnsi"/>
          <w:b/>
          <w:bCs/>
          <w:color w:val="FF0000"/>
          <w:sz w:val="24"/>
          <w:szCs w:val="24"/>
        </w:rPr>
        <w:t>(note</w:t>
      </w:r>
      <w:r w:rsidR="00ED0468" w:rsidRPr="004725B5">
        <w:rPr>
          <w:rFonts w:asciiTheme="majorHAnsi" w:hAnsiTheme="majorHAnsi" w:cstheme="majorHAnsi"/>
          <w:b/>
          <w:bCs/>
          <w:color w:val="FF0000"/>
          <w:sz w:val="24"/>
          <w:szCs w:val="24"/>
        </w:rPr>
        <w:t xml:space="preserve"> will be defined during Discovery, indicative requirements below)</w:t>
      </w:r>
    </w:p>
    <w:p w14:paraId="23C39C62" w14:textId="3EF82401" w:rsidR="0019697E" w:rsidRPr="004725B5" w:rsidRDefault="00AC5A4B" w:rsidP="00B214DE">
      <w:pPr>
        <w:rPr>
          <w:rFonts w:ascii="Calibri" w:hAnsi="Calibri" w:cs="Calibri"/>
          <w:sz w:val="20"/>
          <w:szCs w:val="20"/>
        </w:rPr>
      </w:pPr>
      <w:r w:rsidRPr="004725B5">
        <w:rPr>
          <w:rFonts w:ascii="Calibri" w:hAnsi="Calibri" w:cs="Calibri"/>
          <w:sz w:val="20"/>
          <w:szCs w:val="20"/>
        </w:rPr>
        <w:t xml:space="preserve">High level requirements describe what the change needs to deliver — not how it should be built. Use short, simple statements focused on capabilities, rules, or </w:t>
      </w:r>
      <w:proofErr w:type="spellStart"/>
      <w:r w:rsidR="00842A62" w:rsidRPr="004725B5">
        <w:rPr>
          <w:rFonts w:ascii="Calibri" w:hAnsi="Calibri" w:cs="Calibri"/>
          <w:sz w:val="20"/>
          <w:szCs w:val="20"/>
        </w:rPr>
        <w:t>behaviors</w:t>
      </w:r>
      <w:proofErr w:type="spellEnd"/>
      <w:r w:rsidRPr="004725B5">
        <w:rPr>
          <w:rFonts w:ascii="Calibri" w:hAnsi="Calibri" w:cs="Calibri"/>
          <w:sz w:val="20"/>
          <w:szCs w:val="20"/>
        </w:rPr>
        <w:t xml:space="preserve"> the future solution must support.</w:t>
      </w:r>
      <w:r w:rsidR="007643CC" w:rsidRPr="004725B5">
        <w:rPr>
          <w:rFonts w:ascii="Calibri" w:hAnsi="Calibri" w:cs="Calibri"/>
          <w:sz w:val="20"/>
          <w:szCs w:val="20"/>
        </w:rPr>
        <w:t xml:space="preserve"> </w:t>
      </w:r>
      <w:r w:rsidR="00295944" w:rsidRPr="004725B5">
        <w:rPr>
          <w:rFonts w:ascii="Calibri" w:hAnsi="Calibri" w:cs="Calibri"/>
          <w:sz w:val="20"/>
          <w:szCs w:val="20"/>
        </w:rPr>
        <w:t xml:space="preserve"> </w:t>
      </w:r>
      <w:r w:rsidR="00A871D9" w:rsidRPr="004725B5">
        <w:rPr>
          <w:rFonts w:ascii="Calibri" w:hAnsi="Calibri" w:cs="Calibri"/>
          <w:i/>
          <w:iCs/>
          <w:sz w:val="20"/>
          <w:szCs w:val="20"/>
        </w:rPr>
        <w:t xml:space="preserve">If your requirement is on behalf of </w:t>
      </w:r>
      <w:r w:rsidR="00A03F27" w:rsidRPr="004725B5">
        <w:rPr>
          <w:rFonts w:ascii="Calibri" w:hAnsi="Calibri" w:cs="Calibri"/>
          <w:i/>
          <w:iCs/>
          <w:sz w:val="20"/>
          <w:szCs w:val="20"/>
        </w:rPr>
        <w:t>an external party such as</w:t>
      </w:r>
      <w:r w:rsidR="00A871D9" w:rsidRPr="004725B5">
        <w:rPr>
          <w:rFonts w:ascii="Calibri" w:hAnsi="Calibri" w:cs="Calibri"/>
          <w:i/>
          <w:iCs/>
          <w:sz w:val="20"/>
          <w:szCs w:val="20"/>
        </w:rPr>
        <w:t xml:space="preserve"> giffgaff then your requirement scope will only cover the capabilities in VMO2 that support the</w:t>
      </w:r>
      <w:r w:rsidR="00844EA9" w:rsidRPr="004725B5">
        <w:rPr>
          <w:rFonts w:ascii="Calibri" w:hAnsi="Calibri" w:cs="Calibri"/>
          <w:i/>
          <w:iCs/>
          <w:sz w:val="20"/>
          <w:szCs w:val="20"/>
        </w:rPr>
        <w:t>m</w:t>
      </w:r>
      <w:r w:rsidR="00A871D9" w:rsidRPr="004725B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594"/>
        <w:gridCol w:w="6465"/>
        <w:gridCol w:w="1048"/>
      </w:tblGrid>
      <w:tr w:rsidR="006658BE" w:rsidRPr="004725B5" w14:paraId="61754451" w14:textId="77777777" w:rsidTr="515701C3">
        <w:tc>
          <w:tcPr>
            <w:tcW w:w="8902" w:type="dxa"/>
            <w:gridSpan w:val="4"/>
            <w:vAlign w:val="bottom"/>
          </w:tcPr>
          <w:p w14:paraId="5CE9FE34" w14:textId="5CE34EF5" w:rsidR="00256D22" w:rsidRPr="004725B5" w:rsidRDefault="00256D22" w:rsidP="00CA6ADC">
            <w:pPr>
              <w:rPr>
                <w:rFonts w:ascii="Calibri" w:hAnsi="Calibri" w:cs="Calibri"/>
                <w:b/>
                <w:bCs/>
                <w:i/>
                <w:iCs/>
              </w:rPr>
            </w:pPr>
            <w:r w:rsidRPr="004725B5">
              <w:rPr>
                <w:rFonts w:ascii="Calibri" w:hAnsi="Calibri" w:cs="Calibri"/>
                <w:b/>
                <w:bCs/>
                <w:i/>
                <w:iCs/>
              </w:rPr>
              <w:t xml:space="preserve">Guidance: </w:t>
            </w:r>
          </w:p>
          <w:p w14:paraId="722DBA09" w14:textId="1330CE34" w:rsidR="00AC5A4B" w:rsidRPr="004725B5" w:rsidRDefault="00AC5A4B" w:rsidP="00043E2A">
            <w:pPr>
              <w:pStyle w:val="ListParagraph"/>
              <w:numPr>
                <w:ilvl w:val="0"/>
                <w:numId w:val="30"/>
              </w:numPr>
              <w:rPr>
                <w:rFonts w:ascii="Calibri" w:eastAsia="Calibri" w:hAnsi="Calibri" w:cs="Calibri"/>
                <w:i/>
                <w:sz w:val="20"/>
                <w:szCs w:val="20"/>
              </w:rPr>
            </w:pPr>
            <w:r w:rsidRPr="004725B5">
              <w:rPr>
                <w:rFonts w:ascii="Calibri" w:eastAsia="Calibri" w:hAnsi="Calibri" w:cs="Calibri"/>
                <w:i/>
                <w:sz w:val="20"/>
                <w:szCs w:val="20"/>
              </w:rPr>
              <w:t xml:space="preserve">Clear high‑level requirements help ensure </w:t>
            </w:r>
            <w:r w:rsidR="00DD1B60" w:rsidRPr="004725B5">
              <w:rPr>
                <w:rFonts w:ascii="Calibri" w:eastAsia="Calibri" w:hAnsi="Calibri" w:cs="Calibri"/>
                <w:i/>
                <w:sz w:val="20"/>
                <w:szCs w:val="20"/>
              </w:rPr>
              <w:t xml:space="preserve">faster and </w:t>
            </w:r>
            <w:r w:rsidRPr="004725B5">
              <w:rPr>
                <w:rFonts w:ascii="Calibri" w:eastAsia="Calibri" w:hAnsi="Calibri" w:cs="Calibri"/>
                <w:i/>
                <w:sz w:val="20"/>
                <w:szCs w:val="20"/>
              </w:rPr>
              <w:t>more accurate sizing</w:t>
            </w:r>
          </w:p>
          <w:p w14:paraId="217C7F7E" w14:textId="5B91D426" w:rsidR="00256D22" w:rsidRPr="004725B5" w:rsidRDefault="00256D22" w:rsidP="00043E2A">
            <w:pPr>
              <w:pStyle w:val="ListParagraph"/>
              <w:numPr>
                <w:ilvl w:val="0"/>
                <w:numId w:val="30"/>
              </w:numPr>
              <w:rPr>
                <w:rFonts w:ascii="Calibri" w:eastAsia="Calibri" w:hAnsi="Calibri" w:cs="Calibri"/>
                <w:i/>
                <w:sz w:val="20"/>
                <w:szCs w:val="20"/>
              </w:rPr>
            </w:pPr>
            <w:r w:rsidRPr="004725B5">
              <w:rPr>
                <w:rFonts w:ascii="Calibri" w:eastAsia="Calibri" w:hAnsi="Calibri" w:cs="Calibri"/>
                <w:i/>
                <w:sz w:val="20"/>
                <w:szCs w:val="20"/>
              </w:rPr>
              <w:t>List the essential capabilities or features needed to achieve your desired outcome (e.g., “Customers must be able to…”, “The system must allow…”)</w:t>
            </w:r>
          </w:p>
          <w:p w14:paraId="4033DBB1" w14:textId="04849C03" w:rsidR="00256D22" w:rsidRPr="004725B5" w:rsidRDefault="00256D22" w:rsidP="00043E2A">
            <w:pPr>
              <w:pStyle w:val="ListParagraph"/>
              <w:numPr>
                <w:ilvl w:val="0"/>
                <w:numId w:val="30"/>
              </w:numPr>
              <w:rPr>
                <w:rFonts w:ascii="Calibri" w:eastAsia="Calibri" w:hAnsi="Calibri" w:cs="Calibri"/>
                <w:i/>
                <w:sz w:val="20"/>
                <w:szCs w:val="20"/>
              </w:rPr>
            </w:pPr>
            <w:r w:rsidRPr="004725B5">
              <w:rPr>
                <w:rFonts w:ascii="Calibri" w:eastAsia="Calibri" w:hAnsi="Calibri" w:cs="Calibri"/>
                <w:i/>
                <w:sz w:val="20"/>
                <w:szCs w:val="20"/>
              </w:rPr>
              <w:t>Focus on requirements, not solutions (avoid naming specific technologies or designs)</w:t>
            </w:r>
          </w:p>
          <w:p w14:paraId="207FE3C1" w14:textId="6E61C946" w:rsidR="00256D22" w:rsidRPr="004725B5" w:rsidRDefault="00256D22" w:rsidP="00043E2A">
            <w:pPr>
              <w:pStyle w:val="ListParagraph"/>
              <w:numPr>
                <w:ilvl w:val="0"/>
                <w:numId w:val="30"/>
              </w:numPr>
              <w:rPr>
                <w:rFonts w:ascii="Calibri" w:eastAsia="Calibri" w:hAnsi="Calibri" w:cs="Calibri"/>
                <w:i/>
                <w:sz w:val="20"/>
                <w:szCs w:val="20"/>
              </w:rPr>
            </w:pPr>
            <w:r w:rsidRPr="004725B5">
              <w:rPr>
                <w:rFonts w:ascii="Calibri" w:eastAsia="Calibri" w:hAnsi="Calibri" w:cs="Calibri"/>
                <w:i/>
                <w:sz w:val="20"/>
                <w:szCs w:val="20"/>
              </w:rPr>
              <w:t>Include any critical business rules, data needs, reporting requirements, or compliance considerations</w:t>
            </w:r>
          </w:p>
          <w:p w14:paraId="269758A6" w14:textId="337F5332" w:rsidR="00A1545A" w:rsidRPr="004725B5" w:rsidRDefault="00A1545A" w:rsidP="00043E2A">
            <w:pPr>
              <w:pStyle w:val="ListParagraph"/>
              <w:numPr>
                <w:ilvl w:val="0"/>
                <w:numId w:val="30"/>
              </w:numPr>
              <w:rPr>
                <w:rFonts w:ascii="Calibri" w:eastAsia="Calibri" w:hAnsi="Calibri" w:cs="Calibri"/>
                <w:i/>
                <w:sz w:val="20"/>
                <w:szCs w:val="20"/>
              </w:rPr>
            </w:pPr>
            <w:r w:rsidRPr="004725B5">
              <w:rPr>
                <w:rFonts w:ascii="Calibri" w:eastAsia="Calibri" w:hAnsi="Calibri" w:cs="Calibri"/>
                <w:i/>
                <w:sz w:val="20"/>
                <w:szCs w:val="20"/>
              </w:rPr>
              <w:t xml:space="preserve">For customer impacting </w:t>
            </w:r>
            <w:r w:rsidR="00EF1CE9" w:rsidRPr="004725B5">
              <w:rPr>
                <w:rFonts w:ascii="Calibri" w:eastAsia="Calibri" w:hAnsi="Calibri" w:cs="Calibri"/>
                <w:i/>
                <w:sz w:val="20"/>
                <w:szCs w:val="20"/>
              </w:rPr>
              <w:t xml:space="preserve">proposals you may wish to consider </w:t>
            </w:r>
            <w:r w:rsidR="00583E64" w:rsidRPr="004725B5">
              <w:rPr>
                <w:rFonts w:ascii="Calibri" w:eastAsia="Calibri" w:hAnsi="Calibri" w:cs="Calibri"/>
                <w:i/>
                <w:sz w:val="20"/>
                <w:szCs w:val="20"/>
              </w:rPr>
              <w:t>the specific elements of the customer lifecycle that</w:t>
            </w:r>
            <w:r w:rsidR="003C43DE" w:rsidRPr="004725B5">
              <w:rPr>
                <w:rFonts w:ascii="Calibri" w:eastAsia="Calibri" w:hAnsi="Calibri" w:cs="Calibri"/>
                <w:i/>
                <w:sz w:val="20"/>
                <w:szCs w:val="20"/>
              </w:rPr>
              <w:t xml:space="preserve"> each requirement impacts e.g. </w:t>
            </w:r>
            <w:r w:rsidR="001C1E63" w:rsidRPr="004725B5">
              <w:rPr>
                <w:rFonts w:ascii="Calibri" w:eastAsia="Calibri" w:hAnsi="Calibri" w:cs="Calibri"/>
                <w:i/>
                <w:sz w:val="20"/>
                <w:szCs w:val="20"/>
              </w:rPr>
              <w:t xml:space="preserve">find/explore, </w:t>
            </w:r>
            <w:r w:rsidR="00BA598A" w:rsidRPr="004725B5">
              <w:rPr>
                <w:rFonts w:ascii="Calibri" w:eastAsia="Calibri" w:hAnsi="Calibri" w:cs="Calibri"/>
                <w:i/>
                <w:sz w:val="20"/>
                <w:szCs w:val="20"/>
              </w:rPr>
              <w:t>b</w:t>
            </w:r>
            <w:r w:rsidR="001C1E63" w:rsidRPr="004725B5">
              <w:rPr>
                <w:rFonts w:ascii="Calibri" w:eastAsia="Calibri" w:hAnsi="Calibri" w:cs="Calibri"/>
                <w:i/>
                <w:sz w:val="20"/>
                <w:szCs w:val="20"/>
              </w:rPr>
              <w:t>uy</w:t>
            </w:r>
            <w:r w:rsidR="00146044" w:rsidRPr="004725B5">
              <w:rPr>
                <w:rFonts w:ascii="Calibri" w:eastAsia="Calibri" w:hAnsi="Calibri" w:cs="Calibri"/>
                <w:i/>
                <w:sz w:val="20"/>
                <w:szCs w:val="20"/>
              </w:rPr>
              <w:t>/upgrade</w:t>
            </w:r>
            <w:r w:rsidR="001C1E63" w:rsidRPr="004725B5">
              <w:rPr>
                <w:rFonts w:ascii="Calibri" w:eastAsia="Calibri" w:hAnsi="Calibri" w:cs="Calibri"/>
                <w:i/>
                <w:sz w:val="20"/>
                <w:szCs w:val="20"/>
              </w:rPr>
              <w:t xml:space="preserve">, </w:t>
            </w:r>
            <w:r w:rsidR="00BA598A" w:rsidRPr="004725B5">
              <w:rPr>
                <w:rFonts w:ascii="Calibri" w:eastAsia="Calibri" w:hAnsi="Calibri" w:cs="Calibri"/>
                <w:i/>
                <w:sz w:val="20"/>
                <w:szCs w:val="20"/>
              </w:rPr>
              <w:t>p</w:t>
            </w:r>
            <w:r w:rsidR="001C1E63" w:rsidRPr="004725B5">
              <w:rPr>
                <w:rFonts w:ascii="Calibri" w:eastAsia="Calibri" w:hAnsi="Calibri" w:cs="Calibri"/>
                <w:i/>
                <w:sz w:val="20"/>
                <w:szCs w:val="20"/>
              </w:rPr>
              <w:t xml:space="preserve">ay/bill, </w:t>
            </w:r>
            <w:r w:rsidR="00BA598A" w:rsidRPr="004725B5">
              <w:rPr>
                <w:rFonts w:ascii="Calibri" w:eastAsia="Calibri" w:hAnsi="Calibri" w:cs="Calibri"/>
                <w:i/>
                <w:sz w:val="20"/>
                <w:szCs w:val="20"/>
              </w:rPr>
              <w:t>g</w:t>
            </w:r>
            <w:r w:rsidR="00EF5C0B" w:rsidRPr="004725B5">
              <w:rPr>
                <w:rFonts w:ascii="Calibri" w:eastAsia="Calibri" w:hAnsi="Calibri" w:cs="Calibri"/>
                <w:i/>
                <w:sz w:val="20"/>
                <w:szCs w:val="20"/>
              </w:rPr>
              <w:t xml:space="preserve">etting started/use, </w:t>
            </w:r>
            <w:r w:rsidR="00BA598A" w:rsidRPr="004725B5">
              <w:rPr>
                <w:rFonts w:ascii="Calibri" w:eastAsia="Calibri" w:hAnsi="Calibri" w:cs="Calibri"/>
                <w:i/>
                <w:sz w:val="20"/>
                <w:szCs w:val="20"/>
              </w:rPr>
              <w:t>m</w:t>
            </w:r>
            <w:r w:rsidR="00B233DE" w:rsidRPr="004725B5">
              <w:rPr>
                <w:rFonts w:ascii="Calibri" w:eastAsia="Calibri" w:hAnsi="Calibri" w:cs="Calibri"/>
                <w:i/>
                <w:sz w:val="20"/>
                <w:szCs w:val="20"/>
              </w:rPr>
              <w:t>anage</w:t>
            </w:r>
            <w:r w:rsidR="00970499" w:rsidRPr="004725B5">
              <w:rPr>
                <w:rFonts w:ascii="Calibri" w:eastAsia="Calibri" w:hAnsi="Calibri" w:cs="Calibri"/>
                <w:i/>
                <w:sz w:val="20"/>
                <w:szCs w:val="20"/>
              </w:rPr>
              <w:t>, get help, stay/leave.</w:t>
            </w:r>
          </w:p>
          <w:p w14:paraId="4BF7188A" w14:textId="53D418F9" w:rsidR="001308D4" w:rsidRPr="004725B5" w:rsidRDefault="00BE331E" w:rsidP="00043E2A">
            <w:pPr>
              <w:pStyle w:val="ListParagraph"/>
              <w:numPr>
                <w:ilvl w:val="0"/>
                <w:numId w:val="36"/>
              </w:numPr>
              <w:rPr>
                <w:rFonts w:ascii="Calibri" w:eastAsia="Calibri" w:hAnsi="Calibri" w:cs="Calibri"/>
                <w:i/>
                <w:sz w:val="20"/>
                <w:szCs w:val="20"/>
              </w:rPr>
            </w:pPr>
            <w:r w:rsidRPr="004725B5">
              <w:rPr>
                <w:rFonts w:ascii="Calibri" w:eastAsia="Calibri" w:hAnsi="Calibri" w:cs="Calibri"/>
                <w:i/>
                <w:sz w:val="20"/>
                <w:szCs w:val="20"/>
              </w:rPr>
              <w:t>*</w:t>
            </w:r>
            <w:r w:rsidR="000D5F54" w:rsidRPr="004725B5">
              <w:rPr>
                <w:rFonts w:ascii="Calibri" w:eastAsia="Calibri" w:hAnsi="Calibri" w:cs="Calibri"/>
                <w:i/>
                <w:sz w:val="20"/>
                <w:szCs w:val="20"/>
              </w:rPr>
              <w:t>MVP</w:t>
            </w:r>
            <w:r w:rsidRPr="004725B5">
              <w:rPr>
                <w:rFonts w:ascii="Calibri" w:eastAsia="Calibri" w:hAnsi="Calibri" w:cs="Calibri"/>
                <w:i/>
                <w:sz w:val="20"/>
                <w:szCs w:val="20"/>
              </w:rPr>
              <w:t xml:space="preserve"> = </w:t>
            </w:r>
            <w:r w:rsidR="00334F22" w:rsidRPr="004725B5">
              <w:rPr>
                <w:rFonts w:ascii="Calibri" w:eastAsia="Calibri" w:hAnsi="Calibri" w:cs="Calibri"/>
                <w:i/>
                <w:sz w:val="20"/>
                <w:szCs w:val="20"/>
              </w:rPr>
              <w:t xml:space="preserve">These requirements </w:t>
            </w:r>
            <w:r w:rsidRPr="004725B5">
              <w:rPr>
                <w:rFonts w:ascii="Calibri" w:eastAsia="Calibri" w:hAnsi="Calibri" w:cs="Calibri"/>
                <w:i/>
                <w:sz w:val="20"/>
                <w:szCs w:val="20"/>
              </w:rPr>
              <w:t xml:space="preserve">must be delivered </w:t>
            </w:r>
            <w:r w:rsidR="006948EA" w:rsidRPr="004725B5">
              <w:rPr>
                <w:rFonts w:ascii="Calibri" w:eastAsia="Calibri" w:hAnsi="Calibri" w:cs="Calibri"/>
                <w:i/>
                <w:sz w:val="20"/>
                <w:szCs w:val="20"/>
              </w:rPr>
              <w:t xml:space="preserve">by the project </w:t>
            </w:r>
            <w:r w:rsidRPr="004725B5">
              <w:rPr>
                <w:rFonts w:ascii="Calibri" w:eastAsia="Calibri" w:hAnsi="Calibri" w:cs="Calibri"/>
                <w:i/>
                <w:sz w:val="20"/>
                <w:szCs w:val="20"/>
              </w:rPr>
              <w:t>to achieve the minimum viable customer or commercial outcome</w:t>
            </w:r>
          </w:p>
        </w:tc>
      </w:tr>
      <w:tr w:rsidR="00847BC5" w:rsidRPr="004725B5" w14:paraId="7CE78881" w14:textId="77777777" w:rsidTr="515701C3">
        <w:tc>
          <w:tcPr>
            <w:tcW w:w="795" w:type="dxa"/>
            <w:vAlign w:val="bottom"/>
          </w:tcPr>
          <w:p w14:paraId="0C512372" w14:textId="07C8C150" w:rsidR="00871844" w:rsidRPr="004725B5" w:rsidRDefault="00871844" w:rsidP="00A9680B">
            <w:pPr>
              <w:jc w:val="center"/>
              <w:rPr>
                <w:rFonts w:ascii="Calibri" w:hAnsi="Calibri" w:cs="Calibri"/>
                <w:b/>
                <w:bCs/>
                <w:sz w:val="20"/>
                <w:szCs w:val="20"/>
              </w:rPr>
            </w:pPr>
            <w:r w:rsidRPr="004725B5">
              <w:rPr>
                <w:rFonts w:ascii="Calibri" w:hAnsi="Calibri" w:cs="Calibri"/>
                <w:b/>
                <w:bCs/>
                <w:sz w:val="20"/>
                <w:szCs w:val="20"/>
              </w:rPr>
              <w:t>#</w:t>
            </w:r>
          </w:p>
        </w:tc>
        <w:tc>
          <w:tcPr>
            <w:tcW w:w="7059" w:type="dxa"/>
            <w:gridSpan w:val="2"/>
            <w:vAlign w:val="bottom"/>
          </w:tcPr>
          <w:p w14:paraId="1FC9909A" w14:textId="0A0050AE" w:rsidR="00871844" w:rsidRPr="004725B5" w:rsidRDefault="00B67982" w:rsidP="00A9680B">
            <w:pPr>
              <w:rPr>
                <w:rFonts w:ascii="Calibri" w:hAnsi="Calibri" w:cs="Calibri"/>
                <w:b/>
                <w:bCs/>
                <w:sz w:val="20"/>
                <w:szCs w:val="20"/>
              </w:rPr>
            </w:pPr>
            <w:r w:rsidRPr="004725B5">
              <w:rPr>
                <w:rFonts w:ascii="Calibri" w:hAnsi="Calibri" w:cs="Calibri"/>
                <w:b/>
                <w:bCs/>
                <w:sz w:val="20"/>
                <w:szCs w:val="20"/>
              </w:rPr>
              <w:t xml:space="preserve">Change / </w:t>
            </w:r>
            <w:r w:rsidR="00871844" w:rsidRPr="004725B5">
              <w:rPr>
                <w:rFonts w:ascii="Calibri" w:hAnsi="Calibri" w:cs="Calibri"/>
                <w:b/>
                <w:bCs/>
                <w:sz w:val="20"/>
                <w:szCs w:val="20"/>
              </w:rPr>
              <w:t>Requirement</w:t>
            </w:r>
          </w:p>
        </w:tc>
        <w:tc>
          <w:tcPr>
            <w:tcW w:w="1048" w:type="dxa"/>
            <w:vAlign w:val="bottom"/>
          </w:tcPr>
          <w:p w14:paraId="12BD22AA" w14:textId="35E1E22B" w:rsidR="00871844" w:rsidRPr="004725B5" w:rsidRDefault="000D5F54" w:rsidP="6A297115">
            <w:pPr>
              <w:jc w:val="center"/>
            </w:pPr>
            <w:r w:rsidRPr="004725B5">
              <w:rPr>
                <w:rFonts w:ascii="Calibri" w:hAnsi="Calibri" w:cs="Calibri"/>
                <w:b/>
                <w:bCs/>
                <w:sz w:val="20"/>
                <w:szCs w:val="20"/>
              </w:rPr>
              <w:t>MVP</w:t>
            </w:r>
            <w:r w:rsidR="003B00BC" w:rsidRPr="004725B5">
              <w:rPr>
                <w:rFonts w:ascii="Calibri" w:hAnsi="Calibri" w:cs="Calibri"/>
                <w:b/>
                <w:bCs/>
                <w:sz w:val="20"/>
                <w:szCs w:val="20"/>
              </w:rPr>
              <w:t>*</w:t>
            </w:r>
          </w:p>
        </w:tc>
      </w:tr>
      <w:tr w:rsidR="00847BC5" w:rsidRPr="004725B5" w14:paraId="229FD41A" w14:textId="77777777" w:rsidTr="515701C3">
        <w:tc>
          <w:tcPr>
            <w:tcW w:w="795" w:type="dxa"/>
          </w:tcPr>
          <w:p w14:paraId="50A8D764" w14:textId="7394799F" w:rsidR="00435874" w:rsidRPr="004725B5" w:rsidRDefault="00AF22C2" w:rsidP="00435874">
            <w:pPr>
              <w:jc w:val="center"/>
              <w:rPr>
                <w:color w:val="000000" w:themeColor="text1"/>
              </w:rPr>
            </w:pPr>
            <w:r w:rsidRPr="004725B5">
              <w:rPr>
                <w:color w:val="000000" w:themeColor="text1"/>
              </w:rPr>
              <w:t>1</w:t>
            </w:r>
          </w:p>
        </w:tc>
        <w:tc>
          <w:tcPr>
            <w:tcW w:w="7059" w:type="dxa"/>
            <w:gridSpan w:val="2"/>
          </w:tcPr>
          <w:p w14:paraId="1FFAB4ED" w14:textId="77777777" w:rsidR="00790FAA" w:rsidRPr="00790FAA" w:rsidRDefault="004557DF" w:rsidP="73029FE7">
            <w:pPr>
              <w:rPr>
                <w:rFonts w:asciiTheme="majorHAnsi" w:eastAsia="Roboto" w:hAnsiTheme="majorHAnsi" w:cstheme="majorHAnsi"/>
                <w:sz w:val="20"/>
                <w:szCs w:val="20"/>
              </w:rPr>
            </w:pPr>
            <w:r w:rsidRPr="00790FAA">
              <w:rPr>
                <w:rFonts w:asciiTheme="majorHAnsi" w:eastAsia="Roboto" w:hAnsiTheme="majorHAnsi" w:cstheme="majorHAnsi"/>
                <w:sz w:val="20"/>
                <w:szCs w:val="20"/>
              </w:rPr>
              <w:t xml:space="preserve">Develop and implement new data pipelines capable of capturing and processing critical customer events in real-time. Bake compliance checks (e.g., cohort sizing, exclusion rules) directly into the automation processes to ensure strict adherence to regulatory standards. Replace the fragile, existing DBT (Data Build Tool) Audience Builds with robust, integrated real-time event streams (utilising a GCP Pub/Sub Integration Hub) to prevent audience collapse, reducing latency of communications, and improve agility of Digital teams. </w:t>
            </w:r>
          </w:p>
          <w:p w14:paraId="4B51A7B8" w14:textId="77777777" w:rsidR="00790FAA" w:rsidRPr="00790FAA" w:rsidRDefault="00790FAA" w:rsidP="73029FE7">
            <w:pPr>
              <w:rPr>
                <w:rFonts w:asciiTheme="majorHAnsi" w:eastAsia="Roboto" w:hAnsiTheme="majorHAnsi" w:cstheme="majorHAnsi"/>
                <w:sz w:val="20"/>
                <w:szCs w:val="20"/>
              </w:rPr>
            </w:pPr>
          </w:p>
          <w:p w14:paraId="09FA2EBC" w14:textId="56E4A419" w:rsidR="00790FAA" w:rsidRPr="00790FAA" w:rsidRDefault="004557DF" w:rsidP="73029FE7">
            <w:pPr>
              <w:rPr>
                <w:rFonts w:asciiTheme="majorHAnsi" w:eastAsia="Roboto" w:hAnsiTheme="majorHAnsi" w:cstheme="majorHAnsi"/>
                <w:sz w:val="20"/>
                <w:szCs w:val="20"/>
              </w:rPr>
            </w:pPr>
            <w:r w:rsidRPr="00790FAA">
              <w:rPr>
                <w:rFonts w:asciiTheme="majorHAnsi" w:eastAsia="Roboto" w:hAnsiTheme="majorHAnsi" w:cstheme="majorHAnsi"/>
                <w:sz w:val="20"/>
                <w:szCs w:val="20"/>
              </w:rPr>
              <w:t xml:space="preserve">Specific Priority Use Cases </w:t>
            </w:r>
          </w:p>
          <w:p w14:paraId="05580685" w14:textId="7C8C7423" w:rsidR="00790FAA" w:rsidRPr="00790FAA" w:rsidRDefault="00790FAA" w:rsidP="73029FE7">
            <w:pPr>
              <w:rPr>
                <w:rFonts w:asciiTheme="majorHAnsi" w:eastAsia="Roboto" w:hAnsiTheme="majorHAnsi" w:cstheme="majorHAnsi"/>
                <w:sz w:val="20"/>
                <w:szCs w:val="20"/>
              </w:rPr>
            </w:pPr>
          </w:p>
          <w:p w14:paraId="657E6982" w14:textId="1C78347E" w:rsidR="00790FAA" w:rsidRPr="00790FAA" w:rsidRDefault="004557DF" w:rsidP="73029FE7">
            <w:pPr>
              <w:rPr>
                <w:rFonts w:asciiTheme="majorHAnsi" w:eastAsia="Roboto" w:hAnsiTheme="majorHAnsi" w:cstheme="majorHAnsi"/>
                <w:sz w:val="20"/>
                <w:szCs w:val="20"/>
              </w:rPr>
            </w:pPr>
            <w:r w:rsidRPr="00790FAA">
              <w:rPr>
                <w:rFonts w:asciiTheme="majorHAnsi" w:eastAsia="Roboto" w:hAnsiTheme="majorHAnsi" w:cstheme="majorHAnsi"/>
                <w:b/>
                <w:bCs/>
                <w:sz w:val="20"/>
                <w:szCs w:val="20"/>
              </w:rPr>
              <w:t>End of Contract Notification (EOCN):</w:t>
            </w:r>
            <w:r w:rsidRPr="00790FAA">
              <w:rPr>
                <w:rFonts w:asciiTheme="majorHAnsi" w:eastAsia="Roboto" w:hAnsiTheme="majorHAnsi" w:cstheme="majorHAnsi"/>
                <w:sz w:val="20"/>
                <w:szCs w:val="20"/>
              </w:rPr>
              <w:t xml:space="preserve"> Automate the extraction of a customer's current contract price, end date, post-contract pricing, and best alternative deals. This must remove the reliance on fragile Excel front-books, support an average volume of 40,000 customers per week, and guarantee delivery within the strictly mandated 31-day regulatory window. Annual Best Tariff Notification (ABTN): Reliably extract the customer's monthly price paid and current service details from an automated pipeline to calculate and trigger the best available alternative tariffs. </w:t>
            </w:r>
          </w:p>
          <w:p w14:paraId="579D5076" w14:textId="6D6E890D" w:rsidR="00790FAA" w:rsidRPr="00790FAA" w:rsidRDefault="00790FAA" w:rsidP="73029FE7">
            <w:pPr>
              <w:rPr>
                <w:rFonts w:asciiTheme="majorHAnsi" w:eastAsia="Roboto" w:hAnsiTheme="majorHAnsi" w:cstheme="majorHAnsi"/>
                <w:sz w:val="20"/>
                <w:szCs w:val="20"/>
              </w:rPr>
            </w:pPr>
          </w:p>
          <w:p w14:paraId="78EF8BD5" w14:textId="4A827E58" w:rsidR="00435874" w:rsidRDefault="004557DF" w:rsidP="73029FE7">
            <w:pPr>
              <w:rPr>
                <w:rFonts w:asciiTheme="majorHAnsi" w:eastAsia="Roboto" w:hAnsiTheme="majorHAnsi" w:cstheme="majorHAnsi"/>
                <w:sz w:val="20"/>
                <w:szCs w:val="20"/>
              </w:rPr>
            </w:pPr>
            <w:r w:rsidRPr="00790FAA">
              <w:rPr>
                <w:rFonts w:asciiTheme="majorHAnsi" w:eastAsia="Roboto" w:hAnsiTheme="majorHAnsi" w:cstheme="majorHAnsi"/>
                <w:b/>
                <w:bCs/>
                <w:sz w:val="20"/>
                <w:szCs w:val="20"/>
              </w:rPr>
              <w:t>Price Rise Notification</w:t>
            </w:r>
            <w:r w:rsidRPr="00790FAA">
              <w:rPr>
                <w:rFonts w:asciiTheme="majorHAnsi" w:eastAsia="Roboto" w:hAnsiTheme="majorHAnsi" w:cstheme="majorHAnsi"/>
                <w:sz w:val="20"/>
                <w:szCs w:val="20"/>
              </w:rPr>
              <w:t xml:space="preserve">: Establish a single source of truth for product holdings across the ICOMS and </w:t>
            </w:r>
            <w:proofErr w:type="spellStart"/>
            <w:r w:rsidRPr="00790FAA">
              <w:rPr>
                <w:rFonts w:asciiTheme="majorHAnsi" w:eastAsia="Roboto" w:hAnsiTheme="majorHAnsi" w:cstheme="majorHAnsi"/>
                <w:sz w:val="20"/>
                <w:szCs w:val="20"/>
              </w:rPr>
              <w:t>Netcracker</w:t>
            </w:r>
            <w:proofErr w:type="spellEnd"/>
            <w:r w:rsidRPr="00790FAA">
              <w:rPr>
                <w:rFonts w:asciiTheme="majorHAnsi" w:eastAsia="Roboto" w:hAnsiTheme="majorHAnsi" w:cstheme="majorHAnsi"/>
                <w:sz w:val="20"/>
                <w:szCs w:val="20"/>
              </w:rPr>
              <w:t xml:space="preserve"> systems. The pipeline must accurately identify customer cohorts and accurately reflect complex tariff conditions (such as Volt benefits, Switch Up, or Ultimate tariffs) so that customers receive highly personalised and accurate price increase information without manual errors</w:t>
            </w:r>
          </w:p>
          <w:p w14:paraId="785BEED7" w14:textId="521341DF" w:rsidR="00790FAA" w:rsidRPr="00790FAA" w:rsidRDefault="00790FAA" w:rsidP="73029FE7">
            <w:pPr>
              <w:rPr>
                <w:rFonts w:asciiTheme="majorHAnsi" w:hAnsiTheme="majorHAnsi" w:cstheme="majorHAnsi"/>
                <w:color w:val="000000" w:themeColor="text1"/>
                <w:sz w:val="20"/>
                <w:szCs w:val="20"/>
              </w:rPr>
            </w:pPr>
          </w:p>
        </w:tc>
        <w:tc>
          <w:tcPr>
            <w:tcW w:w="1048" w:type="dxa"/>
          </w:tcPr>
          <w:p w14:paraId="79E6B44D" w14:textId="6A29B9AF" w:rsidR="00435874" w:rsidRPr="004725B5" w:rsidRDefault="001D55A6" w:rsidP="00435874">
            <w:pPr>
              <w:jc w:val="center"/>
              <w:rPr>
                <w:rFonts w:ascii="Calibri" w:hAnsi="Calibri" w:cs="Calibri"/>
                <w:color w:val="000000" w:themeColor="text1"/>
                <w:sz w:val="20"/>
                <w:szCs w:val="20"/>
              </w:rPr>
            </w:pPr>
            <w:r w:rsidRPr="004725B5">
              <w:rPr>
                <w:rFonts w:ascii="Calibri" w:hAnsi="Calibri" w:cs="Calibri"/>
                <w:color w:val="000000" w:themeColor="text1"/>
                <w:sz w:val="20"/>
                <w:szCs w:val="20"/>
              </w:rPr>
              <w:t>TBC</w:t>
            </w:r>
          </w:p>
        </w:tc>
      </w:tr>
      <w:tr w:rsidR="00847BC5" w:rsidRPr="004725B5" w14:paraId="5281683A" w14:textId="77777777" w:rsidTr="515701C3">
        <w:tc>
          <w:tcPr>
            <w:tcW w:w="795" w:type="dxa"/>
          </w:tcPr>
          <w:p w14:paraId="6898B319" w14:textId="13A6F3A7" w:rsidR="001D55A6" w:rsidRPr="004725B5" w:rsidRDefault="001D55A6" w:rsidP="001D55A6">
            <w:pPr>
              <w:jc w:val="center"/>
              <w:rPr>
                <w:color w:val="000000" w:themeColor="text1"/>
              </w:rPr>
            </w:pPr>
            <w:r w:rsidRPr="004725B5">
              <w:rPr>
                <w:color w:val="000000" w:themeColor="text1"/>
              </w:rPr>
              <w:t>2</w:t>
            </w:r>
          </w:p>
        </w:tc>
        <w:tc>
          <w:tcPr>
            <w:tcW w:w="7059" w:type="dxa"/>
            <w:gridSpan w:val="2"/>
          </w:tcPr>
          <w:p w14:paraId="2A4F3E29" w14:textId="77777777" w:rsidR="00B52110"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 xml:space="preserve">Based on extensive marketing communication experience, build a unified data model designed to surface reusable demographic, geographic, psychographic, and </w:t>
            </w:r>
            <w:r w:rsidRPr="000A14AD">
              <w:rPr>
                <w:rFonts w:ascii="Calibri" w:eastAsia="Roboto" w:hAnsi="Calibri" w:cs="Calibri"/>
                <w:sz w:val="20"/>
                <w:szCs w:val="20"/>
              </w:rPr>
              <w:lastRenderedPageBreak/>
              <w:t xml:space="preserve">segmentation data for all Marketing Communications - including but not limited to: Customer Relationship Management, Service Communication, Paid Media Traffic Acquisition (i.e., existing customer suppression),Website Personalisation and Conversion Rate Optimisation (CRO), and Customer Contact teams. Unify slow-moving customer attributes into an intelligence layer that is consistent across the entire Digital business to enable both 1-to-1 personalised customer communication and batch audience direct marketing activation. Push these surfaced attributes on a 24-hour refresh directly into MCAR, ensuring direct integration capability to any current and future Marketing and Advertising technologies. </w:t>
            </w:r>
          </w:p>
          <w:p w14:paraId="58125A02" w14:textId="77777777" w:rsidR="00B52110" w:rsidRPr="000A14AD" w:rsidRDefault="00B52110" w:rsidP="0C357661">
            <w:pPr>
              <w:rPr>
                <w:rFonts w:ascii="Calibri" w:eastAsia="Roboto" w:hAnsi="Calibri" w:cs="Calibri"/>
                <w:sz w:val="20"/>
                <w:szCs w:val="20"/>
              </w:rPr>
            </w:pPr>
          </w:p>
          <w:p w14:paraId="7D4FF664" w14:textId="77777777" w:rsidR="00B52110" w:rsidRPr="000A14AD" w:rsidRDefault="006126D5" w:rsidP="0C357661">
            <w:pPr>
              <w:rPr>
                <w:rFonts w:ascii="Calibri" w:eastAsia="Roboto" w:hAnsi="Calibri" w:cs="Calibri"/>
                <w:sz w:val="20"/>
                <w:szCs w:val="20"/>
              </w:rPr>
            </w:pPr>
            <w:r w:rsidRPr="001C041A">
              <w:rPr>
                <w:rFonts w:ascii="Calibri" w:eastAsia="Roboto" w:hAnsi="Calibri" w:cs="Calibri"/>
                <w:b/>
                <w:bCs/>
                <w:sz w:val="20"/>
                <w:szCs w:val="20"/>
              </w:rPr>
              <w:t>Specific Priority Use Cases &amp; Deliverables</w:t>
            </w:r>
            <w:r w:rsidRPr="000A14AD">
              <w:rPr>
                <w:rFonts w:ascii="Calibri" w:eastAsia="Roboto" w:hAnsi="Calibri" w:cs="Calibri"/>
                <w:sz w:val="20"/>
                <w:szCs w:val="20"/>
              </w:rPr>
              <w:t xml:space="preserve">: </w:t>
            </w:r>
          </w:p>
          <w:p w14:paraId="63E23FBC" w14:textId="77777777" w:rsidR="00B52110" w:rsidRPr="000A14AD" w:rsidRDefault="00B52110" w:rsidP="0C357661">
            <w:pPr>
              <w:rPr>
                <w:rFonts w:ascii="Calibri" w:eastAsia="Roboto" w:hAnsi="Calibri" w:cs="Calibri"/>
                <w:sz w:val="20"/>
                <w:szCs w:val="20"/>
              </w:rPr>
            </w:pPr>
          </w:p>
          <w:p w14:paraId="1B964E37" w14:textId="77777777" w:rsidR="00B52110"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 xml:space="preserve">Deliver the MCAR data model using a phased approach, with the ultimate objective of deploying **750+ master attributes** into the development cycle. </w:t>
            </w:r>
          </w:p>
          <w:p w14:paraId="2C61D195" w14:textId="77777777" w:rsidR="00B52110" w:rsidRPr="000A14AD" w:rsidRDefault="00B52110" w:rsidP="0C357661">
            <w:pPr>
              <w:rPr>
                <w:rFonts w:ascii="Calibri" w:eastAsia="Roboto" w:hAnsi="Calibri" w:cs="Calibri"/>
                <w:sz w:val="20"/>
                <w:szCs w:val="20"/>
              </w:rPr>
            </w:pPr>
          </w:p>
          <w:p w14:paraId="4B6D9C0C" w14:textId="1C11D67C" w:rsidR="00D520BD"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 xml:space="preserve">Migrate 390 existing service communication journeys out of the outdated and unstable </w:t>
            </w:r>
            <w:r w:rsidR="000A14AD">
              <w:rPr>
                <w:rFonts w:ascii="Calibri" w:eastAsia="Roboto" w:hAnsi="Calibri" w:cs="Calibri"/>
                <w:sz w:val="20"/>
                <w:szCs w:val="20"/>
              </w:rPr>
              <w:t>‘</w:t>
            </w:r>
            <w:r w:rsidRPr="000A14AD">
              <w:rPr>
                <w:rFonts w:ascii="Calibri" w:eastAsia="Roboto" w:hAnsi="Calibri" w:cs="Calibri"/>
                <w:sz w:val="20"/>
                <w:szCs w:val="20"/>
              </w:rPr>
              <w:t>net-</w:t>
            </w:r>
            <w:proofErr w:type="spellStart"/>
            <w:r w:rsidRPr="000A14AD">
              <w:rPr>
                <w:rFonts w:ascii="Calibri" w:eastAsia="Roboto" w:hAnsi="Calibri" w:cs="Calibri"/>
                <w:sz w:val="20"/>
                <w:szCs w:val="20"/>
              </w:rPr>
              <w:t>intell</w:t>
            </w:r>
            <w:proofErr w:type="spellEnd"/>
            <w:r w:rsidRPr="000A14AD">
              <w:rPr>
                <w:rFonts w:ascii="Calibri" w:eastAsia="Roboto" w:hAnsi="Calibri" w:cs="Calibri"/>
                <w:sz w:val="20"/>
                <w:szCs w:val="20"/>
              </w:rPr>
              <w:t>-prod</w:t>
            </w:r>
            <w:r w:rsidR="000A14AD">
              <w:rPr>
                <w:rFonts w:ascii="Calibri" w:eastAsia="Roboto" w:hAnsi="Calibri" w:cs="Calibri"/>
                <w:sz w:val="20"/>
                <w:szCs w:val="20"/>
              </w:rPr>
              <w:t>’</w:t>
            </w:r>
            <w:r w:rsidRPr="000A14AD">
              <w:rPr>
                <w:rFonts w:ascii="Calibri" w:eastAsia="Roboto" w:hAnsi="Calibri" w:cs="Calibri"/>
                <w:sz w:val="20"/>
                <w:szCs w:val="20"/>
              </w:rPr>
              <w:t xml:space="preserve"> GCP environment. This will replace fragile DBT (Data Build Tool) batch audiences with a robust, near real-time GCP Pub/Sub Integration Hub. </w:t>
            </w:r>
          </w:p>
          <w:p w14:paraId="664B5F16" w14:textId="77777777" w:rsidR="00D520BD" w:rsidRPr="000A14AD" w:rsidRDefault="00D520BD" w:rsidP="0C357661">
            <w:pPr>
              <w:rPr>
                <w:rFonts w:ascii="Calibri" w:eastAsia="Roboto" w:hAnsi="Calibri" w:cs="Calibri"/>
                <w:sz w:val="20"/>
                <w:szCs w:val="20"/>
              </w:rPr>
            </w:pPr>
          </w:p>
          <w:p w14:paraId="569860D0" w14:textId="77777777" w:rsidR="00D520BD"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 xml:space="preserve">Decommission the legacy Pega CDH/EDH data tables and migrate all O2 campaign traits to the new end-state </w:t>
            </w:r>
            <w:proofErr w:type="spellStart"/>
            <w:r w:rsidRPr="000A14AD">
              <w:rPr>
                <w:rFonts w:ascii="Calibri" w:eastAsia="Roboto" w:hAnsi="Calibri" w:cs="Calibri"/>
                <w:sz w:val="20"/>
                <w:szCs w:val="20"/>
              </w:rPr>
              <w:t>Netcracker</w:t>
            </w:r>
            <w:proofErr w:type="spellEnd"/>
            <w:r w:rsidRPr="000A14AD">
              <w:rPr>
                <w:rFonts w:ascii="Calibri" w:eastAsia="Roboto" w:hAnsi="Calibri" w:cs="Calibri"/>
                <w:sz w:val="20"/>
                <w:szCs w:val="20"/>
              </w:rPr>
              <w:t xml:space="preserve"> (NC) data tables. This is required so that marketing audience targeting accurately matches the commercial team's exact eligibility figures. </w:t>
            </w:r>
          </w:p>
          <w:p w14:paraId="7682696A" w14:textId="77777777" w:rsidR="00D520BD" w:rsidRPr="000A14AD" w:rsidRDefault="00D520BD" w:rsidP="0C357661">
            <w:pPr>
              <w:rPr>
                <w:rFonts w:ascii="Calibri" w:eastAsia="Roboto" w:hAnsi="Calibri" w:cs="Calibri"/>
                <w:sz w:val="20"/>
                <w:szCs w:val="20"/>
              </w:rPr>
            </w:pPr>
          </w:p>
          <w:p w14:paraId="5EA53BA3" w14:textId="77777777" w:rsidR="00D520BD"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Deploy stable upstream events and traits to accurately target eligible users for bi-monthly VOLT cross-sell campaigns. This requires integrating the Experian (</w:t>
            </w:r>
            <w:proofErr w:type="spellStart"/>
            <w:r w:rsidRPr="000A14AD">
              <w:rPr>
                <w:rFonts w:ascii="Calibri" w:eastAsia="Roboto" w:hAnsi="Calibri" w:cs="Calibri"/>
                <w:sz w:val="20"/>
                <w:szCs w:val="20"/>
              </w:rPr>
              <w:t>Xpin</w:t>
            </w:r>
            <w:proofErr w:type="spellEnd"/>
            <w:r w:rsidRPr="000A14AD">
              <w:rPr>
                <w:rFonts w:ascii="Calibri" w:eastAsia="Roboto" w:hAnsi="Calibri" w:cs="Calibri"/>
                <w:sz w:val="20"/>
                <w:szCs w:val="20"/>
              </w:rPr>
              <w:t xml:space="preserve">) identity graph to link mobile and broadband subscriptions to a single household </w:t>
            </w:r>
            <w:proofErr w:type="gramStart"/>
            <w:r w:rsidRPr="000A14AD">
              <w:rPr>
                <w:rFonts w:ascii="Calibri" w:eastAsia="Roboto" w:hAnsi="Calibri" w:cs="Calibri"/>
                <w:sz w:val="20"/>
                <w:szCs w:val="20"/>
              </w:rPr>
              <w:t>PIN, and</w:t>
            </w:r>
            <w:proofErr w:type="gramEnd"/>
            <w:r w:rsidRPr="000A14AD">
              <w:rPr>
                <w:rFonts w:ascii="Calibri" w:eastAsia="Roboto" w:hAnsi="Calibri" w:cs="Calibri"/>
                <w:sz w:val="20"/>
                <w:szCs w:val="20"/>
              </w:rPr>
              <w:t xml:space="preserve"> implementing an automated "circuit breaker" to immediately pause campaigns if upstream data is delayed or misaligned. </w:t>
            </w:r>
          </w:p>
          <w:p w14:paraId="3FCC20A8" w14:textId="77777777" w:rsidR="00D520BD" w:rsidRPr="000A14AD" w:rsidRDefault="00D520BD" w:rsidP="0C357661">
            <w:pPr>
              <w:rPr>
                <w:rFonts w:ascii="Calibri" w:eastAsia="Roboto" w:hAnsi="Calibri" w:cs="Calibri"/>
                <w:sz w:val="20"/>
                <w:szCs w:val="20"/>
              </w:rPr>
            </w:pPr>
          </w:p>
          <w:p w14:paraId="66535E15" w14:textId="4E59B8E6" w:rsidR="001D55A6" w:rsidRPr="000A14AD" w:rsidRDefault="006126D5" w:rsidP="0C357661">
            <w:pPr>
              <w:rPr>
                <w:rFonts w:ascii="Calibri" w:eastAsia="Roboto" w:hAnsi="Calibri" w:cs="Calibri"/>
                <w:sz w:val="20"/>
                <w:szCs w:val="20"/>
              </w:rPr>
            </w:pPr>
            <w:r w:rsidRPr="000A14AD">
              <w:rPr>
                <w:rFonts w:ascii="Calibri" w:eastAsia="Roboto" w:hAnsi="Calibri" w:cs="Calibri"/>
                <w:sz w:val="20"/>
                <w:szCs w:val="20"/>
              </w:rPr>
              <w:t xml:space="preserve">Ensure that customer marketing permission (opt-in) and third-party suppression data are applied and available on Day 1, allowing onboarding welcome journey communication and upsell / cross-sell marketing opportunities can be triggered immediately rather than waiting 72 hours for systems to </w:t>
            </w:r>
            <w:r w:rsidR="00D84FBF" w:rsidRPr="000A14AD">
              <w:rPr>
                <w:rFonts w:ascii="Calibri" w:eastAsia="Roboto" w:hAnsi="Calibri" w:cs="Calibri"/>
                <w:sz w:val="20"/>
                <w:szCs w:val="20"/>
              </w:rPr>
              <w:t>sync. Immediately</w:t>
            </w:r>
            <w:r w:rsidR="35255A24" w:rsidRPr="000A14AD">
              <w:rPr>
                <w:rFonts w:ascii="Calibri" w:eastAsia="Roboto" w:hAnsi="Calibri" w:cs="Calibri"/>
                <w:sz w:val="20"/>
                <w:szCs w:val="20"/>
              </w:rPr>
              <w:t xml:space="preserve"> rather than waiting 72 hours for systems to sync. </w:t>
            </w:r>
          </w:p>
          <w:p w14:paraId="7BF050B8" w14:textId="50120C2C" w:rsidR="001D55A6" w:rsidRPr="004725B5" w:rsidRDefault="001D55A6" w:rsidP="0C357661">
            <w:pPr>
              <w:rPr>
                <w:rFonts w:ascii="Roboto" w:eastAsia="Roboto" w:hAnsi="Roboto" w:cs="Roboto"/>
                <w:sz w:val="21"/>
                <w:szCs w:val="21"/>
              </w:rPr>
            </w:pPr>
          </w:p>
          <w:p w14:paraId="451BB520" w14:textId="1C9C7C22" w:rsidR="001D55A6" w:rsidRPr="004725B5" w:rsidRDefault="001D55A6" w:rsidP="484A4390">
            <w:pPr>
              <w:rPr>
                <w:rFonts w:ascii="Roboto" w:eastAsia="Roboto" w:hAnsi="Roboto" w:cs="Roboto"/>
                <w:sz w:val="21"/>
                <w:szCs w:val="21"/>
              </w:rPr>
            </w:pPr>
          </w:p>
        </w:tc>
        <w:tc>
          <w:tcPr>
            <w:tcW w:w="1048" w:type="dxa"/>
          </w:tcPr>
          <w:p w14:paraId="53006DCE" w14:textId="7915D1A1" w:rsidR="001D55A6" w:rsidRPr="004725B5" w:rsidRDefault="001D55A6" w:rsidP="001D55A6">
            <w:pPr>
              <w:jc w:val="center"/>
              <w:rPr>
                <w:rFonts w:ascii="Calibri" w:hAnsi="Calibri" w:cs="Calibri"/>
                <w:i/>
                <w:iCs/>
                <w:color w:val="4F81BD" w:themeColor="accent1"/>
                <w:sz w:val="20"/>
                <w:szCs w:val="20"/>
              </w:rPr>
            </w:pPr>
            <w:r w:rsidRPr="004725B5">
              <w:rPr>
                <w:rFonts w:ascii="Calibri" w:hAnsi="Calibri" w:cs="Calibri"/>
                <w:color w:val="000000" w:themeColor="text1"/>
                <w:sz w:val="20"/>
                <w:szCs w:val="20"/>
              </w:rPr>
              <w:lastRenderedPageBreak/>
              <w:t>TBC</w:t>
            </w:r>
          </w:p>
        </w:tc>
      </w:tr>
      <w:tr w:rsidR="006658BE" w:rsidRPr="004725B5" w14:paraId="026257DF" w14:textId="77777777" w:rsidTr="515701C3">
        <w:tblPrEx>
          <w:tblCellMar>
            <w:left w:w="113" w:type="dxa"/>
            <w:right w:w="113" w:type="dxa"/>
          </w:tblCellMar>
        </w:tblPrEx>
        <w:tc>
          <w:tcPr>
            <w:tcW w:w="8902" w:type="dxa"/>
            <w:gridSpan w:val="4"/>
          </w:tcPr>
          <w:p w14:paraId="30492D79" w14:textId="1D709B3A" w:rsidR="003046C9" w:rsidRPr="004725B5" w:rsidRDefault="003046C9" w:rsidP="003046C9">
            <w:pPr>
              <w:rPr>
                <w:rFonts w:ascii="Calibri" w:hAnsi="Calibri" w:cs="Calibri"/>
                <w:i/>
                <w:iCs/>
                <w:color w:val="4F81BD" w:themeColor="accent1"/>
                <w:sz w:val="20"/>
                <w:szCs w:val="20"/>
              </w:rPr>
            </w:pPr>
            <w:r w:rsidRPr="004725B5">
              <w:rPr>
                <w:rFonts w:ascii="Calibri" w:hAnsi="Calibri" w:cs="Calibri"/>
                <w:b/>
                <w:bCs/>
                <w:sz w:val="20"/>
                <w:szCs w:val="20"/>
              </w:rPr>
              <w:t xml:space="preserve">What are your reporting or self-serve analytics (data </w:t>
            </w:r>
            <w:proofErr w:type="spellStart"/>
            <w:r w:rsidRPr="004725B5">
              <w:rPr>
                <w:rFonts w:ascii="Calibri" w:hAnsi="Calibri" w:cs="Calibri"/>
                <w:b/>
                <w:bCs/>
                <w:sz w:val="20"/>
                <w:szCs w:val="20"/>
              </w:rPr>
              <w:t>democ</w:t>
            </w:r>
            <w:proofErr w:type="spellEnd"/>
            <w:r w:rsidRPr="004725B5">
              <w:rPr>
                <w:rFonts w:ascii="Calibri" w:hAnsi="Calibri" w:cs="Calibri"/>
                <w:b/>
                <w:bCs/>
                <w:sz w:val="20"/>
                <w:szCs w:val="20"/>
              </w:rPr>
              <w:t>.) requirements?</w:t>
            </w:r>
          </w:p>
        </w:tc>
      </w:tr>
      <w:tr w:rsidR="003C0D33" w:rsidRPr="004725B5" w14:paraId="23377DBC" w14:textId="77777777" w:rsidTr="515701C3">
        <w:tblPrEx>
          <w:tblCellMar>
            <w:left w:w="113" w:type="dxa"/>
            <w:right w:w="113" w:type="dxa"/>
          </w:tblCellMar>
        </w:tblPrEx>
        <w:tc>
          <w:tcPr>
            <w:tcW w:w="1389" w:type="dxa"/>
            <w:gridSpan w:val="2"/>
          </w:tcPr>
          <w:p w14:paraId="014FEDAB" w14:textId="412366CE" w:rsidR="003046C9" w:rsidRPr="004725B5" w:rsidRDefault="003046C9" w:rsidP="003046C9">
            <w:pPr>
              <w:rPr>
                <w:rFonts w:ascii="Calibri" w:hAnsi="Calibri" w:cs="Calibri"/>
                <w:b/>
                <w:bCs/>
                <w:sz w:val="20"/>
                <w:szCs w:val="20"/>
              </w:rPr>
            </w:pPr>
          </w:p>
        </w:tc>
        <w:tc>
          <w:tcPr>
            <w:tcW w:w="6465" w:type="dxa"/>
          </w:tcPr>
          <w:p w14:paraId="725D74B0" w14:textId="676DF1BF" w:rsidR="002A59B4" w:rsidRPr="004725B5" w:rsidRDefault="17E559C8" w:rsidP="002A59B4">
            <w:pPr>
              <w:pStyle w:val="ListParagraph"/>
              <w:ind w:left="284"/>
              <w:rPr>
                <w:rFonts w:ascii="Calibri" w:hAnsi="Calibri" w:cs="Calibri"/>
                <w:color w:val="000000" w:themeColor="text1"/>
                <w:sz w:val="20"/>
                <w:szCs w:val="20"/>
              </w:rPr>
            </w:pPr>
            <w:r w:rsidRPr="004725B5">
              <w:rPr>
                <w:rFonts w:ascii="Calibri" w:hAnsi="Calibri" w:cs="Calibri"/>
                <w:color w:val="000000" w:themeColor="text1"/>
                <w:sz w:val="20"/>
                <w:szCs w:val="20"/>
              </w:rPr>
              <w:t>none</w:t>
            </w:r>
          </w:p>
        </w:tc>
        <w:tc>
          <w:tcPr>
            <w:tcW w:w="1048" w:type="dxa"/>
          </w:tcPr>
          <w:p w14:paraId="06526D4B" w14:textId="277427D5" w:rsidR="003046C9" w:rsidRPr="004725B5" w:rsidRDefault="003046C9" w:rsidP="003046C9">
            <w:pPr>
              <w:jc w:val="center"/>
              <w:rPr>
                <w:rFonts w:ascii="Calibri" w:hAnsi="Calibri" w:cs="Calibri"/>
                <w:color w:val="000000" w:themeColor="text1"/>
                <w:sz w:val="20"/>
                <w:szCs w:val="20"/>
              </w:rPr>
            </w:pPr>
          </w:p>
        </w:tc>
      </w:tr>
    </w:tbl>
    <w:p w14:paraId="2E1595CD" w14:textId="00DF26E6" w:rsidR="4AE1C2B4" w:rsidRPr="004725B5" w:rsidRDefault="4AE1C2B4"/>
    <w:p w14:paraId="3D9A0BDF" w14:textId="1293FA87" w:rsidR="007C39F6" w:rsidRPr="004725B5" w:rsidRDefault="007C39F6">
      <w:pPr>
        <w:rPr>
          <w:rFonts w:ascii="Calibri" w:hAnsi="Calibri" w:cs="Calibri"/>
        </w:rPr>
      </w:pPr>
    </w:p>
    <w:p w14:paraId="09E6605E" w14:textId="4100CE3D" w:rsidR="0048235B" w:rsidRPr="004725B5" w:rsidRDefault="005254BE" w:rsidP="001E4023">
      <w:pPr>
        <w:spacing w:after="0"/>
        <w:rPr>
          <w:rFonts w:ascii="Calibri" w:hAnsi="Calibri" w:cs="Calibri"/>
          <w:b/>
          <w:bCs/>
          <w:sz w:val="28"/>
          <w:szCs w:val="28"/>
        </w:rPr>
      </w:pPr>
      <w:r>
        <w:rPr>
          <w:rFonts w:ascii="Calibri" w:hAnsi="Calibri" w:cs="Calibri"/>
          <w:b/>
          <w:bCs/>
          <w:sz w:val="28"/>
          <w:szCs w:val="28"/>
        </w:rPr>
        <w:t>6</w:t>
      </w:r>
      <w:r w:rsidR="007E12A8" w:rsidRPr="004725B5">
        <w:rPr>
          <w:rFonts w:ascii="Calibri" w:hAnsi="Calibri" w:cs="Calibri"/>
          <w:b/>
          <w:bCs/>
          <w:sz w:val="28"/>
          <w:szCs w:val="28"/>
        </w:rPr>
        <w:t xml:space="preserve">.1 </w:t>
      </w:r>
      <w:r w:rsidR="0048235B" w:rsidRPr="004725B5">
        <w:rPr>
          <w:rFonts w:ascii="Calibri" w:hAnsi="Calibri" w:cs="Calibri"/>
          <w:b/>
          <w:bCs/>
          <w:sz w:val="28"/>
          <w:szCs w:val="28"/>
        </w:rPr>
        <w:t>Non-Functional Requirements (NFR)</w:t>
      </w:r>
    </w:p>
    <w:p w14:paraId="4F0BF247" w14:textId="6F46AE6A" w:rsidR="00D13723" w:rsidRPr="004725B5" w:rsidRDefault="00D13723" w:rsidP="00D13723">
      <w:pPr>
        <w:rPr>
          <w:rFonts w:ascii="Calibri" w:hAnsi="Calibri" w:cs="Calibri"/>
        </w:rPr>
      </w:pPr>
      <w:r w:rsidRPr="004725B5">
        <w:rPr>
          <w:rFonts w:ascii="Calibri" w:hAnsi="Calibri" w:cs="Calibri"/>
        </w:rPr>
        <w:t>A non</w:t>
      </w:r>
      <w:r w:rsidRPr="004725B5">
        <w:rPr>
          <w:rFonts w:ascii="Calibri" w:hAnsi="Calibri" w:cs="Calibri"/>
        </w:rPr>
        <w:noBreakHyphen/>
        <w:t xml:space="preserve">functional requirement explains the standards </w:t>
      </w:r>
      <w:r w:rsidR="00E17FD1" w:rsidRPr="004725B5">
        <w:rPr>
          <w:rFonts w:ascii="Calibri" w:hAnsi="Calibri" w:cs="Calibri"/>
        </w:rPr>
        <w:t>the</w:t>
      </w:r>
      <w:r w:rsidRPr="004725B5">
        <w:rPr>
          <w:rFonts w:ascii="Calibri" w:hAnsi="Calibri" w:cs="Calibri"/>
        </w:rPr>
        <w:t xml:space="preserve"> solution must meet — such as speed, reliability, security, or ease of use — so that the experience works well for customers and colleagues, not just functionally</w:t>
      </w:r>
      <w:r w:rsidR="008A4669" w:rsidRPr="004725B5">
        <w:rPr>
          <w:rFonts w:ascii="Calibri" w:hAnsi="Calibri" w:cs="Calibri"/>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601040" w:rsidRPr="004725B5" w14:paraId="54AACDE7" w14:textId="77777777" w:rsidTr="006B25E5">
        <w:tc>
          <w:tcPr>
            <w:tcW w:w="2665" w:type="dxa"/>
          </w:tcPr>
          <w:p w14:paraId="50919247" w14:textId="3739C273" w:rsidR="004218BA" w:rsidRPr="004725B5" w:rsidRDefault="004218BA">
            <w:pPr>
              <w:rPr>
                <w:rFonts w:ascii="Calibri" w:hAnsi="Calibri" w:cs="Calibri"/>
                <w:b/>
                <w:bCs/>
                <w:sz w:val="20"/>
                <w:szCs w:val="20"/>
              </w:rPr>
            </w:pPr>
            <w:r w:rsidRPr="004725B5">
              <w:rPr>
                <w:rFonts w:ascii="Calibri" w:hAnsi="Calibri" w:cs="Calibri"/>
                <w:b/>
                <w:bCs/>
                <w:sz w:val="20"/>
                <w:szCs w:val="20"/>
              </w:rPr>
              <w:t>Do you know how many customers or transactions there will be?</w:t>
            </w:r>
            <w:r w:rsidR="009F6A31" w:rsidRPr="004725B5">
              <w:rPr>
                <w:rFonts w:ascii="Calibri" w:hAnsi="Calibri" w:cs="Calibri"/>
                <w:b/>
                <w:bCs/>
                <w:sz w:val="20"/>
                <w:szCs w:val="20"/>
              </w:rPr>
              <w:t xml:space="preserve"> </w:t>
            </w:r>
          </w:p>
        </w:tc>
        <w:tc>
          <w:tcPr>
            <w:tcW w:w="6237" w:type="dxa"/>
          </w:tcPr>
          <w:p w14:paraId="2A835B26" w14:textId="77777777" w:rsidR="00403322" w:rsidRPr="004725B5" w:rsidRDefault="00403322" w:rsidP="00403322">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p w14:paraId="7BA57D83" w14:textId="27470005" w:rsidR="004218BA" w:rsidRPr="004725B5" w:rsidRDefault="004218BA" w:rsidP="00CE6213">
            <w:pPr>
              <w:rPr>
                <w:rFonts w:ascii="Calibri" w:hAnsi="Calibri" w:cs="Calibri"/>
                <w:color w:val="000000" w:themeColor="text1"/>
                <w:sz w:val="20"/>
                <w:szCs w:val="20"/>
              </w:rPr>
            </w:pPr>
          </w:p>
        </w:tc>
      </w:tr>
      <w:tr w:rsidR="00601040" w:rsidRPr="004725B5" w14:paraId="6B0A6995" w14:textId="77777777" w:rsidTr="006B25E5">
        <w:tc>
          <w:tcPr>
            <w:tcW w:w="2665" w:type="dxa"/>
          </w:tcPr>
          <w:p w14:paraId="37AA0643" w14:textId="2C31AC46" w:rsidR="004218BA" w:rsidRPr="004725B5" w:rsidRDefault="004218BA">
            <w:pPr>
              <w:rPr>
                <w:rFonts w:ascii="Calibri" w:hAnsi="Calibri" w:cs="Calibri"/>
                <w:b/>
                <w:bCs/>
                <w:sz w:val="20"/>
                <w:szCs w:val="20"/>
              </w:rPr>
            </w:pPr>
            <w:r w:rsidRPr="004725B5">
              <w:rPr>
                <w:rFonts w:ascii="Calibri" w:hAnsi="Calibri" w:cs="Calibri"/>
                <w:b/>
                <w:bCs/>
                <w:sz w:val="20"/>
                <w:szCs w:val="20"/>
              </w:rPr>
              <w:t>Response times or availability</w:t>
            </w:r>
          </w:p>
        </w:tc>
        <w:tc>
          <w:tcPr>
            <w:tcW w:w="6237" w:type="dxa"/>
          </w:tcPr>
          <w:p w14:paraId="19AB3C93" w14:textId="13ABDFD7" w:rsidR="005B7FB8" w:rsidRPr="004725B5" w:rsidRDefault="00403322" w:rsidP="005B7FB8">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p w14:paraId="10BF0F09" w14:textId="626D643C" w:rsidR="004218BA" w:rsidRPr="004725B5" w:rsidRDefault="004218BA">
            <w:pPr>
              <w:rPr>
                <w:rFonts w:ascii="Calibri" w:hAnsi="Calibri" w:cs="Calibri"/>
                <w:i/>
                <w:iCs/>
                <w:color w:val="000000" w:themeColor="text1"/>
                <w:sz w:val="20"/>
                <w:szCs w:val="20"/>
              </w:rPr>
            </w:pPr>
          </w:p>
        </w:tc>
      </w:tr>
      <w:tr w:rsidR="00601040" w:rsidRPr="004725B5" w14:paraId="524C7C08" w14:textId="77777777" w:rsidTr="006B25E5">
        <w:tc>
          <w:tcPr>
            <w:tcW w:w="2665" w:type="dxa"/>
          </w:tcPr>
          <w:p w14:paraId="7C3A05D5" w14:textId="58FEAD38" w:rsidR="00176328" w:rsidRPr="004725B5" w:rsidRDefault="00176328">
            <w:pPr>
              <w:rPr>
                <w:rFonts w:ascii="Calibri" w:hAnsi="Calibri" w:cs="Calibri"/>
                <w:b/>
                <w:bCs/>
                <w:sz w:val="20"/>
                <w:szCs w:val="20"/>
              </w:rPr>
            </w:pPr>
            <w:r w:rsidRPr="004725B5">
              <w:rPr>
                <w:rFonts w:ascii="Calibri" w:hAnsi="Calibri" w:cs="Calibri"/>
                <w:b/>
                <w:bCs/>
                <w:sz w:val="20"/>
                <w:szCs w:val="20"/>
              </w:rPr>
              <w:lastRenderedPageBreak/>
              <w:t>Are there any security or privacy requirements</w:t>
            </w:r>
            <w:r w:rsidR="005C67F3" w:rsidRPr="004725B5">
              <w:rPr>
                <w:rFonts w:ascii="Calibri" w:hAnsi="Calibri" w:cs="Calibri"/>
                <w:b/>
                <w:bCs/>
                <w:sz w:val="20"/>
                <w:szCs w:val="20"/>
              </w:rPr>
              <w:t xml:space="preserve">? </w:t>
            </w:r>
          </w:p>
          <w:p w14:paraId="09815DFC" w14:textId="279AE46E" w:rsidR="004218BA" w:rsidRPr="004725B5" w:rsidRDefault="005C67F3">
            <w:pPr>
              <w:rPr>
                <w:rFonts w:ascii="Calibri" w:hAnsi="Calibri" w:cs="Calibri"/>
                <w:b/>
                <w:bCs/>
                <w:sz w:val="20"/>
                <w:szCs w:val="20"/>
              </w:rPr>
            </w:pPr>
            <w:r w:rsidRPr="004725B5">
              <w:rPr>
                <w:rFonts w:ascii="Calibri" w:hAnsi="Calibri" w:cs="Calibri"/>
                <w:i/>
                <w:iCs/>
                <w:sz w:val="20"/>
                <w:szCs w:val="20"/>
              </w:rPr>
              <w:t>If unsure, select ‘unknown’</w:t>
            </w:r>
          </w:p>
        </w:tc>
        <w:tc>
          <w:tcPr>
            <w:tcW w:w="6237" w:type="dxa"/>
          </w:tcPr>
          <w:p w14:paraId="42FF52E8" w14:textId="74AD7A5B" w:rsidR="004218BA" w:rsidRPr="004725B5" w:rsidRDefault="00403322">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tc>
      </w:tr>
      <w:tr w:rsidR="00601040" w:rsidRPr="004725B5" w14:paraId="4E504FC1" w14:textId="77777777" w:rsidTr="006B25E5">
        <w:tc>
          <w:tcPr>
            <w:tcW w:w="2665" w:type="dxa"/>
          </w:tcPr>
          <w:p w14:paraId="5B3F1ED0" w14:textId="4BEF0B75" w:rsidR="004218BA" w:rsidRPr="004725B5" w:rsidRDefault="004218BA">
            <w:pPr>
              <w:rPr>
                <w:rFonts w:ascii="Calibri" w:hAnsi="Calibri" w:cs="Calibri"/>
                <w:b/>
                <w:bCs/>
                <w:sz w:val="20"/>
                <w:szCs w:val="20"/>
              </w:rPr>
            </w:pPr>
            <w:r w:rsidRPr="004725B5">
              <w:rPr>
                <w:rFonts w:ascii="Calibri" w:hAnsi="Calibri" w:cs="Calibri"/>
                <w:b/>
                <w:bCs/>
                <w:sz w:val="20"/>
                <w:szCs w:val="20"/>
              </w:rPr>
              <w:t>Any legal or regulatory compliance requirements?</w:t>
            </w:r>
          </w:p>
        </w:tc>
        <w:tc>
          <w:tcPr>
            <w:tcW w:w="6237" w:type="dxa"/>
          </w:tcPr>
          <w:p w14:paraId="1F8DFE96" w14:textId="61689A95" w:rsidR="004218BA" w:rsidRPr="004725B5" w:rsidRDefault="00403322" w:rsidP="00D4432D">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tc>
      </w:tr>
      <w:tr w:rsidR="00601040" w:rsidRPr="004725B5" w14:paraId="7D443128" w14:textId="77777777" w:rsidTr="006B25E5">
        <w:tc>
          <w:tcPr>
            <w:tcW w:w="2665" w:type="dxa"/>
          </w:tcPr>
          <w:p w14:paraId="533E49AB" w14:textId="578854C0" w:rsidR="00753008" w:rsidRPr="004725B5" w:rsidRDefault="00841377">
            <w:pPr>
              <w:rPr>
                <w:rFonts w:ascii="Calibri" w:hAnsi="Calibri" w:cs="Calibri"/>
                <w:b/>
                <w:bCs/>
                <w:sz w:val="20"/>
                <w:szCs w:val="20"/>
              </w:rPr>
            </w:pPr>
            <w:r w:rsidRPr="004725B5">
              <w:rPr>
                <w:rFonts w:ascii="Calibri" w:hAnsi="Calibri" w:cs="Calibri"/>
                <w:b/>
                <w:bCs/>
                <w:sz w:val="20"/>
                <w:szCs w:val="20"/>
              </w:rPr>
              <w:t xml:space="preserve">Are there any Fraud </w:t>
            </w:r>
            <w:r w:rsidR="002B5D04" w:rsidRPr="004725B5">
              <w:rPr>
                <w:rFonts w:ascii="Calibri" w:hAnsi="Calibri" w:cs="Calibri"/>
                <w:b/>
                <w:bCs/>
                <w:sz w:val="20"/>
                <w:szCs w:val="20"/>
              </w:rPr>
              <w:t>requirement</w:t>
            </w:r>
            <w:r w:rsidRPr="004725B5">
              <w:rPr>
                <w:rFonts w:ascii="Calibri" w:hAnsi="Calibri" w:cs="Calibri"/>
                <w:b/>
                <w:bCs/>
                <w:sz w:val="20"/>
                <w:szCs w:val="20"/>
              </w:rPr>
              <w:t>s?</w:t>
            </w:r>
          </w:p>
        </w:tc>
        <w:tc>
          <w:tcPr>
            <w:tcW w:w="6237" w:type="dxa"/>
          </w:tcPr>
          <w:p w14:paraId="179D0136" w14:textId="6C86B6C4" w:rsidR="00753008" w:rsidRPr="004725B5" w:rsidRDefault="00403322" w:rsidP="002B5DFF">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tc>
      </w:tr>
      <w:tr w:rsidR="00601040" w:rsidRPr="004725B5" w14:paraId="4BD89FA1" w14:textId="77777777" w:rsidTr="006B25E5">
        <w:tc>
          <w:tcPr>
            <w:tcW w:w="2665" w:type="dxa"/>
          </w:tcPr>
          <w:p w14:paraId="619716D9" w14:textId="213A7EF0" w:rsidR="00577580" w:rsidRPr="004725B5" w:rsidRDefault="00577580">
            <w:pPr>
              <w:rPr>
                <w:rFonts w:ascii="Calibri" w:hAnsi="Calibri" w:cs="Calibri"/>
                <w:b/>
                <w:bCs/>
                <w:sz w:val="20"/>
                <w:szCs w:val="20"/>
              </w:rPr>
            </w:pPr>
            <w:r w:rsidRPr="004725B5">
              <w:rPr>
                <w:rFonts w:ascii="Calibri" w:hAnsi="Calibri" w:cs="Calibri"/>
                <w:b/>
                <w:bCs/>
                <w:sz w:val="20"/>
                <w:szCs w:val="20"/>
              </w:rPr>
              <w:t>Auditability requirements</w:t>
            </w:r>
          </w:p>
        </w:tc>
        <w:tc>
          <w:tcPr>
            <w:tcW w:w="6237" w:type="dxa"/>
          </w:tcPr>
          <w:p w14:paraId="7C545F4A" w14:textId="40628A4D" w:rsidR="00577580" w:rsidRPr="004725B5" w:rsidRDefault="00403322">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tc>
      </w:tr>
      <w:tr w:rsidR="00601040" w:rsidRPr="004725B5" w14:paraId="63C114FA" w14:textId="77777777" w:rsidTr="006B25E5">
        <w:tc>
          <w:tcPr>
            <w:tcW w:w="2665" w:type="dxa"/>
          </w:tcPr>
          <w:p w14:paraId="67151B0E" w14:textId="0AC51969" w:rsidR="004218BA" w:rsidRPr="004725B5" w:rsidRDefault="004218BA">
            <w:pPr>
              <w:rPr>
                <w:rFonts w:ascii="Calibri" w:hAnsi="Calibri" w:cs="Calibri"/>
                <w:b/>
                <w:bCs/>
                <w:sz w:val="20"/>
                <w:szCs w:val="20"/>
              </w:rPr>
            </w:pPr>
            <w:r w:rsidRPr="004725B5">
              <w:rPr>
                <w:rFonts w:ascii="Calibri" w:hAnsi="Calibri" w:cs="Calibri"/>
                <w:b/>
                <w:bCs/>
                <w:sz w:val="20"/>
                <w:szCs w:val="20"/>
              </w:rPr>
              <w:t xml:space="preserve">Accessibility </w:t>
            </w:r>
            <w:r w:rsidR="00F64A0B" w:rsidRPr="004725B5">
              <w:rPr>
                <w:rFonts w:ascii="Calibri" w:hAnsi="Calibri" w:cs="Calibri"/>
                <w:b/>
                <w:bCs/>
                <w:sz w:val="20"/>
                <w:szCs w:val="20"/>
              </w:rPr>
              <w:t xml:space="preserve">/ vulnerable customer </w:t>
            </w:r>
            <w:r w:rsidRPr="004725B5">
              <w:rPr>
                <w:rFonts w:ascii="Calibri" w:hAnsi="Calibri" w:cs="Calibri"/>
                <w:b/>
                <w:bCs/>
                <w:sz w:val="20"/>
                <w:szCs w:val="20"/>
              </w:rPr>
              <w:t>requirements</w:t>
            </w:r>
          </w:p>
        </w:tc>
        <w:tc>
          <w:tcPr>
            <w:tcW w:w="6237" w:type="dxa"/>
          </w:tcPr>
          <w:p w14:paraId="1F6080B8" w14:textId="77777777" w:rsidR="00403322" w:rsidRPr="004725B5" w:rsidRDefault="00403322" w:rsidP="00403322">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To be defined as part of discovery </w:t>
            </w:r>
          </w:p>
          <w:p w14:paraId="2FBBD290" w14:textId="4618BC83" w:rsidR="004218BA" w:rsidRPr="004725B5" w:rsidRDefault="004218BA">
            <w:pPr>
              <w:rPr>
                <w:rFonts w:ascii="Calibri" w:hAnsi="Calibri" w:cs="Calibri"/>
                <w:color w:val="000000" w:themeColor="text1"/>
                <w:sz w:val="20"/>
                <w:szCs w:val="20"/>
              </w:rPr>
            </w:pPr>
          </w:p>
        </w:tc>
      </w:tr>
    </w:tbl>
    <w:p w14:paraId="63BEDB5B" w14:textId="77777777" w:rsidR="00EB5E35" w:rsidRPr="004725B5" w:rsidRDefault="00EB5E35" w:rsidP="00073993">
      <w:pPr>
        <w:rPr>
          <w:rFonts w:ascii="Calibri" w:hAnsi="Calibri" w:cs="Calibri"/>
          <w:b/>
          <w:bCs/>
        </w:rPr>
      </w:pPr>
    </w:p>
    <w:p w14:paraId="7E11A339" w14:textId="659D6E57" w:rsidR="007E12A8" w:rsidRPr="004725B5" w:rsidRDefault="5AD7A67D" w:rsidP="00043E2A">
      <w:pPr>
        <w:pStyle w:val="ListParagraph"/>
        <w:numPr>
          <w:ilvl w:val="1"/>
          <w:numId w:val="19"/>
        </w:numPr>
        <w:spacing w:after="0"/>
        <w:ind w:left="357" w:hanging="357"/>
        <w:rPr>
          <w:rFonts w:ascii="Calibri" w:hAnsi="Calibri" w:cs="Calibri"/>
          <w:b/>
          <w:bCs/>
          <w:sz w:val="28"/>
          <w:szCs w:val="28"/>
        </w:rPr>
      </w:pPr>
      <w:r w:rsidRPr="004725B5">
        <w:rPr>
          <w:rFonts w:ascii="Calibri" w:hAnsi="Calibri" w:cs="Calibri"/>
          <w:b/>
          <w:bCs/>
          <w:sz w:val="28"/>
          <w:szCs w:val="28"/>
        </w:rPr>
        <w:t xml:space="preserve"> </w:t>
      </w:r>
      <w:r w:rsidR="00D02E69" w:rsidRPr="004725B5">
        <w:rPr>
          <w:rFonts w:ascii="Calibri" w:hAnsi="Calibri" w:cs="Calibri"/>
          <w:b/>
          <w:bCs/>
          <w:sz w:val="28"/>
          <w:szCs w:val="28"/>
        </w:rPr>
        <w:t>What parts of the business are likely to be impacted</w:t>
      </w:r>
      <w:r w:rsidR="00042248" w:rsidRPr="004725B5">
        <w:rPr>
          <w:rFonts w:ascii="Calibri" w:hAnsi="Calibri" w:cs="Calibri"/>
          <w:b/>
          <w:bCs/>
          <w:sz w:val="28"/>
          <w:szCs w:val="28"/>
        </w:rPr>
        <w:t>?</w:t>
      </w:r>
    </w:p>
    <w:p w14:paraId="1D6CE8E2" w14:textId="37884D8E" w:rsidR="00966ED7" w:rsidRPr="004725B5" w:rsidRDefault="00156AF1" w:rsidP="00053FC4">
      <w:pPr>
        <w:rPr>
          <w:rFonts w:ascii="Calibri" w:hAnsi="Calibri" w:cs="Calibri"/>
        </w:rPr>
      </w:pPr>
      <w:r w:rsidRPr="004725B5">
        <w:rPr>
          <w:rFonts w:ascii="Calibri" w:hAnsi="Calibri" w:cs="Calibri"/>
        </w:rPr>
        <w:t xml:space="preserve">Have you thought about how your requirement will impact key channels or </w:t>
      </w:r>
      <w:r w:rsidR="00AB7C55" w:rsidRPr="004725B5">
        <w:rPr>
          <w:rFonts w:ascii="Calibri" w:hAnsi="Calibri" w:cs="Calibri"/>
        </w:rPr>
        <w:t xml:space="preserve">operational units in </w:t>
      </w:r>
      <w:r w:rsidR="00726983" w:rsidRPr="004725B5">
        <w:rPr>
          <w:rFonts w:ascii="Calibri" w:hAnsi="Calibri" w:cs="Calibri"/>
        </w:rPr>
        <w:t>VMO2</w:t>
      </w:r>
      <w:r w:rsidR="00AB7C55" w:rsidRPr="004725B5">
        <w:rPr>
          <w:rFonts w:ascii="Calibri" w:hAnsi="Calibri" w:cs="Calibri"/>
        </w:rPr>
        <w:t xml:space="preserve">? </w:t>
      </w:r>
      <w:r w:rsidR="003D46FE" w:rsidRPr="004725B5">
        <w:rPr>
          <w:rFonts w:ascii="Calibri" w:eastAsia="Calibri" w:hAnsi="Calibri" w:cs="Calibri"/>
          <w:i/>
          <w:sz w:val="20"/>
          <w:szCs w:val="20"/>
        </w:rPr>
        <w:t>Say if you believe an operational department will be impacted by implementing this idea</w:t>
      </w:r>
      <w:r w:rsidR="003D46FE" w:rsidRPr="004725B5">
        <w:rPr>
          <w:rFonts w:ascii="Calibri" w:hAnsi="Calibri" w:cs="Calibri"/>
          <w:i/>
          <w:iCs/>
        </w:rPr>
        <w:t>.</w:t>
      </w:r>
    </w:p>
    <w:tbl>
      <w:tblPr>
        <w:tblStyle w:val="TableGrid"/>
        <w:tblW w:w="8897" w:type="dxa"/>
        <w:tblCellMar>
          <w:top w:w="57" w:type="dxa"/>
          <w:bottom w:w="57" w:type="dxa"/>
        </w:tblCellMar>
        <w:tblLook w:val="04A0" w:firstRow="1" w:lastRow="0" w:firstColumn="1" w:lastColumn="0" w:noHBand="0" w:noVBand="1"/>
      </w:tblPr>
      <w:tblGrid>
        <w:gridCol w:w="2992"/>
        <w:gridCol w:w="994"/>
        <w:gridCol w:w="4911"/>
      </w:tblGrid>
      <w:tr w:rsidR="00847BC5" w:rsidRPr="004725B5" w14:paraId="2ECE2414" w14:textId="77777777" w:rsidTr="002905D4">
        <w:trPr>
          <w:tblHeader/>
        </w:trPr>
        <w:tc>
          <w:tcPr>
            <w:tcW w:w="2992" w:type="dxa"/>
          </w:tcPr>
          <w:p w14:paraId="5A368609" w14:textId="77777777" w:rsidR="00D4432D" w:rsidRPr="004725B5" w:rsidRDefault="00D4432D" w:rsidP="00D4432D">
            <w:pPr>
              <w:rPr>
                <w:rFonts w:ascii="Calibri" w:hAnsi="Calibri" w:cs="Calibri"/>
                <w:b/>
                <w:bCs/>
                <w:sz w:val="20"/>
                <w:szCs w:val="20"/>
              </w:rPr>
            </w:pPr>
            <w:r w:rsidRPr="004725B5">
              <w:rPr>
                <w:rFonts w:ascii="Calibri" w:hAnsi="Calibri" w:cs="Calibri"/>
                <w:b/>
                <w:bCs/>
                <w:sz w:val="20"/>
                <w:szCs w:val="20"/>
              </w:rPr>
              <w:t>Operational area</w:t>
            </w:r>
          </w:p>
        </w:tc>
        <w:tc>
          <w:tcPr>
            <w:tcW w:w="994" w:type="dxa"/>
          </w:tcPr>
          <w:p w14:paraId="78C0E0F5" w14:textId="3B6A88FF" w:rsidR="00D4432D" w:rsidRPr="004725B5" w:rsidRDefault="5842F8BE" w:rsidP="00D4432D">
            <w:pPr>
              <w:jc w:val="center"/>
              <w:rPr>
                <w:rFonts w:ascii="Calibri" w:hAnsi="Calibri" w:cs="Calibri"/>
                <w:b/>
                <w:bCs/>
                <w:sz w:val="20"/>
                <w:szCs w:val="20"/>
              </w:rPr>
            </w:pPr>
            <w:r w:rsidRPr="004725B5">
              <w:rPr>
                <w:rFonts w:ascii="Calibri" w:hAnsi="Calibri" w:cs="Calibri"/>
                <w:b/>
                <w:bCs/>
                <w:sz w:val="20"/>
                <w:szCs w:val="20"/>
              </w:rPr>
              <w:t>Impact</w:t>
            </w:r>
            <w:r w:rsidR="1B201A9A" w:rsidRPr="004725B5">
              <w:rPr>
                <w:rFonts w:ascii="Calibri" w:hAnsi="Calibri" w:cs="Calibri"/>
                <w:b/>
                <w:bCs/>
                <w:sz w:val="20"/>
                <w:szCs w:val="20"/>
              </w:rPr>
              <w:t>?</w:t>
            </w:r>
          </w:p>
        </w:tc>
        <w:tc>
          <w:tcPr>
            <w:tcW w:w="4911" w:type="dxa"/>
          </w:tcPr>
          <w:p w14:paraId="1A83011B" w14:textId="77777777" w:rsidR="00D4432D" w:rsidRPr="004725B5" w:rsidRDefault="00D4432D" w:rsidP="00D4432D">
            <w:pPr>
              <w:jc w:val="center"/>
              <w:rPr>
                <w:rFonts w:ascii="Calibri" w:hAnsi="Calibri" w:cs="Calibri"/>
                <w:b/>
                <w:bCs/>
                <w:sz w:val="20"/>
                <w:szCs w:val="20"/>
              </w:rPr>
            </w:pPr>
            <w:r w:rsidRPr="004725B5">
              <w:rPr>
                <w:rFonts w:ascii="Calibri" w:hAnsi="Calibri" w:cs="Calibri"/>
                <w:b/>
                <w:bCs/>
                <w:sz w:val="20"/>
                <w:szCs w:val="20"/>
              </w:rPr>
              <w:t>How</w:t>
            </w:r>
          </w:p>
        </w:tc>
      </w:tr>
      <w:tr w:rsidR="00847BC5" w:rsidRPr="004725B5" w14:paraId="5CFF53D3" w14:textId="77777777" w:rsidTr="002905D4">
        <w:tc>
          <w:tcPr>
            <w:tcW w:w="2992" w:type="dxa"/>
          </w:tcPr>
          <w:p w14:paraId="4510CAC3" w14:textId="7D62A2F8" w:rsidR="000A5631" w:rsidRPr="004725B5" w:rsidRDefault="009B155F" w:rsidP="000A5631">
            <w:pPr>
              <w:rPr>
                <w:rFonts w:ascii="Calibri" w:hAnsi="Calibri" w:cs="Calibri"/>
                <w:sz w:val="20"/>
                <w:szCs w:val="20"/>
              </w:rPr>
            </w:pPr>
            <w:r w:rsidRPr="004725B5">
              <w:rPr>
                <w:rFonts w:ascii="Calibri" w:hAnsi="Calibri" w:cs="Calibri"/>
                <w:sz w:val="20"/>
                <w:szCs w:val="20"/>
              </w:rPr>
              <w:t xml:space="preserve">CTO: </w:t>
            </w:r>
            <w:r w:rsidR="006F280C" w:rsidRPr="004725B5">
              <w:rPr>
                <w:rFonts w:ascii="Calibri" w:hAnsi="Calibri" w:cs="Calibri"/>
                <w:sz w:val="20"/>
                <w:szCs w:val="20"/>
              </w:rPr>
              <w:t>Will this requirement involve changes to the mobile or fixed network</w:t>
            </w:r>
            <w:r w:rsidR="0069134D" w:rsidRPr="004725B5">
              <w:rPr>
                <w:rFonts w:ascii="Calibri" w:hAnsi="Calibri" w:cs="Calibri"/>
                <w:sz w:val="20"/>
                <w:szCs w:val="20"/>
              </w:rPr>
              <w:t xml:space="preserve"> or the services they deliver? </w:t>
            </w:r>
            <w:r w:rsidR="0069134D" w:rsidRPr="004725B5">
              <w:rPr>
                <w:rFonts w:ascii="Calibri" w:hAnsi="Calibri" w:cs="Calibri"/>
                <w:i/>
                <w:iCs/>
                <w:sz w:val="20"/>
                <w:szCs w:val="20"/>
              </w:rPr>
              <w:t>e.g</w:t>
            </w:r>
            <w:r w:rsidRPr="004725B5">
              <w:rPr>
                <w:rFonts w:ascii="Calibri" w:hAnsi="Calibri" w:cs="Calibri"/>
                <w:i/>
                <w:iCs/>
                <w:sz w:val="20"/>
                <w:szCs w:val="20"/>
              </w:rPr>
              <w:t>.</w:t>
            </w:r>
            <w:r w:rsidR="0069134D" w:rsidRPr="004725B5">
              <w:rPr>
                <w:rFonts w:ascii="Calibri" w:hAnsi="Calibri" w:cs="Calibri"/>
                <w:i/>
                <w:iCs/>
                <w:sz w:val="20"/>
                <w:szCs w:val="20"/>
              </w:rPr>
              <w:t xml:space="preserve"> </w:t>
            </w:r>
            <w:r w:rsidRPr="004725B5">
              <w:rPr>
                <w:rFonts w:ascii="Calibri" w:hAnsi="Calibri" w:cs="Calibri"/>
                <w:i/>
                <w:iCs/>
                <w:sz w:val="20"/>
                <w:szCs w:val="20"/>
              </w:rPr>
              <w:t>c</w:t>
            </w:r>
            <w:r w:rsidR="0069134D" w:rsidRPr="004725B5">
              <w:rPr>
                <w:rFonts w:ascii="Calibri" w:hAnsi="Calibri" w:cs="Calibri"/>
                <w:i/>
                <w:iCs/>
                <w:sz w:val="20"/>
                <w:szCs w:val="20"/>
              </w:rPr>
              <w:t>onnectivity, coverage, messaging, et</w:t>
            </w:r>
            <w:r w:rsidR="00680A82" w:rsidRPr="004725B5">
              <w:rPr>
                <w:rFonts w:ascii="Calibri" w:hAnsi="Calibri" w:cs="Calibri"/>
                <w:i/>
                <w:iCs/>
                <w:sz w:val="20"/>
                <w:szCs w:val="20"/>
              </w:rPr>
              <w:t>c.</w:t>
            </w:r>
          </w:p>
        </w:tc>
        <w:tc>
          <w:tcPr>
            <w:tcW w:w="994" w:type="dxa"/>
          </w:tcPr>
          <w:p w14:paraId="303F7E0C" w14:textId="238109E7" w:rsidR="000A5631" w:rsidRPr="004725B5" w:rsidRDefault="00C2439E" w:rsidP="000A5631">
            <w:pPr>
              <w:jc w:val="center"/>
              <w:rPr>
                <w:rFonts w:ascii="Calibri" w:hAnsi="Calibri" w:cs="Calibri"/>
                <w:color w:val="000000" w:themeColor="text1"/>
                <w:sz w:val="20"/>
                <w:szCs w:val="20"/>
              </w:rPr>
            </w:pPr>
            <w:ins w:id="1" w:author="Dan Vinton" w:date="2026-05-14T16:02:00Z" w16du:dateUtc="2026-05-14T15:02:00Z">
              <w:r>
                <w:rPr>
                  <w:rFonts w:ascii="Calibri" w:hAnsi="Calibri" w:cs="Calibri"/>
                  <w:color w:val="000000" w:themeColor="text1"/>
                  <w:sz w:val="20"/>
                  <w:szCs w:val="20"/>
                </w:rPr>
                <w:t>n</w:t>
              </w:r>
            </w:ins>
          </w:p>
        </w:tc>
        <w:tc>
          <w:tcPr>
            <w:tcW w:w="4911" w:type="dxa"/>
          </w:tcPr>
          <w:p w14:paraId="0ED358B8" w14:textId="46851578" w:rsidR="000A5631" w:rsidRPr="004725B5" w:rsidRDefault="000A5631" w:rsidP="000A5631">
            <w:pPr>
              <w:rPr>
                <w:rFonts w:ascii="Calibri" w:hAnsi="Calibri" w:cs="Calibri"/>
                <w:color w:val="000000" w:themeColor="text1"/>
                <w:sz w:val="20"/>
                <w:szCs w:val="20"/>
              </w:rPr>
            </w:pPr>
          </w:p>
        </w:tc>
      </w:tr>
      <w:tr w:rsidR="00847BC5" w:rsidRPr="004725B5" w14:paraId="61CBE00E" w14:textId="77777777" w:rsidTr="002905D4">
        <w:tc>
          <w:tcPr>
            <w:tcW w:w="2992" w:type="dxa"/>
          </w:tcPr>
          <w:p w14:paraId="31086198" w14:textId="7429828F" w:rsidR="0056193A" w:rsidRPr="004725B5" w:rsidRDefault="0056193A" w:rsidP="0056193A">
            <w:pPr>
              <w:rPr>
                <w:rFonts w:ascii="Calibri" w:hAnsi="Calibri" w:cs="Calibri"/>
                <w:sz w:val="20"/>
                <w:szCs w:val="20"/>
              </w:rPr>
            </w:pPr>
            <w:r w:rsidRPr="004725B5">
              <w:rPr>
                <w:rFonts w:ascii="Calibri" w:hAnsi="Calibri" w:cs="Calibri"/>
                <w:sz w:val="20"/>
                <w:szCs w:val="20"/>
              </w:rPr>
              <w:t xml:space="preserve">Will CIO or CTO operational teams need to change the way they support our services? </w:t>
            </w:r>
          </w:p>
        </w:tc>
        <w:tc>
          <w:tcPr>
            <w:tcW w:w="994" w:type="dxa"/>
          </w:tcPr>
          <w:p w14:paraId="2994DC69" w14:textId="74E79371" w:rsidR="0056193A" w:rsidRPr="007A4552" w:rsidRDefault="00D47395" w:rsidP="0056193A">
            <w:pPr>
              <w:jc w:val="center"/>
              <w:rPr>
                <w:rFonts w:ascii="Calibri" w:hAnsi="Calibri" w:cs="Calibri"/>
                <w:color w:val="000000" w:themeColor="text1"/>
                <w:sz w:val="20"/>
                <w:szCs w:val="20"/>
              </w:rPr>
            </w:pPr>
            <w:ins w:id="2" w:author="Dan Vinton" w:date="2026-05-14T16:02:00Z" w16du:dateUtc="2026-05-14T15:02:00Z">
              <w:r w:rsidRPr="007A4552">
                <w:rPr>
                  <w:rFonts w:ascii="Calibri" w:hAnsi="Calibri" w:cs="Calibri"/>
                  <w:color w:val="000000" w:themeColor="text1"/>
                  <w:sz w:val="20"/>
                  <w:szCs w:val="20"/>
                </w:rPr>
                <w:t>n</w:t>
              </w:r>
            </w:ins>
          </w:p>
        </w:tc>
        <w:tc>
          <w:tcPr>
            <w:tcW w:w="4911" w:type="dxa"/>
          </w:tcPr>
          <w:p w14:paraId="4ED879F7" w14:textId="41C516BF" w:rsidR="00086B8B" w:rsidRPr="004725B5" w:rsidRDefault="00086B8B" w:rsidP="0056193A">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 </w:t>
            </w:r>
          </w:p>
        </w:tc>
      </w:tr>
      <w:tr w:rsidR="00847BC5" w:rsidRPr="004725B5" w14:paraId="7AF243AB" w14:textId="77777777" w:rsidTr="002905D4">
        <w:tc>
          <w:tcPr>
            <w:tcW w:w="2992" w:type="dxa"/>
          </w:tcPr>
          <w:p w14:paraId="354AE0BE" w14:textId="6DDB35E8" w:rsidR="0056193A" w:rsidRPr="004725B5" w:rsidRDefault="0056193A" w:rsidP="0056193A">
            <w:pPr>
              <w:rPr>
                <w:rFonts w:ascii="Calibri" w:hAnsi="Calibri" w:cs="Calibri"/>
                <w:sz w:val="20"/>
                <w:szCs w:val="20"/>
              </w:rPr>
            </w:pPr>
            <w:r w:rsidRPr="004725B5">
              <w:rPr>
                <w:rFonts w:ascii="Calibri" w:hAnsi="Calibri" w:cs="Calibri"/>
                <w:sz w:val="20"/>
                <w:szCs w:val="20"/>
              </w:rPr>
              <w:t xml:space="preserve">Digital channels </w:t>
            </w:r>
            <w:r w:rsidR="00A42479" w:rsidRPr="004725B5">
              <w:rPr>
                <w:rFonts w:ascii="Calibri" w:hAnsi="Calibri" w:cs="Calibri"/>
                <w:sz w:val="20"/>
                <w:szCs w:val="20"/>
              </w:rPr>
              <w:t xml:space="preserve">or </w:t>
            </w:r>
            <w:r w:rsidRPr="004725B5">
              <w:rPr>
                <w:rFonts w:ascii="Calibri" w:hAnsi="Calibri" w:cs="Calibri"/>
                <w:sz w:val="20"/>
                <w:szCs w:val="20"/>
              </w:rPr>
              <w:t>App</w:t>
            </w:r>
          </w:p>
        </w:tc>
        <w:tc>
          <w:tcPr>
            <w:tcW w:w="994" w:type="dxa"/>
          </w:tcPr>
          <w:p w14:paraId="149CABD2" w14:textId="7AB756AC" w:rsidR="0056193A" w:rsidRPr="004725B5" w:rsidRDefault="00D47395" w:rsidP="0056193A">
            <w:pPr>
              <w:jc w:val="center"/>
              <w:rPr>
                <w:rFonts w:ascii="Calibri" w:hAnsi="Calibri" w:cs="Calibri"/>
                <w:color w:val="4F81BD" w:themeColor="accent1"/>
                <w:sz w:val="20"/>
                <w:szCs w:val="20"/>
              </w:rPr>
            </w:pPr>
            <w:ins w:id="3" w:author="Dan Vinton" w:date="2026-05-14T16:02:00Z" w16du:dateUtc="2026-05-14T15:02:00Z">
              <w:r>
                <w:rPr>
                  <w:rFonts w:ascii="Calibri" w:hAnsi="Calibri" w:cs="Calibri"/>
                  <w:color w:val="000000" w:themeColor="text1"/>
                  <w:sz w:val="20"/>
                  <w:szCs w:val="20"/>
                </w:rPr>
                <w:t>n</w:t>
              </w:r>
            </w:ins>
          </w:p>
        </w:tc>
        <w:tc>
          <w:tcPr>
            <w:tcW w:w="4911" w:type="dxa"/>
          </w:tcPr>
          <w:p w14:paraId="5978661D" w14:textId="7048F843" w:rsidR="0056193A" w:rsidRPr="004725B5" w:rsidRDefault="0056193A" w:rsidP="0056193A">
            <w:pPr>
              <w:rPr>
                <w:rFonts w:ascii="Calibri" w:hAnsi="Calibri" w:cs="Calibri"/>
                <w:color w:val="4F81BD" w:themeColor="accent1"/>
                <w:sz w:val="20"/>
                <w:szCs w:val="20"/>
              </w:rPr>
            </w:pPr>
          </w:p>
        </w:tc>
      </w:tr>
      <w:tr w:rsidR="00847BC5" w:rsidRPr="004725B5" w14:paraId="34335517" w14:textId="77777777" w:rsidTr="002905D4">
        <w:tc>
          <w:tcPr>
            <w:tcW w:w="2992" w:type="dxa"/>
          </w:tcPr>
          <w:p w14:paraId="3B1AEEDB" w14:textId="6DCBC545" w:rsidR="0056193A" w:rsidRPr="004725B5" w:rsidRDefault="0056193A" w:rsidP="0056193A">
            <w:pPr>
              <w:rPr>
                <w:rFonts w:ascii="Calibri" w:hAnsi="Calibri" w:cs="Calibri"/>
                <w:sz w:val="20"/>
                <w:szCs w:val="20"/>
              </w:rPr>
            </w:pPr>
            <w:r w:rsidRPr="004725B5">
              <w:rPr>
                <w:rFonts w:ascii="Calibri" w:hAnsi="Calibri" w:cs="Calibri"/>
                <w:sz w:val="20"/>
                <w:szCs w:val="20"/>
              </w:rPr>
              <w:t>Commercial</w:t>
            </w:r>
            <w:r w:rsidR="00A42479" w:rsidRPr="004725B5">
              <w:rPr>
                <w:rFonts w:ascii="Calibri" w:hAnsi="Calibri" w:cs="Calibri"/>
                <w:sz w:val="20"/>
                <w:szCs w:val="20"/>
              </w:rPr>
              <w:t xml:space="preserve"> and </w:t>
            </w:r>
            <w:r w:rsidRPr="004725B5">
              <w:rPr>
                <w:rFonts w:ascii="Calibri" w:hAnsi="Calibri" w:cs="Calibri"/>
                <w:sz w:val="20"/>
                <w:szCs w:val="20"/>
              </w:rPr>
              <w:t>Product teams</w:t>
            </w:r>
          </w:p>
        </w:tc>
        <w:tc>
          <w:tcPr>
            <w:tcW w:w="994" w:type="dxa"/>
          </w:tcPr>
          <w:p w14:paraId="134A2B97" w14:textId="02CBDE84" w:rsidR="0056193A" w:rsidRPr="004725B5" w:rsidRDefault="00D47395" w:rsidP="0056193A">
            <w:pPr>
              <w:jc w:val="center"/>
              <w:rPr>
                <w:rFonts w:ascii="Calibri" w:hAnsi="Calibri" w:cs="Calibri"/>
                <w:color w:val="000000" w:themeColor="text1"/>
                <w:sz w:val="20"/>
                <w:szCs w:val="20"/>
              </w:rPr>
            </w:pPr>
            <w:ins w:id="4" w:author="Dan Vinton" w:date="2026-05-14T16:02:00Z" w16du:dateUtc="2026-05-14T15:02:00Z">
              <w:r>
                <w:rPr>
                  <w:rFonts w:ascii="Calibri" w:hAnsi="Calibri" w:cs="Calibri"/>
                  <w:color w:val="000000" w:themeColor="text1"/>
                  <w:sz w:val="20"/>
                  <w:szCs w:val="20"/>
                </w:rPr>
                <w:t>n</w:t>
              </w:r>
            </w:ins>
          </w:p>
        </w:tc>
        <w:tc>
          <w:tcPr>
            <w:tcW w:w="4911" w:type="dxa"/>
          </w:tcPr>
          <w:p w14:paraId="1F770624" w14:textId="720DA9E4" w:rsidR="00745D61" w:rsidRPr="004725B5" w:rsidRDefault="00745D61" w:rsidP="0056193A">
            <w:pPr>
              <w:rPr>
                <w:rFonts w:ascii="Calibri" w:hAnsi="Calibri" w:cs="Calibri"/>
                <w:color w:val="000000" w:themeColor="text1"/>
                <w:sz w:val="20"/>
                <w:szCs w:val="20"/>
              </w:rPr>
            </w:pPr>
          </w:p>
        </w:tc>
      </w:tr>
      <w:tr w:rsidR="00847BC5" w:rsidRPr="004725B5" w14:paraId="4E374036" w14:textId="77777777" w:rsidTr="002905D4">
        <w:tc>
          <w:tcPr>
            <w:tcW w:w="2992" w:type="dxa"/>
          </w:tcPr>
          <w:p w14:paraId="30542E2B" w14:textId="195F7A49" w:rsidR="00745D61" w:rsidRPr="004725B5" w:rsidRDefault="00745D61" w:rsidP="00745D61">
            <w:pPr>
              <w:rPr>
                <w:rFonts w:ascii="Calibri" w:hAnsi="Calibri" w:cs="Calibri"/>
                <w:sz w:val="20"/>
                <w:szCs w:val="20"/>
              </w:rPr>
            </w:pPr>
            <w:r w:rsidRPr="004725B5">
              <w:rPr>
                <w:rFonts w:ascii="Calibri" w:hAnsi="Calibri" w:cs="Calibri"/>
                <w:sz w:val="20"/>
                <w:szCs w:val="20"/>
              </w:rPr>
              <w:t>Marketing and Sales</w:t>
            </w:r>
          </w:p>
        </w:tc>
        <w:tc>
          <w:tcPr>
            <w:tcW w:w="994" w:type="dxa"/>
          </w:tcPr>
          <w:p w14:paraId="287C0728" w14:textId="7C652D82" w:rsidR="00745D61" w:rsidRPr="004725B5" w:rsidRDefault="00D47395" w:rsidP="00745D61">
            <w:pPr>
              <w:jc w:val="center"/>
              <w:rPr>
                <w:rFonts w:ascii="Calibri" w:hAnsi="Calibri" w:cs="Calibri"/>
                <w:i/>
                <w:iCs/>
                <w:color w:val="4F81BD" w:themeColor="accent1"/>
                <w:sz w:val="20"/>
                <w:szCs w:val="20"/>
              </w:rPr>
            </w:pPr>
            <w:ins w:id="5" w:author="Dan Vinton" w:date="2026-05-14T16:02:00Z" w16du:dateUtc="2026-05-14T15:02:00Z">
              <w:r>
                <w:rPr>
                  <w:rFonts w:ascii="Calibri" w:hAnsi="Calibri" w:cs="Calibri"/>
                  <w:color w:val="000000" w:themeColor="text1"/>
                  <w:sz w:val="20"/>
                  <w:szCs w:val="20"/>
                </w:rPr>
                <w:t>y</w:t>
              </w:r>
            </w:ins>
          </w:p>
        </w:tc>
        <w:tc>
          <w:tcPr>
            <w:tcW w:w="4911" w:type="dxa"/>
          </w:tcPr>
          <w:p w14:paraId="25962FE5" w14:textId="11F872AC" w:rsidR="00745D61" w:rsidRPr="004725B5" w:rsidRDefault="00EC2A36" w:rsidP="00745D61">
            <w:pPr>
              <w:rPr>
                <w:ins w:id="6" w:author="Dan Vinton" w:date="2026-05-14T16:08:00Z" w16du:dateUtc="2026-05-14T15:08:00Z"/>
                <w:rFonts w:ascii="Calibri" w:hAnsi="Calibri" w:cs="Calibri"/>
                <w:color w:val="000000" w:themeColor="text1"/>
                <w:sz w:val="20"/>
                <w:szCs w:val="20"/>
              </w:rPr>
            </w:pPr>
            <w:ins w:id="7" w:author="Dan Vinton" w:date="2026-05-14T16:07:00Z" w16du:dateUtc="2026-05-14T15:07:00Z">
              <w:r w:rsidRPr="004725B5">
                <w:rPr>
                  <w:rFonts w:ascii="Calibri" w:hAnsi="Calibri" w:cs="Calibri"/>
                  <w:color w:val="000000" w:themeColor="text1"/>
                  <w:sz w:val="20"/>
                  <w:szCs w:val="20"/>
                </w:rPr>
                <w:t>Pipelines: reduced</w:t>
              </w:r>
            </w:ins>
            <w:ins w:id="8" w:author="Dan Vinton" w:date="2026-05-14T16:08:00Z" w16du:dateUtc="2026-05-14T15:08:00Z">
              <w:r w:rsidR="001F296D" w:rsidRPr="004725B5">
                <w:rPr>
                  <w:rFonts w:ascii="Calibri" w:hAnsi="Calibri" w:cs="Calibri"/>
                  <w:color w:val="000000" w:themeColor="text1"/>
                  <w:sz w:val="20"/>
                  <w:szCs w:val="20"/>
                </w:rPr>
                <w:t xml:space="preserve"> customer </w:t>
              </w:r>
              <w:r w:rsidR="00310C7B" w:rsidRPr="004725B5">
                <w:rPr>
                  <w:rFonts w:ascii="Calibri" w:hAnsi="Calibri" w:cs="Calibri"/>
                  <w:color w:val="000000" w:themeColor="text1"/>
                  <w:sz w:val="20"/>
                  <w:szCs w:val="20"/>
                </w:rPr>
                <w:t>complaints, lower regulatory compliance burden.</w:t>
              </w:r>
            </w:ins>
          </w:p>
          <w:p w14:paraId="392B53B6" w14:textId="2F3B9EF0" w:rsidR="00745D61" w:rsidRPr="004725B5" w:rsidRDefault="00310C7B" w:rsidP="00745D61">
            <w:pPr>
              <w:rPr>
                <w:rFonts w:ascii="Calibri" w:hAnsi="Calibri" w:cs="Calibri"/>
                <w:color w:val="4F81BD" w:themeColor="accent1"/>
                <w:sz w:val="20"/>
                <w:szCs w:val="20"/>
              </w:rPr>
            </w:pPr>
            <w:ins w:id="9" w:author="Dan Vinton" w:date="2026-05-14T16:08:00Z" w16du:dateUtc="2026-05-14T15:08:00Z">
              <w:r w:rsidRPr="004725B5">
                <w:rPr>
                  <w:rFonts w:ascii="Calibri" w:hAnsi="Calibri" w:cs="Calibri"/>
                  <w:color w:val="4F81BD" w:themeColor="accent1"/>
                  <w:sz w:val="20"/>
                  <w:szCs w:val="20"/>
                </w:rPr>
                <w:t xml:space="preserve">MCAR: </w:t>
              </w:r>
            </w:ins>
            <w:ins w:id="10" w:author="Dan Vinton" w:date="2026-05-14T16:09:00Z" w16du:dateUtc="2026-05-14T15:09:00Z">
              <w:r w:rsidR="00A75D03" w:rsidRPr="004725B5">
                <w:rPr>
                  <w:rFonts w:ascii="Calibri" w:hAnsi="Calibri" w:cs="Calibri"/>
                  <w:color w:val="4F81BD" w:themeColor="accent1"/>
                  <w:sz w:val="20"/>
                  <w:szCs w:val="20"/>
                </w:rPr>
                <w:t>simplified access to data from upstream sources.</w:t>
              </w:r>
            </w:ins>
          </w:p>
        </w:tc>
      </w:tr>
      <w:tr w:rsidR="00847BC5" w:rsidRPr="004725B5" w14:paraId="35961882" w14:textId="77777777" w:rsidTr="002905D4">
        <w:tc>
          <w:tcPr>
            <w:tcW w:w="2992" w:type="dxa"/>
          </w:tcPr>
          <w:p w14:paraId="38A74251" w14:textId="6731F37B" w:rsidR="007F4407" w:rsidRPr="004725B5" w:rsidRDefault="007F4407" w:rsidP="007F4407">
            <w:pPr>
              <w:rPr>
                <w:rFonts w:ascii="Calibri" w:hAnsi="Calibri" w:cs="Calibri"/>
                <w:sz w:val="20"/>
                <w:szCs w:val="20"/>
              </w:rPr>
            </w:pPr>
            <w:r w:rsidRPr="004725B5">
              <w:rPr>
                <w:rFonts w:ascii="Calibri" w:hAnsi="Calibri" w:cs="Calibri"/>
                <w:sz w:val="20"/>
                <w:szCs w:val="20"/>
              </w:rPr>
              <w:t xml:space="preserve">Shop and </w:t>
            </w:r>
            <w:proofErr w:type="gramStart"/>
            <w:r w:rsidRPr="004725B5">
              <w:rPr>
                <w:rFonts w:ascii="Calibri" w:hAnsi="Calibri" w:cs="Calibri"/>
                <w:sz w:val="20"/>
                <w:szCs w:val="20"/>
              </w:rPr>
              <w:t>Basket</w:t>
            </w:r>
            <w:proofErr w:type="gramEnd"/>
          </w:p>
        </w:tc>
        <w:tc>
          <w:tcPr>
            <w:tcW w:w="994" w:type="dxa"/>
          </w:tcPr>
          <w:p w14:paraId="03A7EA15" w14:textId="3E0C9740" w:rsidR="007F4407" w:rsidRPr="004725B5" w:rsidRDefault="0030560A" w:rsidP="007F4407">
            <w:pPr>
              <w:jc w:val="center"/>
              <w:rPr>
                <w:rFonts w:ascii="Calibri" w:hAnsi="Calibri" w:cs="Calibri"/>
                <w:color w:val="FF0000"/>
                <w:sz w:val="20"/>
                <w:szCs w:val="20"/>
              </w:rPr>
            </w:pPr>
            <w:ins w:id="11" w:author="Dan Vinton" w:date="2026-05-14T16:03:00Z" w16du:dateUtc="2026-05-14T15:03:00Z">
              <w:r>
                <w:rPr>
                  <w:rFonts w:ascii="Calibri" w:hAnsi="Calibri" w:cs="Calibri"/>
                  <w:color w:val="000000" w:themeColor="text1"/>
                  <w:sz w:val="20"/>
                  <w:szCs w:val="20"/>
                </w:rPr>
                <w:t>n</w:t>
              </w:r>
            </w:ins>
          </w:p>
        </w:tc>
        <w:tc>
          <w:tcPr>
            <w:tcW w:w="4911" w:type="dxa"/>
          </w:tcPr>
          <w:p w14:paraId="5BCBD423" w14:textId="0AAA4364" w:rsidR="007F4407" w:rsidRPr="004725B5" w:rsidRDefault="007F4407" w:rsidP="007F4407">
            <w:pPr>
              <w:rPr>
                <w:rFonts w:ascii="Calibri" w:hAnsi="Calibri" w:cs="Calibri"/>
                <w:color w:val="FF0000"/>
                <w:sz w:val="20"/>
                <w:szCs w:val="20"/>
              </w:rPr>
            </w:pPr>
          </w:p>
        </w:tc>
      </w:tr>
      <w:tr w:rsidR="00847BC5" w:rsidRPr="004725B5" w14:paraId="0EE60417" w14:textId="77777777" w:rsidTr="002905D4">
        <w:tc>
          <w:tcPr>
            <w:tcW w:w="2992" w:type="dxa"/>
          </w:tcPr>
          <w:p w14:paraId="03F30154" w14:textId="50C0A08E" w:rsidR="009C15F4" w:rsidRPr="004725B5" w:rsidRDefault="009C15F4" w:rsidP="0056193A">
            <w:pPr>
              <w:rPr>
                <w:rFonts w:ascii="Calibri" w:hAnsi="Calibri" w:cs="Calibri"/>
                <w:sz w:val="20"/>
                <w:szCs w:val="20"/>
              </w:rPr>
            </w:pPr>
            <w:r w:rsidRPr="004725B5">
              <w:rPr>
                <w:rFonts w:ascii="Calibri" w:hAnsi="Calibri" w:cs="Calibri"/>
                <w:sz w:val="20"/>
                <w:szCs w:val="20"/>
              </w:rPr>
              <w:t>Retail stores</w:t>
            </w:r>
          </w:p>
        </w:tc>
        <w:tc>
          <w:tcPr>
            <w:tcW w:w="994" w:type="dxa"/>
          </w:tcPr>
          <w:p w14:paraId="1C86A725" w14:textId="3E4CBF86" w:rsidR="009C15F4" w:rsidRPr="004725B5" w:rsidRDefault="0030560A" w:rsidP="0056193A">
            <w:pPr>
              <w:jc w:val="center"/>
              <w:rPr>
                <w:rFonts w:ascii="Calibri" w:hAnsi="Calibri" w:cs="Calibri"/>
                <w:color w:val="4F81BD" w:themeColor="accent1"/>
                <w:sz w:val="20"/>
                <w:szCs w:val="20"/>
              </w:rPr>
            </w:pPr>
            <w:ins w:id="12" w:author="Dan Vinton" w:date="2026-05-14T16:03:00Z" w16du:dateUtc="2026-05-14T15:03:00Z">
              <w:r>
                <w:rPr>
                  <w:rFonts w:ascii="Calibri" w:hAnsi="Calibri" w:cs="Calibri"/>
                  <w:sz w:val="20"/>
                  <w:szCs w:val="20"/>
                </w:rPr>
                <w:t>n</w:t>
              </w:r>
            </w:ins>
          </w:p>
        </w:tc>
        <w:tc>
          <w:tcPr>
            <w:tcW w:w="4911" w:type="dxa"/>
          </w:tcPr>
          <w:p w14:paraId="74C6EFAF" w14:textId="619A8EC1" w:rsidR="007F4407" w:rsidRPr="004725B5" w:rsidRDefault="007F4407" w:rsidP="0056193A">
            <w:pPr>
              <w:rPr>
                <w:rFonts w:ascii="Calibri" w:hAnsi="Calibri" w:cs="Calibri"/>
                <w:color w:val="000000" w:themeColor="text1"/>
                <w:sz w:val="20"/>
                <w:szCs w:val="20"/>
              </w:rPr>
            </w:pPr>
          </w:p>
        </w:tc>
      </w:tr>
      <w:tr w:rsidR="00847BC5" w:rsidRPr="004725B5" w14:paraId="083152B5" w14:textId="77777777" w:rsidTr="002905D4">
        <w:tc>
          <w:tcPr>
            <w:tcW w:w="2992" w:type="dxa"/>
          </w:tcPr>
          <w:p w14:paraId="5A370C3D" w14:textId="35EB3C4D" w:rsidR="0056193A" w:rsidRPr="004725B5" w:rsidRDefault="0056193A" w:rsidP="0056193A">
            <w:pPr>
              <w:rPr>
                <w:rFonts w:ascii="Calibri" w:hAnsi="Calibri" w:cs="Calibri"/>
                <w:sz w:val="20"/>
                <w:szCs w:val="20"/>
              </w:rPr>
            </w:pPr>
            <w:r w:rsidRPr="004725B5">
              <w:rPr>
                <w:rFonts w:ascii="Calibri" w:hAnsi="Calibri" w:cs="Calibri"/>
                <w:sz w:val="20"/>
                <w:szCs w:val="20"/>
              </w:rPr>
              <w:t>Care and Retentions</w:t>
            </w:r>
          </w:p>
        </w:tc>
        <w:tc>
          <w:tcPr>
            <w:tcW w:w="994" w:type="dxa"/>
          </w:tcPr>
          <w:p w14:paraId="0CDD7846" w14:textId="6AA174D2" w:rsidR="0056193A" w:rsidRPr="004725B5" w:rsidRDefault="0030560A" w:rsidP="0056193A">
            <w:pPr>
              <w:jc w:val="center"/>
              <w:rPr>
                <w:rFonts w:ascii="Calibri" w:hAnsi="Calibri" w:cs="Calibri"/>
                <w:color w:val="000000" w:themeColor="text1"/>
                <w:sz w:val="20"/>
                <w:szCs w:val="20"/>
              </w:rPr>
            </w:pPr>
            <w:ins w:id="13" w:author="Dan Vinton" w:date="2026-05-14T16:03:00Z" w16du:dateUtc="2026-05-14T15:03:00Z">
              <w:r>
                <w:rPr>
                  <w:rFonts w:ascii="Calibri" w:hAnsi="Calibri" w:cs="Calibri"/>
                  <w:color w:val="000000" w:themeColor="text1"/>
                  <w:sz w:val="20"/>
                  <w:szCs w:val="20"/>
                </w:rPr>
                <w:t>n</w:t>
              </w:r>
            </w:ins>
          </w:p>
        </w:tc>
        <w:tc>
          <w:tcPr>
            <w:tcW w:w="4911" w:type="dxa"/>
          </w:tcPr>
          <w:p w14:paraId="275BCF6D" w14:textId="0B07315F" w:rsidR="007F4407" w:rsidRPr="004725B5" w:rsidRDefault="007F4407" w:rsidP="00F82B9E">
            <w:pPr>
              <w:rPr>
                <w:rFonts w:ascii="Calibri" w:hAnsi="Calibri" w:cs="Calibri"/>
                <w:color w:val="000000" w:themeColor="text1"/>
                <w:sz w:val="20"/>
                <w:szCs w:val="20"/>
              </w:rPr>
            </w:pPr>
          </w:p>
        </w:tc>
      </w:tr>
      <w:tr w:rsidR="00847BC5" w:rsidRPr="004725B5" w14:paraId="455010A5" w14:textId="77777777" w:rsidTr="002905D4">
        <w:tc>
          <w:tcPr>
            <w:tcW w:w="2992" w:type="dxa"/>
          </w:tcPr>
          <w:p w14:paraId="673E8F84" w14:textId="5904F947" w:rsidR="0056193A" w:rsidRPr="004725B5" w:rsidRDefault="0056193A" w:rsidP="0056193A">
            <w:pPr>
              <w:rPr>
                <w:rFonts w:ascii="Calibri" w:hAnsi="Calibri" w:cs="Calibri"/>
                <w:sz w:val="20"/>
                <w:szCs w:val="20"/>
              </w:rPr>
            </w:pPr>
            <w:r w:rsidRPr="004725B5">
              <w:rPr>
                <w:rFonts w:ascii="Calibri" w:hAnsi="Calibri" w:cs="Calibri"/>
                <w:sz w:val="20"/>
                <w:szCs w:val="20"/>
              </w:rPr>
              <w:t>Billing, Payments, Customer Finance, Insurance</w:t>
            </w:r>
          </w:p>
        </w:tc>
        <w:tc>
          <w:tcPr>
            <w:tcW w:w="994" w:type="dxa"/>
          </w:tcPr>
          <w:p w14:paraId="6614A9C5" w14:textId="7EBF81DD" w:rsidR="0056193A" w:rsidRPr="004725B5" w:rsidRDefault="00233A08" w:rsidP="0056193A">
            <w:pPr>
              <w:jc w:val="center"/>
              <w:rPr>
                <w:rFonts w:ascii="Calibri" w:hAnsi="Calibri" w:cs="Calibri"/>
                <w:color w:val="4F81BD" w:themeColor="accent1"/>
                <w:sz w:val="20"/>
                <w:szCs w:val="20"/>
              </w:rPr>
            </w:pPr>
            <w:ins w:id="14" w:author="Dan Vinton" w:date="2026-05-14T16:03:00Z" w16du:dateUtc="2026-05-14T15:03:00Z">
              <w:r>
                <w:rPr>
                  <w:rFonts w:ascii="Calibri" w:hAnsi="Calibri" w:cs="Calibri"/>
                  <w:color w:val="000000" w:themeColor="text1"/>
                  <w:sz w:val="20"/>
                  <w:szCs w:val="20"/>
                </w:rPr>
                <w:t>n</w:t>
              </w:r>
            </w:ins>
          </w:p>
        </w:tc>
        <w:tc>
          <w:tcPr>
            <w:tcW w:w="4911" w:type="dxa"/>
          </w:tcPr>
          <w:p w14:paraId="41C1DD35" w14:textId="77777777" w:rsidR="0056193A" w:rsidRPr="004725B5" w:rsidRDefault="0056193A" w:rsidP="0056193A">
            <w:pPr>
              <w:rPr>
                <w:rFonts w:ascii="Calibri" w:hAnsi="Calibri" w:cs="Calibri"/>
                <w:color w:val="4F81BD" w:themeColor="accent1"/>
                <w:sz w:val="20"/>
                <w:szCs w:val="20"/>
              </w:rPr>
            </w:pPr>
          </w:p>
        </w:tc>
      </w:tr>
      <w:tr w:rsidR="00847BC5" w:rsidRPr="004725B5" w14:paraId="68B3B91C" w14:textId="77777777" w:rsidTr="002905D4">
        <w:tc>
          <w:tcPr>
            <w:tcW w:w="2992" w:type="dxa"/>
          </w:tcPr>
          <w:p w14:paraId="67B56644" w14:textId="6DC512ED" w:rsidR="0056193A" w:rsidRPr="004725B5" w:rsidRDefault="0056193A" w:rsidP="0056193A">
            <w:pPr>
              <w:rPr>
                <w:rFonts w:ascii="Calibri" w:hAnsi="Calibri" w:cs="Calibri"/>
                <w:sz w:val="20"/>
                <w:szCs w:val="20"/>
              </w:rPr>
            </w:pPr>
            <w:r w:rsidRPr="004725B5">
              <w:rPr>
                <w:rFonts w:ascii="Calibri" w:hAnsi="Calibri" w:cs="Calibri"/>
                <w:sz w:val="20"/>
                <w:szCs w:val="20"/>
              </w:rPr>
              <w:t>Logistics</w:t>
            </w:r>
            <w:r w:rsidR="00C12D36" w:rsidRPr="004725B5">
              <w:rPr>
                <w:rFonts w:ascii="Calibri" w:hAnsi="Calibri" w:cs="Calibri"/>
                <w:sz w:val="20"/>
                <w:szCs w:val="20"/>
              </w:rPr>
              <w:t xml:space="preserve">, </w:t>
            </w:r>
            <w:r w:rsidRPr="004725B5">
              <w:rPr>
                <w:rFonts w:ascii="Calibri" w:hAnsi="Calibri" w:cs="Calibri"/>
                <w:sz w:val="20"/>
                <w:szCs w:val="20"/>
              </w:rPr>
              <w:t>supply chain</w:t>
            </w:r>
            <w:r w:rsidR="00C12D36" w:rsidRPr="004725B5">
              <w:rPr>
                <w:rFonts w:ascii="Calibri" w:hAnsi="Calibri" w:cs="Calibri"/>
                <w:sz w:val="20"/>
                <w:szCs w:val="20"/>
              </w:rPr>
              <w:t xml:space="preserve"> and field</w:t>
            </w:r>
            <w:r w:rsidR="00E66828" w:rsidRPr="004725B5">
              <w:rPr>
                <w:rFonts w:ascii="Calibri" w:hAnsi="Calibri" w:cs="Calibri"/>
                <w:sz w:val="20"/>
                <w:szCs w:val="20"/>
              </w:rPr>
              <w:t xml:space="preserve"> operations</w:t>
            </w:r>
          </w:p>
        </w:tc>
        <w:tc>
          <w:tcPr>
            <w:tcW w:w="994" w:type="dxa"/>
          </w:tcPr>
          <w:p w14:paraId="3521262E" w14:textId="1671304E" w:rsidR="0056193A" w:rsidRPr="004725B5" w:rsidRDefault="00233A08" w:rsidP="0056193A">
            <w:pPr>
              <w:jc w:val="center"/>
              <w:rPr>
                <w:rFonts w:ascii="Calibri" w:hAnsi="Calibri" w:cs="Calibri"/>
                <w:color w:val="4F81BD" w:themeColor="accent1"/>
                <w:sz w:val="20"/>
                <w:szCs w:val="20"/>
              </w:rPr>
            </w:pPr>
            <w:ins w:id="15" w:author="Dan Vinton" w:date="2026-05-14T16:03:00Z" w16du:dateUtc="2026-05-14T15:03:00Z">
              <w:r>
                <w:rPr>
                  <w:rFonts w:ascii="Calibri" w:hAnsi="Calibri" w:cs="Calibri"/>
                  <w:color w:val="000000" w:themeColor="text1"/>
                  <w:sz w:val="20"/>
                  <w:szCs w:val="20"/>
                </w:rPr>
                <w:t>n</w:t>
              </w:r>
            </w:ins>
          </w:p>
        </w:tc>
        <w:tc>
          <w:tcPr>
            <w:tcW w:w="4911" w:type="dxa"/>
          </w:tcPr>
          <w:p w14:paraId="53C286A1" w14:textId="2D3931B0" w:rsidR="0056193A" w:rsidRPr="004725B5" w:rsidRDefault="0056193A" w:rsidP="00F82B9E">
            <w:pPr>
              <w:rPr>
                <w:rFonts w:ascii="Calibri" w:hAnsi="Calibri" w:cs="Calibri"/>
                <w:color w:val="4F81BD" w:themeColor="accent1"/>
                <w:sz w:val="20"/>
                <w:szCs w:val="20"/>
              </w:rPr>
            </w:pPr>
          </w:p>
        </w:tc>
      </w:tr>
      <w:tr w:rsidR="00847BC5" w:rsidRPr="004725B5" w14:paraId="44F6F9EE" w14:textId="77777777" w:rsidTr="002905D4">
        <w:tc>
          <w:tcPr>
            <w:tcW w:w="2992" w:type="dxa"/>
          </w:tcPr>
          <w:p w14:paraId="51D15338" w14:textId="7C99AA93" w:rsidR="002B7EC1" w:rsidRPr="004725B5" w:rsidRDefault="002B7EC1" w:rsidP="002B7EC1">
            <w:pPr>
              <w:rPr>
                <w:rFonts w:ascii="Calibri" w:hAnsi="Calibri" w:cs="Calibri"/>
                <w:sz w:val="20"/>
                <w:szCs w:val="20"/>
              </w:rPr>
            </w:pPr>
            <w:r w:rsidRPr="004725B5">
              <w:rPr>
                <w:rFonts w:ascii="Calibri" w:hAnsi="Calibri" w:cs="Calibri"/>
                <w:sz w:val="20"/>
                <w:szCs w:val="20"/>
              </w:rPr>
              <w:t>Other: Field Sales</w:t>
            </w:r>
          </w:p>
        </w:tc>
        <w:tc>
          <w:tcPr>
            <w:tcW w:w="994" w:type="dxa"/>
          </w:tcPr>
          <w:p w14:paraId="66726255" w14:textId="649883E0" w:rsidR="002B7EC1" w:rsidRPr="004725B5" w:rsidRDefault="00233A08" w:rsidP="002B7EC1">
            <w:pPr>
              <w:jc w:val="center"/>
              <w:rPr>
                <w:rFonts w:ascii="Calibri" w:hAnsi="Calibri" w:cs="Calibri"/>
                <w:color w:val="000000" w:themeColor="text1"/>
                <w:sz w:val="20"/>
                <w:szCs w:val="20"/>
              </w:rPr>
            </w:pPr>
            <w:ins w:id="16" w:author="Dan Vinton" w:date="2026-05-14T16:03:00Z" w16du:dateUtc="2026-05-14T15:03:00Z">
              <w:r>
                <w:rPr>
                  <w:rFonts w:ascii="Calibri" w:hAnsi="Calibri" w:cs="Calibri"/>
                  <w:color w:val="000000" w:themeColor="text1"/>
                  <w:sz w:val="20"/>
                  <w:szCs w:val="20"/>
                </w:rPr>
                <w:t>n</w:t>
              </w:r>
            </w:ins>
          </w:p>
        </w:tc>
        <w:tc>
          <w:tcPr>
            <w:tcW w:w="4911" w:type="dxa"/>
          </w:tcPr>
          <w:p w14:paraId="4D3352A9" w14:textId="788748DF" w:rsidR="00314975" w:rsidRPr="004725B5" w:rsidRDefault="00314975" w:rsidP="00EB4584">
            <w:pPr>
              <w:rPr>
                <w:rFonts w:ascii="Calibri" w:hAnsi="Calibri" w:cs="Calibri"/>
                <w:color w:val="000000" w:themeColor="text1"/>
                <w:sz w:val="20"/>
                <w:szCs w:val="20"/>
              </w:rPr>
            </w:pPr>
          </w:p>
        </w:tc>
      </w:tr>
      <w:tr w:rsidR="00847BC5" w:rsidRPr="004725B5" w14:paraId="53E3940D" w14:textId="77777777" w:rsidTr="002905D4">
        <w:tc>
          <w:tcPr>
            <w:tcW w:w="2992" w:type="dxa"/>
          </w:tcPr>
          <w:p w14:paraId="64923AC3" w14:textId="0C20C14B" w:rsidR="00EB4584" w:rsidRPr="004725B5" w:rsidRDefault="001166FC" w:rsidP="002B7EC1">
            <w:pPr>
              <w:rPr>
                <w:rFonts w:ascii="Calibri" w:hAnsi="Calibri" w:cs="Calibri"/>
                <w:sz w:val="20"/>
                <w:szCs w:val="20"/>
              </w:rPr>
            </w:pPr>
            <w:r w:rsidRPr="004725B5">
              <w:rPr>
                <w:rFonts w:ascii="Calibri" w:hAnsi="Calibri" w:cs="Calibri"/>
                <w:sz w:val="20"/>
                <w:szCs w:val="20"/>
              </w:rPr>
              <w:t xml:space="preserve">Other: </w:t>
            </w:r>
            <w:r w:rsidR="00EB4584" w:rsidRPr="004725B5">
              <w:rPr>
                <w:rFonts w:ascii="Calibri" w:hAnsi="Calibri" w:cs="Calibri"/>
                <w:sz w:val="20"/>
                <w:szCs w:val="20"/>
              </w:rPr>
              <w:t xml:space="preserve">Field Sales &amp; Retail Operations </w:t>
            </w:r>
          </w:p>
        </w:tc>
        <w:tc>
          <w:tcPr>
            <w:tcW w:w="994" w:type="dxa"/>
          </w:tcPr>
          <w:p w14:paraId="58E54113" w14:textId="0B6616F6" w:rsidR="00EB4584" w:rsidRPr="004725B5" w:rsidRDefault="00233A08" w:rsidP="002B7EC1">
            <w:pPr>
              <w:jc w:val="center"/>
              <w:rPr>
                <w:rFonts w:ascii="Calibri" w:hAnsi="Calibri" w:cs="Calibri"/>
                <w:color w:val="000000" w:themeColor="text1"/>
                <w:sz w:val="20"/>
                <w:szCs w:val="20"/>
              </w:rPr>
            </w:pPr>
            <w:ins w:id="17" w:author="Dan Vinton" w:date="2026-05-14T16:03:00Z" w16du:dateUtc="2026-05-14T15:03:00Z">
              <w:r>
                <w:rPr>
                  <w:rFonts w:ascii="Calibri" w:hAnsi="Calibri" w:cs="Calibri"/>
                  <w:color w:val="000000" w:themeColor="text1"/>
                  <w:sz w:val="20"/>
                  <w:szCs w:val="20"/>
                </w:rPr>
                <w:t>n</w:t>
              </w:r>
            </w:ins>
          </w:p>
        </w:tc>
        <w:tc>
          <w:tcPr>
            <w:tcW w:w="4911" w:type="dxa"/>
          </w:tcPr>
          <w:p w14:paraId="6DFE67DE" w14:textId="0BF58680" w:rsidR="00314975" w:rsidRPr="004725B5" w:rsidRDefault="00F82B9E" w:rsidP="002B7EC1">
            <w:pPr>
              <w:rPr>
                <w:rFonts w:ascii="Calibri" w:hAnsi="Calibri" w:cs="Calibri"/>
                <w:color w:val="000000" w:themeColor="text1"/>
                <w:sz w:val="20"/>
                <w:szCs w:val="20"/>
              </w:rPr>
            </w:pPr>
            <w:r w:rsidRPr="004725B5">
              <w:rPr>
                <w:rFonts w:ascii="Calibri" w:hAnsi="Calibri" w:cs="Calibri"/>
                <w:color w:val="000000" w:themeColor="text1"/>
                <w:sz w:val="20"/>
                <w:szCs w:val="20"/>
              </w:rPr>
              <w:t xml:space="preserve"> </w:t>
            </w:r>
          </w:p>
        </w:tc>
      </w:tr>
    </w:tbl>
    <w:p w14:paraId="03E3F882" w14:textId="77777777" w:rsidR="00EB5E35" w:rsidRPr="004725B5" w:rsidRDefault="00EB5E35">
      <w:pPr>
        <w:rPr>
          <w:rFonts w:ascii="Calibri" w:hAnsi="Calibri" w:cs="Calibri"/>
          <w:b/>
          <w:bCs/>
        </w:rPr>
      </w:pPr>
    </w:p>
    <w:p w14:paraId="0770F622" w14:textId="5CB4CB47" w:rsidR="00280D0A" w:rsidRPr="004725B5" w:rsidRDefault="00542206" w:rsidP="00043E2A">
      <w:pPr>
        <w:pStyle w:val="Heading1"/>
        <w:numPr>
          <w:ilvl w:val="0"/>
          <w:numId w:val="19"/>
        </w:numPr>
        <w:spacing w:before="240"/>
        <w:ind w:left="357" w:hanging="357"/>
        <w:rPr>
          <w:rFonts w:ascii="Calibri" w:hAnsi="Calibri" w:cs="Calibri"/>
          <w:color w:val="000000" w:themeColor="text1"/>
        </w:rPr>
      </w:pPr>
      <w:r w:rsidRPr="004725B5">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766BAF" w:rsidRPr="004725B5" w14:paraId="37F5FA21" w14:textId="77777777" w:rsidTr="00BB2314">
        <w:tc>
          <w:tcPr>
            <w:tcW w:w="3794" w:type="dxa"/>
          </w:tcPr>
          <w:p w14:paraId="35019B2A" w14:textId="3813E31C" w:rsidR="00061602" w:rsidRPr="004725B5" w:rsidRDefault="007E684C">
            <w:pPr>
              <w:rPr>
                <w:rFonts w:ascii="Calibri" w:hAnsi="Calibri" w:cs="Calibri"/>
                <w:b/>
                <w:bCs/>
                <w:sz w:val="20"/>
                <w:szCs w:val="20"/>
              </w:rPr>
            </w:pPr>
            <w:r w:rsidRPr="004725B5">
              <w:rPr>
                <w:rFonts w:ascii="Calibri" w:hAnsi="Calibri" w:cs="Calibri"/>
                <w:b/>
                <w:bCs/>
                <w:sz w:val="20"/>
                <w:szCs w:val="20"/>
              </w:rPr>
              <w:t xml:space="preserve">Has any solution </w:t>
            </w:r>
            <w:r w:rsidR="00AC26FB" w:rsidRPr="004725B5">
              <w:rPr>
                <w:rFonts w:ascii="Calibri" w:hAnsi="Calibri" w:cs="Calibri"/>
                <w:b/>
                <w:bCs/>
                <w:sz w:val="20"/>
                <w:szCs w:val="20"/>
              </w:rPr>
              <w:t>assessment</w:t>
            </w:r>
            <w:r w:rsidRPr="004725B5">
              <w:rPr>
                <w:rFonts w:ascii="Calibri" w:hAnsi="Calibri" w:cs="Calibri"/>
                <w:b/>
                <w:bCs/>
                <w:sz w:val="20"/>
                <w:szCs w:val="20"/>
              </w:rPr>
              <w:t xml:space="preserve"> been don</w:t>
            </w:r>
            <w:r w:rsidR="00CD7E5D" w:rsidRPr="004725B5">
              <w:rPr>
                <w:rFonts w:ascii="Calibri" w:hAnsi="Calibri" w:cs="Calibri"/>
                <w:b/>
                <w:bCs/>
                <w:sz w:val="20"/>
                <w:szCs w:val="20"/>
              </w:rPr>
              <w:t xml:space="preserve">e? </w:t>
            </w:r>
            <w:r w:rsidR="00CD7E5D" w:rsidRPr="004725B5">
              <w:rPr>
                <w:rFonts w:ascii="Calibri" w:hAnsi="Calibri" w:cs="Calibri"/>
                <w:i/>
                <w:iCs/>
                <w:sz w:val="20"/>
                <w:szCs w:val="20"/>
              </w:rPr>
              <w:t xml:space="preserve">Include links to </w:t>
            </w:r>
            <w:r w:rsidR="00E420CB" w:rsidRPr="004725B5">
              <w:rPr>
                <w:rFonts w:ascii="Calibri" w:hAnsi="Calibri" w:cs="Calibri"/>
                <w:i/>
                <w:iCs/>
                <w:sz w:val="20"/>
                <w:szCs w:val="20"/>
              </w:rPr>
              <w:t>existing</w:t>
            </w:r>
            <w:r w:rsidR="00D95C24" w:rsidRPr="004725B5">
              <w:rPr>
                <w:rFonts w:ascii="Calibri" w:hAnsi="Calibri" w:cs="Calibri"/>
                <w:i/>
                <w:iCs/>
                <w:sz w:val="20"/>
                <w:szCs w:val="20"/>
              </w:rPr>
              <w:t xml:space="preserve"> solution options, </w:t>
            </w:r>
            <w:r w:rsidR="00D95C24" w:rsidRPr="004725B5">
              <w:rPr>
                <w:rFonts w:ascii="Calibri" w:hAnsi="Calibri" w:cs="Calibri"/>
                <w:i/>
                <w:iCs/>
                <w:sz w:val="20"/>
                <w:szCs w:val="20"/>
              </w:rPr>
              <w:lastRenderedPageBreak/>
              <w:t>blueprints</w:t>
            </w:r>
            <w:r w:rsidR="3326F244" w:rsidRPr="004725B5">
              <w:rPr>
                <w:rFonts w:ascii="Calibri" w:hAnsi="Calibri" w:cs="Calibri"/>
                <w:i/>
                <w:iCs/>
                <w:sz w:val="20"/>
                <w:szCs w:val="20"/>
              </w:rPr>
              <w:t>,</w:t>
            </w:r>
            <w:r w:rsidR="00D95C24" w:rsidRPr="004725B5">
              <w:rPr>
                <w:rFonts w:ascii="Calibri" w:hAnsi="Calibri" w:cs="Calibri"/>
                <w:i/>
                <w:iCs/>
                <w:sz w:val="20"/>
                <w:szCs w:val="20"/>
              </w:rPr>
              <w:t xml:space="preserve"> etc</w:t>
            </w:r>
            <w:r w:rsidR="00FC0EAE" w:rsidRPr="004725B5">
              <w:rPr>
                <w:rFonts w:ascii="Calibri" w:hAnsi="Calibri" w:cs="Calibri"/>
                <w:i/>
                <w:iCs/>
                <w:sz w:val="20"/>
                <w:szCs w:val="20"/>
              </w:rPr>
              <w:t>.</w:t>
            </w:r>
            <w:r w:rsidR="00D95C24" w:rsidRPr="004725B5">
              <w:rPr>
                <w:rFonts w:ascii="Calibri" w:hAnsi="Calibri" w:cs="Calibri"/>
                <w:i/>
                <w:iCs/>
                <w:sz w:val="20"/>
                <w:szCs w:val="20"/>
              </w:rPr>
              <w:t xml:space="preserve"> that</w:t>
            </w:r>
            <w:r w:rsidR="00E420CB" w:rsidRPr="004725B5">
              <w:rPr>
                <w:rFonts w:ascii="Calibri" w:hAnsi="Calibri" w:cs="Calibri"/>
                <w:i/>
                <w:iCs/>
                <w:sz w:val="20"/>
                <w:szCs w:val="20"/>
              </w:rPr>
              <w:t xml:space="preserve"> </w:t>
            </w:r>
            <w:r w:rsidR="00A42479" w:rsidRPr="004725B5">
              <w:rPr>
                <w:rFonts w:ascii="Calibri" w:hAnsi="Calibri" w:cs="Calibri"/>
                <w:i/>
                <w:iCs/>
                <w:sz w:val="20"/>
                <w:szCs w:val="20"/>
              </w:rPr>
              <w:t>may</w:t>
            </w:r>
            <w:r w:rsidR="00E420CB" w:rsidRPr="004725B5">
              <w:rPr>
                <w:rFonts w:ascii="Calibri" w:hAnsi="Calibri" w:cs="Calibri"/>
                <w:i/>
                <w:iCs/>
                <w:sz w:val="20"/>
                <w:szCs w:val="20"/>
              </w:rPr>
              <w:t xml:space="preserve"> support </w:t>
            </w:r>
            <w:r w:rsidR="00A42479" w:rsidRPr="004725B5">
              <w:rPr>
                <w:rFonts w:ascii="Calibri" w:hAnsi="Calibri" w:cs="Calibri"/>
                <w:i/>
                <w:iCs/>
                <w:sz w:val="20"/>
                <w:szCs w:val="20"/>
              </w:rPr>
              <w:t>T Shirt sizing</w:t>
            </w:r>
            <w:r w:rsidR="00D95C24" w:rsidRPr="004725B5">
              <w:rPr>
                <w:rFonts w:ascii="Calibri" w:hAnsi="Calibri" w:cs="Calibri"/>
                <w:i/>
                <w:iCs/>
                <w:sz w:val="20"/>
                <w:szCs w:val="20"/>
              </w:rPr>
              <w:t xml:space="preserve">  </w:t>
            </w:r>
          </w:p>
        </w:tc>
        <w:tc>
          <w:tcPr>
            <w:tcW w:w="5103" w:type="dxa"/>
          </w:tcPr>
          <w:p w14:paraId="147C077C" w14:textId="195243F9" w:rsidR="00061602" w:rsidRPr="001D62AE" w:rsidRDefault="5E4DA4B8" w:rsidP="1156E4F5">
            <w:pPr>
              <w:rPr>
                <w:rFonts w:ascii="Calibri" w:eastAsia="Calibri" w:hAnsi="Calibri" w:cs="Calibri"/>
                <w:b/>
                <w:sz w:val="20"/>
                <w:szCs w:val="20"/>
              </w:rPr>
            </w:pPr>
            <w:r w:rsidRPr="525AE57A">
              <w:rPr>
                <w:rFonts w:ascii="Calibri" w:eastAsia="Calibri" w:hAnsi="Calibri" w:cs="Calibri"/>
                <w:b/>
                <w:sz w:val="20"/>
                <w:szCs w:val="20"/>
              </w:rPr>
              <w:lastRenderedPageBreak/>
              <w:t>VMO2 Jira:</w:t>
            </w:r>
          </w:p>
          <w:p w14:paraId="19AA5E72" w14:textId="77070202" w:rsidR="00061602" w:rsidRPr="001D62AE" w:rsidRDefault="5F8CBA58">
            <w:pPr>
              <w:rPr>
                <w:rFonts w:ascii="Calibri" w:eastAsia="Calibri" w:hAnsi="Calibri" w:cs="Calibri"/>
                <w:sz w:val="20"/>
                <w:szCs w:val="20"/>
              </w:rPr>
            </w:pPr>
            <w:hyperlink r:id="rId10">
              <w:r w:rsidRPr="1F561BFE">
                <w:rPr>
                  <w:rStyle w:val="Hyperlink"/>
                  <w:rFonts w:ascii="Calibri" w:eastAsia="Calibri" w:hAnsi="Calibri" w:cs="Calibri"/>
                  <w:sz w:val="20"/>
                  <w:szCs w:val="20"/>
                </w:rPr>
                <w:t>MCAR Scrum Board - Backlog - Jira</w:t>
              </w:r>
            </w:hyperlink>
          </w:p>
        </w:tc>
      </w:tr>
      <w:tr w:rsidR="00766BAF" w:rsidRPr="004725B5" w14:paraId="2072402C" w14:textId="77777777" w:rsidTr="00BB2314">
        <w:tc>
          <w:tcPr>
            <w:tcW w:w="3794" w:type="dxa"/>
          </w:tcPr>
          <w:p w14:paraId="6F77AE41" w14:textId="77777777" w:rsidR="0016608D" w:rsidRPr="004725B5" w:rsidRDefault="00A951CA">
            <w:pPr>
              <w:rPr>
                <w:rFonts w:ascii="Calibri" w:hAnsi="Calibri" w:cs="Calibri"/>
                <w:b/>
                <w:bCs/>
                <w:sz w:val="20"/>
                <w:szCs w:val="20"/>
              </w:rPr>
            </w:pPr>
            <w:r w:rsidRPr="004725B5">
              <w:rPr>
                <w:rFonts w:ascii="Calibri" w:hAnsi="Calibri" w:cs="Calibri"/>
                <w:b/>
                <w:bCs/>
                <w:sz w:val="20"/>
                <w:szCs w:val="20"/>
              </w:rPr>
              <w:t xml:space="preserve">Are there any </w:t>
            </w:r>
            <w:r w:rsidR="007E684C" w:rsidRPr="004725B5">
              <w:rPr>
                <w:rFonts w:ascii="Calibri" w:hAnsi="Calibri" w:cs="Calibri"/>
                <w:b/>
                <w:bCs/>
                <w:sz w:val="20"/>
                <w:szCs w:val="20"/>
              </w:rPr>
              <w:t xml:space="preserve">other </w:t>
            </w:r>
            <w:r w:rsidRPr="004725B5">
              <w:rPr>
                <w:rFonts w:ascii="Calibri" w:hAnsi="Calibri" w:cs="Calibri"/>
                <w:b/>
                <w:bCs/>
                <w:sz w:val="20"/>
                <w:szCs w:val="20"/>
              </w:rPr>
              <w:t xml:space="preserve">supporting documents or references </w:t>
            </w:r>
          </w:p>
          <w:p w14:paraId="457D5B7C" w14:textId="02269CF8" w:rsidR="00300DD6" w:rsidRPr="004725B5" w:rsidRDefault="0016608D">
            <w:pPr>
              <w:rPr>
                <w:rFonts w:ascii="Calibri" w:hAnsi="Calibri" w:cs="Calibri"/>
                <w:b/>
                <w:bCs/>
                <w:sz w:val="20"/>
                <w:szCs w:val="20"/>
              </w:rPr>
            </w:pPr>
            <w:r w:rsidRPr="004725B5">
              <w:rPr>
                <w:rFonts w:ascii="Calibri" w:hAnsi="Calibri" w:cs="Calibri"/>
                <w:i/>
                <w:iCs/>
                <w:sz w:val="20"/>
                <w:szCs w:val="20"/>
              </w:rPr>
              <w:t xml:space="preserve">e.g. </w:t>
            </w:r>
            <w:r w:rsidR="004C32CB" w:rsidRPr="004725B5">
              <w:rPr>
                <w:rFonts w:ascii="Calibri" w:hAnsi="Calibri" w:cs="Calibri"/>
                <w:i/>
                <w:iCs/>
                <w:sz w:val="20"/>
                <w:szCs w:val="20"/>
              </w:rPr>
              <w:t>Links to slides</w:t>
            </w:r>
            <w:r w:rsidR="00183BC7" w:rsidRPr="004725B5">
              <w:rPr>
                <w:rFonts w:ascii="Calibri" w:hAnsi="Calibri" w:cs="Calibri"/>
                <w:i/>
                <w:iCs/>
                <w:sz w:val="20"/>
                <w:szCs w:val="20"/>
              </w:rPr>
              <w:t xml:space="preserve">, customer personas </w:t>
            </w:r>
            <w:r w:rsidR="004003CF" w:rsidRPr="004725B5">
              <w:rPr>
                <w:rFonts w:ascii="Calibri" w:hAnsi="Calibri" w:cs="Calibri"/>
                <w:i/>
                <w:iCs/>
                <w:sz w:val="20"/>
                <w:szCs w:val="20"/>
              </w:rPr>
              <w:t>etc.</w:t>
            </w:r>
          </w:p>
        </w:tc>
        <w:tc>
          <w:tcPr>
            <w:tcW w:w="5103" w:type="dxa"/>
          </w:tcPr>
          <w:p w14:paraId="5AEF14A7" w14:textId="29167F19" w:rsidR="00300DD6" w:rsidRPr="001D62AE" w:rsidRDefault="320998DF" w:rsidP="42D63413">
            <w:pPr>
              <w:rPr>
                <w:rFonts w:asciiTheme="majorHAnsi" w:eastAsiaTheme="majorEastAsia" w:hAnsiTheme="majorHAnsi" w:cstheme="majorBidi"/>
                <w:b/>
                <w:color w:val="4F81BD" w:themeColor="accent1"/>
                <w:sz w:val="20"/>
                <w:szCs w:val="20"/>
              </w:rPr>
            </w:pPr>
            <w:r w:rsidRPr="01A091A5">
              <w:rPr>
                <w:rFonts w:asciiTheme="majorHAnsi" w:eastAsiaTheme="majorEastAsia" w:hAnsiTheme="majorHAnsi" w:cstheme="majorBidi"/>
                <w:b/>
                <w:bCs/>
                <w:color w:val="4F81BD" w:themeColor="accent1"/>
                <w:sz w:val="20"/>
                <w:szCs w:val="20"/>
              </w:rPr>
              <w:t xml:space="preserve">VMO2 </w:t>
            </w:r>
            <w:r w:rsidR="1C021E6F" w:rsidRPr="01A091A5">
              <w:rPr>
                <w:rFonts w:asciiTheme="majorHAnsi" w:eastAsiaTheme="majorEastAsia" w:hAnsiTheme="majorHAnsi" w:cstheme="majorBidi"/>
                <w:b/>
                <w:bCs/>
                <w:color w:val="4F81BD" w:themeColor="accent1"/>
                <w:sz w:val="20"/>
                <w:szCs w:val="20"/>
              </w:rPr>
              <w:t>Confluence</w:t>
            </w:r>
            <w:r w:rsidR="1C021E6F" w:rsidRPr="748CD491">
              <w:rPr>
                <w:rFonts w:asciiTheme="majorHAnsi" w:eastAsiaTheme="majorEastAsia" w:hAnsiTheme="majorHAnsi" w:cstheme="majorBidi"/>
                <w:b/>
                <w:color w:val="4F81BD" w:themeColor="accent1"/>
                <w:sz w:val="20"/>
                <w:szCs w:val="20"/>
              </w:rPr>
              <w:t xml:space="preserve"> Pages: </w:t>
            </w:r>
          </w:p>
          <w:p w14:paraId="4CA13F97" w14:textId="3FD0374A" w:rsidR="00300DD6" w:rsidRPr="001D62AE" w:rsidRDefault="00300DD6" w:rsidP="6C92CBF6">
            <w:pPr>
              <w:rPr>
                <w:rFonts w:asciiTheme="majorHAnsi" w:eastAsiaTheme="majorEastAsia" w:hAnsiTheme="majorHAnsi" w:cstheme="majorBidi"/>
                <w:b/>
                <w:sz w:val="20"/>
                <w:szCs w:val="20"/>
              </w:rPr>
            </w:pPr>
          </w:p>
          <w:p w14:paraId="5F0A1DDB" w14:textId="415B3BA4" w:rsidR="00300DD6" w:rsidRPr="001D62AE" w:rsidRDefault="606C9D70" w:rsidP="587FE5A6">
            <w:pPr>
              <w:rPr>
                <w:rFonts w:asciiTheme="majorHAnsi" w:eastAsiaTheme="majorEastAsia" w:hAnsiTheme="majorHAnsi" w:cstheme="majorBidi"/>
                <w:sz w:val="20"/>
                <w:szCs w:val="20"/>
              </w:rPr>
            </w:pPr>
            <w:hyperlink r:id="rId11">
              <w:r w:rsidRPr="748CD491">
                <w:rPr>
                  <w:rStyle w:val="Hyperlink"/>
                  <w:rFonts w:asciiTheme="majorHAnsi" w:eastAsiaTheme="majorEastAsia" w:hAnsiTheme="majorHAnsi" w:cstheme="majorBidi"/>
                  <w:sz w:val="20"/>
                  <w:szCs w:val="20"/>
                </w:rPr>
                <w:t>Marketing Customer Analytics Record - Marketing Customer Analytics Record - Confluence</w:t>
              </w:r>
              <w:r w:rsidR="67E3ED7C" w:rsidRPr="35631526">
                <w:rPr>
                  <w:rStyle w:val="Hyperlink"/>
                  <w:rFonts w:asciiTheme="majorHAnsi" w:eastAsiaTheme="majorEastAsia" w:hAnsiTheme="majorHAnsi" w:cstheme="majorBidi"/>
                  <w:sz w:val="20"/>
                  <w:szCs w:val="20"/>
                </w:rPr>
                <w:t>:</w:t>
              </w:r>
            </w:hyperlink>
          </w:p>
          <w:p w14:paraId="23BA4595" w14:textId="227BF8EE" w:rsidR="00300DD6" w:rsidRPr="001D62AE" w:rsidRDefault="00300DD6" w:rsidP="3794442F">
            <w:pPr>
              <w:rPr>
                <w:rFonts w:asciiTheme="majorHAnsi" w:eastAsiaTheme="majorEastAsia" w:hAnsiTheme="majorHAnsi" w:cstheme="majorBidi"/>
                <w:sz w:val="20"/>
                <w:szCs w:val="20"/>
              </w:rPr>
            </w:pPr>
          </w:p>
          <w:p w14:paraId="1CDFBA14" w14:textId="79A61C7D" w:rsidR="00300DD6" w:rsidRPr="001D62AE" w:rsidRDefault="606C9D70" w:rsidP="67188F1C">
            <w:pPr>
              <w:shd w:val="clear" w:color="auto" w:fill="FFFFFF" w:themeFill="background1"/>
              <w:rPr>
                <w:rFonts w:asciiTheme="majorHAnsi" w:eastAsiaTheme="majorEastAsia" w:hAnsiTheme="majorHAnsi" w:cstheme="majorBidi"/>
                <w:sz w:val="20"/>
                <w:szCs w:val="20"/>
              </w:rPr>
            </w:pPr>
            <w:hyperlink r:id="rId12">
              <w:r w:rsidRPr="5C7B2632">
                <w:rPr>
                  <w:rStyle w:val="Hyperlink"/>
                  <w:rFonts w:asciiTheme="majorHAnsi" w:eastAsiaTheme="majorEastAsia" w:hAnsiTheme="majorHAnsi" w:cstheme="majorBidi"/>
                  <w:color w:val="1868DB"/>
                  <w:sz w:val="20"/>
                  <w:szCs w:val="20"/>
                  <w:u w:val="none"/>
                </w:rPr>
                <w:t>MCAR Deliverables</w:t>
              </w:r>
              <w:r w:rsidR="393F2C86" w:rsidRPr="5D5B640F">
                <w:rPr>
                  <w:rStyle w:val="Hyperlink"/>
                  <w:rFonts w:asciiTheme="majorHAnsi" w:eastAsiaTheme="majorEastAsia" w:hAnsiTheme="majorHAnsi" w:cstheme="majorBidi"/>
                  <w:color w:val="1868DB"/>
                  <w:sz w:val="20"/>
                  <w:szCs w:val="20"/>
                  <w:u w:val="none"/>
                </w:rPr>
                <w:t>:</w:t>
              </w:r>
            </w:hyperlink>
          </w:p>
          <w:p w14:paraId="27097616" w14:textId="66FDE234" w:rsidR="00300DD6" w:rsidRPr="001D62AE" w:rsidRDefault="606C9D70" w:rsidP="3743FE22">
            <w:pPr>
              <w:shd w:val="clear" w:color="auto" w:fill="FFFFFF" w:themeFill="background1"/>
              <w:rPr>
                <w:rFonts w:asciiTheme="majorHAnsi" w:eastAsiaTheme="majorEastAsia" w:hAnsiTheme="majorHAnsi" w:cstheme="majorBidi"/>
                <w:sz w:val="20"/>
                <w:szCs w:val="20"/>
              </w:rPr>
            </w:pPr>
            <w:hyperlink r:id="rId13">
              <w:r w:rsidRPr="5C7B2632">
                <w:rPr>
                  <w:rStyle w:val="Hyperlink"/>
                  <w:rFonts w:asciiTheme="majorHAnsi" w:eastAsiaTheme="majorEastAsia" w:hAnsiTheme="majorHAnsi" w:cstheme="majorBidi"/>
                  <w:color w:val="1868DB"/>
                  <w:sz w:val="20"/>
                  <w:szCs w:val="20"/>
                  <w:u w:val="none"/>
                </w:rPr>
                <w:t>Critical Service Comms</w:t>
              </w:r>
            </w:hyperlink>
          </w:p>
          <w:p w14:paraId="1A88B670" w14:textId="6658536A"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14">
              <w:r w:rsidRPr="5C7B2632">
                <w:rPr>
                  <w:rStyle w:val="Hyperlink"/>
                  <w:rFonts w:asciiTheme="majorHAnsi" w:eastAsiaTheme="majorEastAsia" w:hAnsiTheme="majorHAnsi" w:cstheme="majorBidi"/>
                  <w:color w:val="1868DB"/>
                  <w:sz w:val="20"/>
                  <w:szCs w:val="20"/>
                  <w:u w:val="none"/>
                </w:rPr>
                <w:t>End of Contract Notification (EOCN)</w:t>
              </w:r>
            </w:hyperlink>
          </w:p>
          <w:p w14:paraId="52628A07" w14:textId="313EF06A"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15">
              <w:r w:rsidRPr="5C7B2632">
                <w:rPr>
                  <w:rStyle w:val="Hyperlink"/>
                  <w:rFonts w:asciiTheme="majorHAnsi" w:eastAsiaTheme="majorEastAsia" w:hAnsiTheme="majorHAnsi" w:cstheme="majorBidi"/>
                  <w:color w:val="1868DB"/>
                  <w:sz w:val="20"/>
                  <w:szCs w:val="20"/>
                  <w:u w:val="none"/>
                </w:rPr>
                <w:t>Annual Best Tariff Notification (ABTN)</w:t>
              </w:r>
            </w:hyperlink>
          </w:p>
          <w:p w14:paraId="265025EF" w14:textId="09039D7F"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16">
              <w:r w:rsidRPr="5C7B2632">
                <w:rPr>
                  <w:rStyle w:val="Hyperlink"/>
                  <w:rFonts w:asciiTheme="majorHAnsi" w:eastAsiaTheme="majorEastAsia" w:hAnsiTheme="majorHAnsi" w:cstheme="majorBidi"/>
                  <w:color w:val="1868DB"/>
                  <w:sz w:val="20"/>
                  <w:szCs w:val="20"/>
                  <w:u w:val="none"/>
                </w:rPr>
                <w:t>Price Rise Notification</w:t>
              </w:r>
            </w:hyperlink>
          </w:p>
          <w:p w14:paraId="3F484F71" w14:textId="0568457C"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17">
              <w:r w:rsidRPr="5C7B2632">
                <w:rPr>
                  <w:rStyle w:val="Hyperlink"/>
                  <w:rFonts w:asciiTheme="majorHAnsi" w:eastAsiaTheme="majorEastAsia" w:hAnsiTheme="majorHAnsi" w:cstheme="majorBidi"/>
                  <w:color w:val="1868DB"/>
                  <w:sz w:val="20"/>
                  <w:szCs w:val="20"/>
                  <w:u w:val="none"/>
                </w:rPr>
                <w:t>Price Rise Ideation</w:t>
              </w:r>
            </w:hyperlink>
          </w:p>
          <w:p w14:paraId="4EFC181D" w14:textId="2962CCEF"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18">
              <w:r w:rsidRPr="5C7B2632">
                <w:rPr>
                  <w:rStyle w:val="Hyperlink"/>
                  <w:rFonts w:asciiTheme="majorHAnsi" w:eastAsiaTheme="majorEastAsia" w:hAnsiTheme="majorHAnsi" w:cstheme="majorBidi"/>
                  <w:color w:val="1868DB"/>
                  <w:sz w:val="20"/>
                  <w:szCs w:val="20"/>
                  <w:u w:val="none"/>
                </w:rPr>
                <w:t>Price Rise Notification Customer Journey</w:t>
              </w:r>
            </w:hyperlink>
          </w:p>
          <w:p w14:paraId="0BE29E02" w14:textId="2623E7E8"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19">
              <w:r w:rsidRPr="5C7B2632">
                <w:rPr>
                  <w:rStyle w:val="Hyperlink"/>
                  <w:rFonts w:asciiTheme="majorHAnsi" w:eastAsiaTheme="majorEastAsia" w:hAnsiTheme="majorHAnsi" w:cstheme="majorBidi"/>
                  <w:color w:val="1868DB"/>
                  <w:sz w:val="20"/>
                  <w:szCs w:val="20"/>
                  <w:u w:val="none"/>
                </w:rPr>
                <w:t>Price Rise Reference Documentation</w:t>
              </w:r>
            </w:hyperlink>
          </w:p>
          <w:p w14:paraId="59275EFD" w14:textId="45D0FD5B"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0">
              <w:r w:rsidRPr="5C7B2632">
                <w:rPr>
                  <w:rStyle w:val="Hyperlink"/>
                  <w:rFonts w:asciiTheme="majorHAnsi" w:eastAsiaTheme="majorEastAsia" w:hAnsiTheme="majorHAnsi" w:cstheme="majorBidi"/>
                  <w:color w:val="1868DB"/>
                  <w:sz w:val="20"/>
                  <w:szCs w:val="20"/>
                  <w:u w:val="none"/>
                </w:rPr>
                <w:t>Network Disruption</w:t>
              </w:r>
            </w:hyperlink>
          </w:p>
          <w:p w14:paraId="5C4FFF58" w14:textId="1AA34D76"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21">
              <w:r w:rsidRPr="5C7B2632">
                <w:rPr>
                  <w:rStyle w:val="Hyperlink"/>
                  <w:rFonts w:asciiTheme="majorHAnsi" w:eastAsiaTheme="majorEastAsia" w:hAnsiTheme="majorHAnsi" w:cstheme="majorBidi"/>
                  <w:color w:val="1868DB"/>
                  <w:sz w:val="20"/>
                  <w:szCs w:val="20"/>
                  <w:u w:val="none"/>
                </w:rPr>
                <w:t>Collections</w:t>
              </w:r>
            </w:hyperlink>
          </w:p>
          <w:p w14:paraId="3CE00790" w14:textId="3F0DAB0D" w:rsidR="00300DD6" w:rsidRPr="001D62AE" w:rsidRDefault="606C9D70" w:rsidP="5D5C00DB">
            <w:pPr>
              <w:shd w:val="clear" w:color="auto" w:fill="FFFFFF" w:themeFill="background1"/>
              <w:rPr>
                <w:rFonts w:asciiTheme="majorHAnsi" w:eastAsiaTheme="majorEastAsia" w:hAnsiTheme="majorHAnsi" w:cstheme="majorBidi"/>
                <w:sz w:val="20"/>
                <w:szCs w:val="20"/>
              </w:rPr>
            </w:pPr>
            <w:hyperlink r:id="rId22">
              <w:r w:rsidRPr="5C7B2632">
                <w:rPr>
                  <w:rStyle w:val="Hyperlink"/>
                  <w:rFonts w:asciiTheme="majorHAnsi" w:eastAsiaTheme="majorEastAsia" w:hAnsiTheme="majorHAnsi" w:cstheme="majorBidi"/>
                  <w:color w:val="1868DB"/>
                  <w:sz w:val="20"/>
                  <w:szCs w:val="20"/>
                  <w:u w:val="none"/>
                </w:rPr>
                <w:t>Marketing Customer Attribute Model</w:t>
              </w:r>
            </w:hyperlink>
          </w:p>
          <w:p w14:paraId="11DB0B50" w14:textId="55258AF1"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23">
              <w:r w:rsidRPr="5C7B2632">
                <w:rPr>
                  <w:rStyle w:val="Hyperlink"/>
                  <w:rFonts w:asciiTheme="majorHAnsi" w:eastAsiaTheme="majorEastAsia" w:hAnsiTheme="majorHAnsi" w:cstheme="majorBidi"/>
                  <w:color w:val="1868DB"/>
                  <w:sz w:val="20"/>
                  <w:szCs w:val="20"/>
                  <w:u w:val="none"/>
                </w:rPr>
                <w:t>What is MCAR</w:t>
              </w:r>
            </w:hyperlink>
          </w:p>
          <w:p w14:paraId="4FE776BC" w14:textId="79280085"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4">
              <w:r w:rsidRPr="5C7B2632">
                <w:rPr>
                  <w:rStyle w:val="Hyperlink"/>
                  <w:rFonts w:asciiTheme="majorHAnsi" w:eastAsiaTheme="majorEastAsia" w:hAnsiTheme="majorHAnsi" w:cstheme="majorBidi"/>
                  <w:color w:val="1868DB"/>
                  <w:sz w:val="20"/>
                  <w:szCs w:val="20"/>
                  <w:u w:val="none"/>
                </w:rPr>
                <w:t>MCAR Source to Target Mapping</w:t>
              </w:r>
            </w:hyperlink>
          </w:p>
          <w:p w14:paraId="0D28745C" w14:textId="5C38E6FC"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5">
              <w:r w:rsidRPr="5C7B2632">
                <w:rPr>
                  <w:rStyle w:val="Hyperlink"/>
                  <w:rFonts w:asciiTheme="majorHAnsi" w:eastAsiaTheme="majorEastAsia" w:hAnsiTheme="majorHAnsi" w:cstheme="majorBidi"/>
                  <w:color w:val="1868DB"/>
                  <w:sz w:val="20"/>
                  <w:szCs w:val="20"/>
                  <w:u w:val="none"/>
                </w:rPr>
                <w:t>MCAR Attributes Table</w:t>
              </w:r>
            </w:hyperlink>
          </w:p>
          <w:p w14:paraId="3B4E1799" w14:textId="4CEB9FFA"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6">
              <w:r w:rsidRPr="5C7B2632">
                <w:rPr>
                  <w:rStyle w:val="Hyperlink"/>
                  <w:rFonts w:asciiTheme="majorHAnsi" w:eastAsiaTheme="majorEastAsia" w:hAnsiTheme="majorHAnsi" w:cstheme="majorBidi"/>
                  <w:color w:val="1868DB"/>
                  <w:sz w:val="20"/>
                  <w:szCs w:val="20"/>
                  <w:u w:val="none"/>
                </w:rPr>
                <w:t>Customer Journeys</w:t>
              </w:r>
            </w:hyperlink>
          </w:p>
          <w:p w14:paraId="0A5A3A54" w14:textId="25EE4F31"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7">
              <w:r w:rsidRPr="5C7B2632">
                <w:rPr>
                  <w:rStyle w:val="Hyperlink"/>
                  <w:rFonts w:asciiTheme="majorHAnsi" w:eastAsiaTheme="majorEastAsia" w:hAnsiTheme="majorHAnsi" w:cstheme="majorBidi"/>
                  <w:color w:val="1868DB"/>
                  <w:sz w:val="20"/>
                  <w:szCs w:val="20"/>
                  <w:u w:val="none"/>
                </w:rPr>
                <w:t>Customer Journeys Reference Materials</w:t>
              </w:r>
            </w:hyperlink>
          </w:p>
          <w:p w14:paraId="54C03F92" w14:textId="7BCBAABF"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28">
              <w:r w:rsidRPr="5C7B2632">
                <w:rPr>
                  <w:rStyle w:val="Hyperlink"/>
                  <w:rFonts w:asciiTheme="majorHAnsi" w:eastAsiaTheme="majorEastAsia" w:hAnsiTheme="majorHAnsi" w:cstheme="majorBidi"/>
                  <w:color w:val="1868DB"/>
                  <w:sz w:val="20"/>
                  <w:szCs w:val="20"/>
                  <w:u w:val="none"/>
                </w:rPr>
                <w:t>Volt Cross Sell and Upsell</w:t>
              </w:r>
            </w:hyperlink>
          </w:p>
          <w:p w14:paraId="5AB92EC8" w14:textId="051A53BB"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29">
              <w:r w:rsidRPr="5C7B2632">
                <w:rPr>
                  <w:rStyle w:val="Hyperlink"/>
                  <w:rFonts w:asciiTheme="majorHAnsi" w:eastAsiaTheme="majorEastAsia" w:hAnsiTheme="majorHAnsi" w:cstheme="majorBidi"/>
                  <w:color w:val="1868DB"/>
                  <w:sz w:val="20"/>
                  <w:szCs w:val="20"/>
                  <w:u w:val="none"/>
                </w:rPr>
                <w:t>Volt reference documents</w:t>
              </w:r>
            </w:hyperlink>
          </w:p>
          <w:p w14:paraId="12AF342E" w14:textId="0D8BF249"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30">
              <w:r w:rsidRPr="5C7B2632">
                <w:rPr>
                  <w:rStyle w:val="Hyperlink"/>
                  <w:rFonts w:asciiTheme="majorHAnsi" w:eastAsiaTheme="majorEastAsia" w:hAnsiTheme="majorHAnsi" w:cstheme="majorBidi"/>
                  <w:color w:val="1868DB"/>
                  <w:sz w:val="20"/>
                  <w:szCs w:val="20"/>
                  <w:u w:val="none"/>
                </w:rPr>
                <w:t>Pega Retirement</w:t>
              </w:r>
            </w:hyperlink>
          </w:p>
          <w:p w14:paraId="02E40D41" w14:textId="67B81793"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hyperlink r:id="rId31">
              <w:r w:rsidRPr="5C7B2632">
                <w:rPr>
                  <w:rStyle w:val="Hyperlink"/>
                  <w:rFonts w:asciiTheme="majorHAnsi" w:eastAsiaTheme="majorEastAsia" w:hAnsiTheme="majorHAnsi" w:cstheme="majorBidi"/>
                  <w:color w:val="1868DB"/>
                  <w:sz w:val="20"/>
                  <w:szCs w:val="20"/>
                  <w:u w:val="none"/>
                </w:rPr>
                <w:t>Pega Reference Documents</w:t>
              </w:r>
            </w:hyperlink>
          </w:p>
          <w:p w14:paraId="37FB7832" w14:textId="642FEB6B" w:rsidR="00300DD6" w:rsidRPr="001D62AE" w:rsidRDefault="606C9D70" w:rsidP="7531F0CD">
            <w:pPr>
              <w:pStyle w:val="ListParagraph"/>
              <w:numPr>
                <w:ilvl w:val="0"/>
                <w:numId w:val="59"/>
              </w:numPr>
              <w:shd w:val="clear" w:color="auto" w:fill="FFFFFF" w:themeFill="background1"/>
              <w:rPr>
                <w:rFonts w:asciiTheme="majorHAnsi" w:eastAsiaTheme="majorEastAsia" w:hAnsiTheme="majorHAnsi" w:cstheme="majorBidi"/>
                <w:sz w:val="20"/>
                <w:szCs w:val="20"/>
              </w:rPr>
            </w:pPr>
            <w:r w:rsidRPr="5C7B2632">
              <w:rPr>
                <w:rFonts w:asciiTheme="majorHAnsi" w:eastAsiaTheme="majorEastAsia" w:hAnsiTheme="majorHAnsi" w:cstheme="majorBidi"/>
                <w:color w:val="292A2E"/>
                <w:sz w:val="20"/>
                <w:szCs w:val="20"/>
              </w:rPr>
              <w:t xml:space="preserve">✅ </w:t>
            </w:r>
            <w:hyperlink r:id="rId32">
              <w:r w:rsidRPr="5C7B2632">
                <w:rPr>
                  <w:rStyle w:val="Hyperlink"/>
                  <w:rFonts w:asciiTheme="majorHAnsi" w:eastAsiaTheme="majorEastAsia" w:hAnsiTheme="majorHAnsi" w:cstheme="majorBidi"/>
                  <w:color w:val="1868DB"/>
                  <w:sz w:val="20"/>
                  <w:szCs w:val="20"/>
                  <w:u w:val="none"/>
                </w:rPr>
                <w:t xml:space="preserve">Marketing Consent (Onboard </w:t>
              </w:r>
              <w:proofErr w:type="spellStart"/>
              <w:r w:rsidRPr="5C7B2632">
                <w:rPr>
                  <w:rStyle w:val="Hyperlink"/>
                  <w:rFonts w:asciiTheme="majorHAnsi" w:eastAsiaTheme="majorEastAsia" w:hAnsiTheme="majorHAnsi" w:cstheme="majorBidi"/>
                  <w:color w:val="1868DB"/>
                  <w:sz w:val="20"/>
                  <w:szCs w:val="20"/>
                  <w:u w:val="none"/>
                </w:rPr>
                <w:t>Opt</w:t>
              </w:r>
              <w:proofErr w:type="spellEnd"/>
              <w:r w:rsidRPr="5C7B2632">
                <w:rPr>
                  <w:rStyle w:val="Hyperlink"/>
                  <w:rFonts w:asciiTheme="majorHAnsi" w:eastAsiaTheme="majorEastAsia" w:hAnsiTheme="majorHAnsi" w:cstheme="majorBidi"/>
                  <w:color w:val="1868DB"/>
                  <w:sz w:val="20"/>
                  <w:szCs w:val="20"/>
                  <w:u w:val="none"/>
                </w:rPr>
                <w:t xml:space="preserve"> In)</w:t>
              </w:r>
            </w:hyperlink>
          </w:p>
          <w:p w14:paraId="752B7D49" w14:textId="79F2C0FE" w:rsidR="00300DD6" w:rsidRPr="001D62AE" w:rsidRDefault="00300DD6">
            <w:pPr>
              <w:rPr>
                <w:rFonts w:ascii="Calibri" w:eastAsia="Calibri" w:hAnsi="Calibri" w:cs="Calibri"/>
                <w:sz w:val="20"/>
                <w:szCs w:val="20"/>
              </w:rPr>
            </w:pPr>
          </w:p>
        </w:tc>
      </w:tr>
      <w:tr w:rsidR="00E02264" w14:paraId="3CFD0E91" w14:textId="77777777" w:rsidTr="7C08D9A8">
        <w:trPr>
          <w:trHeight w:val="300"/>
        </w:trPr>
        <w:tc>
          <w:tcPr>
            <w:tcW w:w="3794" w:type="dxa"/>
          </w:tcPr>
          <w:p w14:paraId="7B60713D" w14:textId="2D7F4012" w:rsidR="7C08D9A8" w:rsidRDefault="7C08D9A8" w:rsidP="7C08D9A8">
            <w:pPr>
              <w:rPr>
                <w:rFonts w:ascii="Calibri" w:hAnsi="Calibri" w:cs="Calibri"/>
                <w:b/>
                <w:bCs/>
                <w:sz w:val="20"/>
                <w:szCs w:val="20"/>
              </w:rPr>
            </w:pPr>
          </w:p>
        </w:tc>
        <w:tc>
          <w:tcPr>
            <w:tcW w:w="5103" w:type="dxa"/>
          </w:tcPr>
          <w:p w14:paraId="2C11EFCE" w14:textId="589D2A44" w:rsidR="7C08D9A8" w:rsidRDefault="7C08D9A8" w:rsidP="7C08D9A8">
            <w:pPr>
              <w:rPr>
                <w:rFonts w:asciiTheme="majorHAnsi" w:eastAsiaTheme="majorEastAsia" w:hAnsiTheme="majorHAnsi" w:cstheme="majorBidi"/>
                <w:b/>
                <w:bCs/>
                <w:color w:val="4F81BD" w:themeColor="accent1"/>
                <w:sz w:val="20"/>
                <w:szCs w:val="20"/>
              </w:rPr>
            </w:pPr>
          </w:p>
        </w:tc>
      </w:tr>
    </w:tbl>
    <w:p w14:paraId="13F6059F" w14:textId="74D86F4D" w:rsidR="006B576F" w:rsidRPr="004725B5" w:rsidRDefault="006B576F" w:rsidP="006540C6"/>
    <w:tbl>
      <w:tblPr>
        <w:tblStyle w:val="TableGrid"/>
        <w:tblW w:w="8897" w:type="dxa"/>
        <w:shd w:val="clear" w:color="auto" w:fill="F2F2F2" w:themeFill="background1" w:themeFillShade="F2"/>
        <w:tblLook w:val="04A0" w:firstRow="1" w:lastRow="0" w:firstColumn="1" w:lastColumn="0" w:noHBand="0" w:noVBand="1"/>
      </w:tblPr>
      <w:tblGrid>
        <w:gridCol w:w="8897"/>
      </w:tblGrid>
      <w:tr w:rsidR="00E02264" w:rsidRPr="004725B5" w14:paraId="7BEF6037" w14:textId="77777777" w:rsidTr="00AA1319">
        <w:tc>
          <w:tcPr>
            <w:tcW w:w="8897" w:type="dxa"/>
            <w:shd w:val="clear" w:color="auto" w:fill="F2F2F2" w:themeFill="background1" w:themeFillShade="F2"/>
          </w:tcPr>
          <w:p w14:paraId="2700AA2C" w14:textId="2D254AB3" w:rsidR="00AA1319" w:rsidRPr="004725B5" w:rsidRDefault="00AA1319" w:rsidP="00AA1319">
            <w:pPr>
              <w:pStyle w:val="Heading1"/>
              <w:spacing w:before="240"/>
              <w:rPr>
                <w:rFonts w:ascii="Calibri" w:hAnsi="Calibri" w:cs="Calibri"/>
                <w:color w:val="000000" w:themeColor="text1"/>
              </w:rPr>
            </w:pPr>
            <w:r w:rsidRPr="004725B5">
              <w:rPr>
                <w:rFonts w:ascii="Calibri" w:hAnsi="Calibri" w:cs="Calibri"/>
                <w:color w:val="000000" w:themeColor="text1"/>
              </w:rPr>
              <w:t>For information: Next steps</w:t>
            </w:r>
          </w:p>
          <w:p w14:paraId="5F8D3206" w14:textId="32FAB50E" w:rsidR="00AA1319" w:rsidRPr="004725B5" w:rsidRDefault="00AA1319" w:rsidP="00043E2A">
            <w:pPr>
              <w:pStyle w:val="ListParagraph"/>
              <w:numPr>
                <w:ilvl w:val="0"/>
                <w:numId w:val="21"/>
              </w:numPr>
              <w:spacing w:after="120"/>
              <w:ind w:left="357" w:hanging="357"/>
              <w:contextualSpacing w:val="0"/>
              <w:rPr>
                <w:rFonts w:ascii="Calibri" w:hAnsi="Calibri" w:cs="Calibri"/>
                <w:i/>
                <w:iCs/>
                <w:sz w:val="20"/>
                <w:szCs w:val="20"/>
              </w:rPr>
            </w:pPr>
            <w:r w:rsidRPr="004725B5">
              <w:rPr>
                <w:rFonts w:ascii="Calibri" w:hAnsi="Calibri" w:cs="Calibri"/>
                <w:b/>
                <w:bCs/>
                <w:i/>
                <w:iCs/>
                <w:sz w:val="20"/>
                <w:szCs w:val="20"/>
              </w:rPr>
              <w:t>Pre-submission</w:t>
            </w:r>
            <w:r w:rsidR="0070239F" w:rsidRPr="004725B5">
              <w:rPr>
                <w:rFonts w:ascii="Calibri" w:hAnsi="Calibri" w:cs="Calibri"/>
                <w:b/>
                <w:bCs/>
                <w:i/>
                <w:iCs/>
                <w:sz w:val="20"/>
                <w:szCs w:val="20"/>
              </w:rPr>
              <w:t xml:space="preserve"> checks</w:t>
            </w:r>
            <w:r w:rsidRPr="004725B5">
              <w:rPr>
                <w:rFonts w:ascii="Calibri" w:hAnsi="Calibri" w:cs="Calibri"/>
                <w:i/>
                <w:iCs/>
                <w:sz w:val="20"/>
                <w:szCs w:val="20"/>
              </w:rPr>
              <w:t xml:space="preserve">: An early conversation </w:t>
            </w:r>
            <w:r w:rsidR="00651909" w:rsidRPr="004725B5">
              <w:rPr>
                <w:rFonts w:ascii="Calibri" w:hAnsi="Calibri" w:cs="Calibri"/>
                <w:i/>
                <w:iCs/>
                <w:sz w:val="20"/>
                <w:szCs w:val="20"/>
              </w:rPr>
              <w:t>with your</w:t>
            </w:r>
            <w:r w:rsidRPr="004725B5">
              <w:rPr>
                <w:rFonts w:ascii="Calibri" w:hAnsi="Calibri" w:cs="Calibri"/>
                <w:i/>
                <w:iCs/>
                <w:sz w:val="20"/>
                <w:szCs w:val="20"/>
              </w:rPr>
              <w:t xml:space="preserve"> Business Engagement and Mobilisation (BEM) </w:t>
            </w:r>
            <w:r w:rsidR="00651909" w:rsidRPr="004725B5">
              <w:rPr>
                <w:rFonts w:ascii="Calibri" w:hAnsi="Calibri" w:cs="Calibri"/>
                <w:i/>
                <w:iCs/>
                <w:sz w:val="20"/>
                <w:szCs w:val="20"/>
              </w:rPr>
              <w:t>Partner</w:t>
            </w:r>
            <w:r w:rsidR="006C7B23" w:rsidRPr="004725B5">
              <w:rPr>
                <w:rFonts w:ascii="Calibri" w:hAnsi="Calibri" w:cs="Calibri"/>
                <w:i/>
                <w:iCs/>
                <w:sz w:val="20"/>
                <w:szCs w:val="20"/>
              </w:rPr>
              <w:t xml:space="preserve"> is advisable</w:t>
            </w:r>
            <w:r w:rsidR="00651909" w:rsidRPr="004725B5">
              <w:rPr>
                <w:rFonts w:ascii="Calibri" w:hAnsi="Calibri" w:cs="Calibri"/>
                <w:i/>
                <w:iCs/>
                <w:sz w:val="20"/>
                <w:szCs w:val="20"/>
              </w:rPr>
              <w:t xml:space="preserve">.  They </w:t>
            </w:r>
            <w:r w:rsidR="006C7B23" w:rsidRPr="004725B5">
              <w:rPr>
                <w:rFonts w:ascii="Calibri" w:hAnsi="Calibri" w:cs="Calibri"/>
                <w:i/>
                <w:iCs/>
                <w:sz w:val="20"/>
                <w:szCs w:val="20"/>
              </w:rPr>
              <w:t>may suggest</w:t>
            </w:r>
            <w:r w:rsidRPr="004725B5">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4725B5" w:rsidRDefault="00AA1319" w:rsidP="00043E2A">
            <w:pPr>
              <w:pStyle w:val="ListParagraph"/>
              <w:numPr>
                <w:ilvl w:val="0"/>
                <w:numId w:val="21"/>
              </w:numPr>
              <w:spacing w:after="120"/>
              <w:ind w:left="357" w:hanging="357"/>
              <w:contextualSpacing w:val="0"/>
              <w:rPr>
                <w:rFonts w:ascii="Calibri" w:hAnsi="Calibri" w:cs="Calibri"/>
                <w:i/>
                <w:iCs/>
                <w:sz w:val="20"/>
                <w:szCs w:val="20"/>
              </w:rPr>
            </w:pPr>
            <w:r w:rsidRPr="004725B5">
              <w:rPr>
                <w:rFonts w:ascii="Calibri" w:hAnsi="Calibri" w:cs="Calibri"/>
                <w:b/>
                <w:bCs/>
                <w:i/>
                <w:iCs/>
                <w:sz w:val="20"/>
                <w:szCs w:val="20"/>
              </w:rPr>
              <w:t>Submission</w:t>
            </w:r>
            <w:r w:rsidRPr="004725B5">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sidRPr="004725B5">
              <w:rPr>
                <w:rFonts w:ascii="Calibri" w:hAnsi="Calibri" w:cs="Calibri"/>
                <w:i/>
                <w:iCs/>
                <w:sz w:val="20"/>
                <w:szCs w:val="20"/>
              </w:rPr>
              <w:t xml:space="preserve"> </w:t>
            </w:r>
            <w:r w:rsidR="00B55B05" w:rsidRPr="004725B5">
              <w:rPr>
                <w:rFonts w:ascii="Calibri" w:hAnsi="Calibri" w:cs="Calibri"/>
                <w:b/>
                <w:bCs/>
                <w:i/>
                <w:iCs/>
                <w:sz w:val="20"/>
                <w:szCs w:val="20"/>
              </w:rPr>
              <w:t>[Insert BEM team inbox here]</w:t>
            </w:r>
            <w:r w:rsidRPr="004725B5">
              <w:rPr>
                <w:rFonts w:ascii="Calibri" w:hAnsi="Calibri" w:cs="Calibri"/>
                <w:i/>
                <w:iCs/>
                <w:sz w:val="20"/>
                <w:szCs w:val="20"/>
              </w:rPr>
              <w:t xml:space="preserve"> </w:t>
            </w:r>
          </w:p>
          <w:p w14:paraId="0DC8172B" w14:textId="77777777" w:rsidR="00AA1319" w:rsidRPr="004725B5" w:rsidRDefault="00AA1319" w:rsidP="00043E2A">
            <w:pPr>
              <w:pStyle w:val="ListParagraph"/>
              <w:numPr>
                <w:ilvl w:val="0"/>
                <w:numId w:val="21"/>
              </w:numPr>
              <w:spacing w:after="120"/>
              <w:ind w:left="357" w:hanging="357"/>
              <w:contextualSpacing w:val="0"/>
              <w:rPr>
                <w:rFonts w:ascii="Calibri" w:hAnsi="Calibri" w:cs="Calibri"/>
                <w:i/>
                <w:iCs/>
                <w:sz w:val="20"/>
                <w:szCs w:val="20"/>
              </w:rPr>
            </w:pPr>
            <w:r w:rsidRPr="004725B5">
              <w:rPr>
                <w:rFonts w:ascii="Calibri" w:hAnsi="Calibri" w:cs="Calibri"/>
                <w:b/>
                <w:bCs/>
                <w:i/>
                <w:iCs/>
                <w:sz w:val="20"/>
                <w:szCs w:val="20"/>
              </w:rPr>
              <w:t>Vision card review</w:t>
            </w:r>
            <w:r w:rsidRPr="004725B5">
              <w:rPr>
                <w:rFonts w:ascii="Calibri" w:hAnsi="Calibri" w:cs="Calibri"/>
                <w:i/>
                <w:iCs/>
                <w:sz w:val="20"/>
                <w:szCs w:val="20"/>
              </w:rPr>
              <w:t>: A Business Engagement and Mobilisation Partner will engage with you to refine and clarify important details in your vision required to obtain the best early impact assessment. The BEM partner may drive conversations with key architects to ensure we obtain the most cost-effective recommendation ahead of sizing.</w:t>
            </w:r>
          </w:p>
          <w:p w14:paraId="502D91DB" w14:textId="722E1F3E" w:rsidR="00AA1319" w:rsidRPr="004725B5" w:rsidRDefault="00375653" w:rsidP="00043E2A">
            <w:pPr>
              <w:pStyle w:val="ListParagraph"/>
              <w:numPr>
                <w:ilvl w:val="0"/>
                <w:numId w:val="21"/>
              </w:numPr>
              <w:spacing w:after="120"/>
              <w:ind w:left="357" w:hanging="357"/>
              <w:contextualSpacing w:val="0"/>
              <w:rPr>
                <w:rFonts w:ascii="Calibri" w:hAnsi="Calibri" w:cs="Calibri"/>
                <w:i/>
                <w:iCs/>
                <w:sz w:val="20"/>
                <w:szCs w:val="20"/>
              </w:rPr>
            </w:pPr>
            <w:r w:rsidRPr="004725B5">
              <w:rPr>
                <w:rFonts w:ascii="Calibri" w:hAnsi="Calibri" w:cs="Calibri"/>
                <w:b/>
                <w:bCs/>
                <w:i/>
                <w:iCs/>
                <w:sz w:val="20"/>
                <w:szCs w:val="20"/>
              </w:rPr>
              <w:t xml:space="preserve">T-Shirt </w:t>
            </w:r>
            <w:r w:rsidR="00AA1319" w:rsidRPr="004725B5">
              <w:rPr>
                <w:rFonts w:ascii="Calibri" w:hAnsi="Calibri" w:cs="Calibri"/>
                <w:b/>
                <w:bCs/>
                <w:i/>
                <w:iCs/>
                <w:sz w:val="20"/>
                <w:szCs w:val="20"/>
              </w:rPr>
              <w:t>Sizing</w:t>
            </w:r>
            <w:r w:rsidR="00AA1319" w:rsidRPr="004725B5">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4725B5">
              <w:rPr>
                <w:rFonts w:ascii="Calibri" w:hAnsi="Calibri" w:cs="Calibri"/>
                <w:i/>
                <w:iCs/>
                <w:sz w:val="20"/>
                <w:szCs w:val="20"/>
              </w:rPr>
              <w:t>TechM</w:t>
            </w:r>
            <w:proofErr w:type="spellEnd"/>
            <w:r w:rsidR="00AA1319" w:rsidRPr="004725B5">
              <w:rPr>
                <w:rFonts w:ascii="Calibri" w:hAnsi="Calibri" w:cs="Calibri"/>
                <w:i/>
                <w:iCs/>
                <w:sz w:val="20"/>
                <w:szCs w:val="20"/>
              </w:rPr>
              <w:t xml:space="preserve">. </w:t>
            </w:r>
          </w:p>
          <w:p w14:paraId="7F41521A" w14:textId="77777777" w:rsidR="00AA1319" w:rsidRPr="004725B5" w:rsidRDefault="00AA1319" w:rsidP="00043E2A">
            <w:pPr>
              <w:pStyle w:val="ListParagraph"/>
              <w:numPr>
                <w:ilvl w:val="0"/>
                <w:numId w:val="21"/>
              </w:numPr>
              <w:spacing w:after="120"/>
              <w:ind w:left="357" w:hanging="357"/>
              <w:contextualSpacing w:val="0"/>
              <w:rPr>
                <w:rFonts w:ascii="Calibri" w:hAnsi="Calibri" w:cs="Calibri"/>
                <w:i/>
                <w:iCs/>
                <w:sz w:val="20"/>
                <w:szCs w:val="20"/>
              </w:rPr>
            </w:pPr>
            <w:r w:rsidRPr="004725B5">
              <w:rPr>
                <w:rFonts w:ascii="Calibri" w:hAnsi="Calibri" w:cs="Calibri"/>
                <w:b/>
                <w:bCs/>
                <w:i/>
                <w:iCs/>
                <w:sz w:val="20"/>
                <w:szCs w:val="20"/>
              </w:rPr>
              <w:t>Mobilisation</w:t>
            </w:r>
            <w:r w:rsidRPr="004725B5">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Pr="004725B5"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p w14:paraId="50EFFBDE" w14:textId="77777777" w:rsidR="00BC5456" w:rsidRDefault="00BC5456">
      <w:pPr>
        <w:rPr>
          <w:rFonts w:ascii="Calibri" w:hAnsi="Calibri" w:cs="Calibri"/>
        </w:rPr>
      </w:pPr>
    </w:p>
    <w:sectPr w:rsidR="00BC5456" w:rsidSect="007560F0">
      <w:headerReference w:type="even" r:id="rId33"/>
      <w:headerReference w:type="default" r:id="rId34"/>
      <w:headerReference w:type="first" r:id="rId35"/>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C92AD" w14:textId="77777777" w:rsidR="00356212" w:rsidRPr="004725B5" w:rsidRDefault="00356212" w:rsidP="006540C6">
      <w:pPr>
        <w:spacing w:after="0" w:line="240" w:lineRule="auto"/>
      </w:pPr>
      <w:r w:rsidRPr="004725B5">
        <w:separator/>
      </w:r>
    </w:p>
  </w:endnote>
  <w:endnote w:type="continuationSeparator" w:id="0">
    <w:p w14:paraId="127B06FD" w14:textId="77777777" w:rsidR="00356212" w:rsidRPr="004725B5" w:rsidRDefault="00356212" w:rsidP="006540C6">
      <w:pPr>
        <w:spacing w:after="0" w:line="240" w:lineRule="auto"/>
      </w:pPr>
      <w:r w:rsidRPr="004725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Outfit">
    <w:altName w:val="Calibri"/>
    <w:charset w:val="00"/>
    <w:family w:val="auto"/>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705C" w14:textId="77777777" w:rsidR="00356212" w:rsidRPr="004725B5" w:rsidRDefault="00356212" w:rsidP="006540C6">
      <w:pPr>
        <w:spacing w:after="0" w:line="240" w:lineRule="auto"/>
      </w:pPr>
      <w:r w:rsidRPr="004725B5">
        <w:separator/>
      </w:r>
    </w:p>
  </w:footnote>
  <w:footnote w:type="continuationSeparator" w:id="0">
    <w:p w14:paraId="28F9AE02" w14:textId="77777777" w:rsidR="00356212" w:rsidRPr="004725B5" w:rsidRDefault="00356212" w:rsidP="006540C6">
      <w:pPr>
        <w:spacing w:after="0" w:line="240" w:lineRule="auto"/>
      </w:pPr>
      <w:r w:rsidRPr="004725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Pr="004725B5" w:rsidRDefault="00CF2077">
    <w:pPr>
      <w:pStyle w:val="Header"/>
    </w:pPr>
    <w:r w:rsidRPr="003F41AC">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159CF9E0-A3FA-4A2F-BA22-345E66CBBE7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4725B5" w:rsidRDefault="00CF2077" w:rsidP="00CF2077">
                          <w:pPr>
                            <w:spacing w:after="0"/>
                            <w:rPr>
                              <w:rFonts w:ascii="Aptos" w:eastAsia="Aptos" w:hAnsi="Aptos" w:cs="Aptos"/>
                              <w:color w:val="000000"/>
                              <w:sz w:val="20"/>
                              <w:szCs w:val="20"/>
                              <w:rPrChange w:id="18" w:author="Steve Turner" w:date="2026-05-14T17:07:00Z" w16du:dateUtc="2026-05-14T16:07:00Z">
                                <w:rPr>
                                  <w:rFonts w:ascii="Aptos" w:eastAsia="Aptos" w:hAnsi="Aptos" w:cs="Aptos"/>
                                  <w:noProof/>
                                  <w:color w:val="000000"/>
                                  <w:sz w:val="20"/>
                                  <w:szCs w:val="20"/>
                                </w:rPr>
                              </w:rPrChange>
                            </w:rPr>
                          </w:pPr>
                          <w:r w:rsidRPr="004725B5">
                            <w:rPr>
                              <w:rFonts w:ascii="Aptos" w:eastAsia="Aptos" w:hAnsi="Aptos" w:cs="Aptos"/>
                              <w:color w:val="000000"/>
                              <w:sz w:val="20"/>
                              <w:szCs w:val="20"/>
                              <w:rPrChange w:id="19" w:author="Steve Turner" w:date="2026-05-14T17:07:00Z" w16du:dateUtc="2026-05-14T16:07:00Z">
                                <w:rPr>
                                  <w:rFonts w:ascii="Aptos" w:eastAsia="Aptos" w:hAnsi="Aptos" w:cs="Aptos"/>
                                  <w:noProof/>
                                  <w:color w:val="000000"/>
                                  <w:sz w:val="20"/>
                                  <w:szCs w:val="20"/>
                                </w:rPr>
                              </w:rPrChange>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4725B5" w:rsidRDefault="00CF2077" w:rsidP="00CF2077">
                    <w:pPr>
                      <w:spacing w:after="0"/>
                      <w:rPr>
                        <w:rFonts w:ascii="Aptos" w:eastAsia="Aptos" w:hAnsi="Aptos" w:cs="Aptos"/>
                        <w:color w:val="000000"/>
                        <w:sz w:val="20"/>
                        <w:szCs w:val="20"/>
                        <w:rPrChange w:id="20" w:author="Steve Turner" w:date="2026-05-14T17:07:00Z" w16du:dateUtc="2026-05-14T16:07:00Z">
                          <w:rPr>
                            <w:rFonts w:ascii="Aptos" w:eastAsia="Aptos" w:hAnsi="Aptos" w:cs="Aptos"/>
                            <w:noProof/>
                            <w:color w:val="000000"/>
                            <w:sz w:val="20"/>
                            <w:szCs w:val="20"/>
                          </w:rPr>
                        </w:rPrChange>
                      </w:rPr>
                    </w:pPr>
                    <w:r w:rsidRPr="004725B5">
                      <w:rPr>
                        <w:rFonts w:ascii="Aptos" w:eastAsia="Aptos" w:hAnsi="Aptos" w:cs="Aptos"/>
                        <w:color w:val="000000"/>
                        <w:sz w:val="20"/>
                        <w:szCs w:val="20"/>
                        <w:rPrChange w:id="21" w:author="Steve Turner" w:date="2026-05-14T17:07:00Z" w16du:dateUtc="2026-05-14T16:07:00Z">
                          <w:rPr>
                            <w:rFonts w:ascii="Aptos" w:eastAsia="Aptos" w:hAnsi="Aptos" w:cs="Aptos"/>
                            <w:noProof/>
                            <w:color w:val="000000"/>
                            <w:sz w:val="20"/>
                            <w:szCs w:val="20"/>
                          </w:rPr>
                        </w:rPrChange>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0A88A640" w:rsidR="006540C6" w:rsidRPr="004725B5" w:rsidRDefault="00CF2077" w:rsidP="00CF2077">
    <w:pPr>
      <w:pStyle w:val="Heading1"/>
      <w:spacing w:before="0"/>
      <w:jc w:val="center"/>
      <w:rPr>
        <w:rFonts w:ascii="Calibri" w:hAnsi="Calibri" w:cs="Calibri"/>
        <w:sz w:val="22"/>
        <w:szCs w:val="22"/>
      </w:rPr>
    </w:pPr>
    <w:r w:rsidRPr="003F41AC">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7E829BA-BEAA-45EC-ADDD-67F6C39C90D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D97AAB" w:rsidRDefault="00CF2077" w:rsidP="00CF2077">
                          <w:pPr>
                            <w:spacing w:after="0"/>
                            <w:rPr>
                              <w:rFonts w:ascii="Aptos" w:eastAsia="Aptos" w:hAnsi="Aptos" w:cs="Aptos"/>
                              <w:color w:val="000000"/>
                              <w:sz w:val="20"/>
                              <w:szCs w:val="20"/>
                            </w:rPr>
                          </w:pPr>
                          <w:r w:rsidRPr="00D97AAB">
                            <w:rPr>
                              <w:rFonts w:ascii="Aptos" w:eastAsia="Aptos" w:hAnsi="Aptos" w:cs="Aptos"/>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D97AAB" w:rsidRDefault="00CF2077" w:rsidP="00CF2077">
                    <w:pPr>
                      <w:spacing w:after="0"/>
                      <w:rPr>
                        <w:rFonts w:ascii="Aptos" w:eastAsia="Aptos" w:hAnsi="Aptos" w:cs="Aptos"/>
                        <w:color w:val="000000"/>
                        <w:sz w:val="20"/>
                        <w:szCs w:val="20"/>
                      </w:rPr>
                    </w:pPr>
                    <w:r w:rsidRPr="00D97AAB">
                      <w:rPr>
                        <w:rFonts w:ascii="Aptos" w:eastAsia="Aptos" w:hAnsi="Aptos" w:cs="Aptos"/>
                        <w:color w:val="000000"/>
                        <w:sz w:val="20"/>
                        <w:szCs w:val="20"/>
                      </w:rPr>
                      <w:t>INTERNAL</w:t>
                    </w:r>
                  </w:p>
                </w:txbxContent>
              </v:textbox>
              <w10:wrap anchorx="page" anchory="page"/>
            </v:shape>
          </w:pict>
        </mc:Fallback>
      </mc:AlternateContent>
    </w:r>
  </w:p>
  <w:p w14:paraId="39CA30E5" w14:textId="77777777" w:rsidR="006540C6" w:rsidRPr="004725B5"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Pr="004725B5" w:rsidRDefault="00CF2077">
    <w:pPr>
      <w:pStyle w:val="Header"/>
    </w:pPr>
    <w:r w:rsidRPr="003F41AC">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5AB6786C-96AF-4558-985A-E285C39E0D6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D97AAB" w:rsidRDefault="00CF2077" w:rsidP="00CF2077">
                          <w:pPr>
                            <w:spacing w:after="0"/>
                            <w:rPr>
                              <w:rFonts w:ascii="Aptos" w:eastAsia="Aptos" w:hAnsi="Aptos" w:cs="Aptos"/>
                              <w:color w:val="000000"/>
                              <w:sz w:val="20"/>
                              <w:szCs w:val="20"/>
                            </w:rPr>
                          </w:pPr>
                          <w:r w:rsidRPr="00D97AAB">
                            <w:rPr>
                              <w:rFonts w:ascii="Aptos" w:eastAsia="Aptos" w:hAnsi="Aptos" w:cs="Aptos"/>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D97AAB" w:rsidRDefault="00CF2077" w:rsidP="00CF2077">
                    <w:pPr>
                      <w:spacing w:after="0"/>
                      <w:rPr>
                        <w:rFonts w:ascii="Aptos" w:eastAsia="Aptos" w:hAnsi="Aptos" w:cs="Aptos"/>
                        <w:color w:val="000000"/>
                        <w:sz w:val="20"/>
                        <w:szCs w:val="20"/>
                      </w:rPr>
                    </w:pPr>
                    <w:r w:rsidRPr="00D97AAB">
                      <w:rPr>
                        <w:rFonts w:ascii="Aptos" w:eastAsia="Aptos" w:hAnsi="Aptos" w:cs="Aptos"/>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BA"/>
    <w:multiLevelType w:val="hybridMultilevel"/>
    <w:tmpl w:val="0C8A4518"/>
    <w:lvl w:ilvl="0" w:tplc="9544BD92">
      <w:start w:val="1"/>
      <w:numFmt w:val="bullet"/>
      <w:lvlText w:val="-"/>
      <w:lvlJc w:val="left"/>
      <w:pPr>
        <w:ind w:left="720" w:hanging="360"/>
      </w:pPr>
      <w:rPr>
        <w:rFonts w:ascii="Aptos" w:hAnsi="Aptos" w:hint="default"/>
      </w:rPr>
    </w:lvl>
    <w:lvl w:ilvl="1" w:tplc="FFFFFFFF">
      <w:start w:val="1"/>
      <w:numFmt w:val="bullet"/>
      <w:lvlText w:val="-"/>
      <w:lvlJc w:val="left"/>
      <w:pPr>
        <w:ind w:left="720" w:hanging="360"/>
      </w:pPr>
      <w:rPr>
        <w:rFonts w:ascii="Aptos" w:hAnsi="Apto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AF1124"/>
    <w:multiLevelType w:val="hybridMultilevel"/>
    <w:tmpl w:val="C8BC5F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946B70"/>
    <w:multiLevelType w:val="hybridMultilevel"/>
    <w:tmpl w:val="F3ACD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542FD2"/>
    <w:multiLevelType w:val="multilevel"/>
    <w:tmpl w:val="9426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026BC"/>
    <w:multiLevelType w:val="hybridMultilevel"/>
    <w:tmpl w:val="8A0EC7F8"/>
    <w:lvl w:ilvl="0" w:tplc="1780F4F2">
      <w:start w:val="1"/>
      <w:numFmt w:val="bullet"/>
      <w:lvlText w:val="•"/>
      <w:lvlJc w:val="left"/>
      <w:pPr>
        <w:tabs>
          <w:tab w:val="num" w:pos="720"/>
        </w:tabs>
        <w:ind w:left="720" w:hanging="360"/>
      </w:pPr>
      <w:rPr>
        <w:rFonts w:ascii="Arial" w:hAnsi="Arial" w:hint="default"/>
      </w:rPr>
    </w:lvl>
    <w:lvl w:ilvl="1" w:tplc="B2D29554" w:tentative="1">
      <w:start w:val="1"/>
      <w:numFmt w:val="bullet"/>
      <w:lvlText w:val="•"/>
      <w:lvlJc w:val="left"/>
      <w:pPr>
        <w:tabs>
          <w:tab w:val="num" w:pos="1440"/>
        </w:tabs>
        <w:ind w:left="1440" w:hanging="360"/>
      </w:pPr>
      <w:rPr>
        <w:rFonts w:ascii="Arial" w:hAnsi="Arial" w:hint="default"/>
      </w:rPr>
    </w:lvl>
    <w:lvl w:ilvl="2" w:tplc="373A0432" w:tentative="1">
      <w:start w:val="1"/>
      <w:numFmt w:val="bullet"/>
      <w:lvlText w:val="•"/>
      <w:lvlJc w:val="left"/>
      <w:pPr>
        <w:tabs>
          <w:tab w:val="num" w:pos="2160"/>
        </w:tabs>
        <w:ind w:left="2160" w:hanging="360"/>
      </w:pPr>
      <w:rPr>
        <w:rFonts w:ascii="Arial" w:hAnsi="Arial" w:hint="default"/>
      </w:rPr>
    </w:lvl>
    <w:lvl w:ilvl="3" w:tplc="46886348" w:tentative="1">
      <w:start w:val="1"/>
      <w:numFmt w:val="bullet"/>
      <w:lvlText w:val="•"/>
      <w:lvlJc w:val="left"/>
      <w:pPr>
        <w:tabs>
          <w:tab w:val="num" w:pos="2880"/>
        </w:tabs>
        <w:ind w:left="2880" w:hanging="360"/>
      </w:pPr>
      <w:rPr>
        <w:rFonts w:ascii="Arial" w:hAnsi="Arial" w:hint="default"/>
      </w:rPr>
    </w:lvl>
    <w:lvl w:ilvl="4" w:tplc="27040E3E" w:tentative="1">
      <w:start w:val="1"/>
      <w:numFmt w:val="bullet"/>
      <w:lvlText w:val="•"/>
      <w:lvlJc w:val="left"/>
      <w:pPr>
        <w:tabs>
          <w:tab w:val="num" w:pos="3600"/>
        </w:tabs>
        <w:ind w:left="3600" w:hanging="360"/>
      </w:pPr>
      <w:rPr>
        <w:rFonts w:ascii="Arial" w:hAnsi="Arial" w:hint="default"/>
      </w:rPr>
    </w:lvl>
    <w:lvl w:ilvl="5" w:tplc="A2F076BA" w:tentative="1">
      <w:start w:val="1"/>
      <w:numFmt w:val="bullet"/>
      <w:lvlText w:val="•"/>
      <w:lvlJc w:val="left"/>
      <w:pPr>
        <w:tabs>
          <w:tab w:val="num" w:pos="4320"/>
        </w:tabs>
        <w:ind w:left="4320" w:hanging="360"/>
      </w:pPr>
      <w:rPr>
        <w:rFonts w:ascii="Arial" w:hAnsi="Arial" w:hint="default"/>
      </w:rPr>
    </w:lvl>
    <w:lvl w:ilvl="6" w:tplc="2868638E" w:tentative="1">
      <w:start w:val="1"/>
      <w:numFmt w:val="bullet"/>
      <w:lvlText w:val="•"/>
      <w:lvlJc w:val="left"/>
      <w:pPr>
        <w:tabs>
          <w:tab w:val="num" w:pos="5040"/>
        </w:tabs>
        <w:ind w:left="5040" w:hanging="360"/>
      </w:pPr>
      <w:rPr>
        <w:rFonts w:ascii="Arial" w:hAnsi="Arial" w:hint="default"/>
      </w:rPr>
    </w:lvl>
    <w:lvl w:ilvl="7" w:tplc="D7CAEF9C" w:tentative="1">
      <w:start w:val="1"/>
      <w:numFmt w:val="bullet"/>
      <w:lvlText w:val="•"/>
      <w:lvlJc w:val="left"/>
      <w:pPr>
        <w:tabs>
          <w:tab w:val="num" w:pos="5760"/>
        </w:tabs>
        <w:ind w:left="5760" w:hanging="360"/>
      </w:pPr>
      <w:rPr>
        <w:rFonts w:ascii="Arial" w:hAnsi="Arial" w:hint="default"/>
      </w:rPr>
    </w:lvl>
    <w:lvl w:ilvl="8" w:tplc="E51291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085706"/>
    <w:multiLevelType w:val="multilevel"/>
    <w:tmpl w:val="9A7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4705B"/>
    <w:multiLevelType w:val="multilevel"/>
    <w:tmpl w:val="5FD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B276A"/>
    <w:multiLevelType w:val="multilevel"/>
    <w:tmpl w:val="AD8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0F038"/>
    <w:multiLevelType w:val="hybridMultilevel"/>
    <w:tmpl w:val="FFFFFFFF"/>
    <w:lvl w:ilvl="0" w:tplc="8834D3E0">
      <w:start w:val="1"/>
      <w:numFmt w:val="bullet"/>
      <w:lvlText w:val=""/>
      <w:lvlJc w:val="left"/>
      <w:pPr>
        <w:ind w:left="720" w:hanging="360"/>
      </w:pPr>
      <w:rPr>
        <w:rFonts w:ascii="Symbol" w:hAnsi="Symbol" w:hint="default"/>
      </w:rPr>
    </w:lvl>
    <w:lvl w:ilvl="1" w:tplc="EE64F68C">
      <w:start w:val="1"/>
      <w:numFmt w:val="bullet"/>
      <w:lvlText w:val="o"/>
      <w:lvlJc w:val="left"/>
      <w:pPr>
        <w:ind w:left="1440" w:hanging="360"/>
      </w:pPr>
      <w:rPr>
        <w:rFonts w:ascii="Courier New" w:hAnsi="Courier New" w:hint="default"/>
      </w:rPr>
    </w:lvl>
    <w:lvl w:ilvl="2" w:tplc="1F821B60">
      <w:start w:val="1"/>
      <w:numFmt w:val="bullet"/>
      <w:lvlText w:val=""/>
      <w:lvlJc w:val="left"/>
      <w:pPr>
        <w:ind w:left="2160" w:hanging="360"/>
      </w:pPr>
      <w:rPr>
        <w:rFonts w:ascii="Wingdings" w:hAnsi="Wingdings" w:hint="default"/>
      </w:rPr>
    </w:lvl>
    <w:lvl w:ilvl="3" w:tplc="AAAAEBAE">
      <w:start w:val="1"/>
      <w:numFmt w:val="bullet"/>
      <w:lvlText w:val=""/>
      <w:lvlJc w:val="left"/>
      <w:pPr>
        <w:ind w:left="2880" w:hanging="360"/>
      </w:pPr>
      <w:rPr>
        <w:rFonts w:ascii="Symbol" w:hAnsi="Symbol" w:hint="default"/>
      </w:rPr>
    </w:lvl>
    <w:lvl w:ilvl="4" w:tplc="13D2BBB2">
      <w:start w:val="1"/>
      <w:numFmt w:val="bullet"/>
      <w:lvlText w:val="o"/>
      <w:lvlJc w:val="left"/>
      <w:pPr>
        <w:ind w:left="3600" w:hanging="360"/>
      </w:pPr>
      <w:rPr>
        <w:rFonts w:ascii="Courier New" w:hAnsi="Courier New" w:hint="default"/>
      </w:rPr>
    </w:lvl>
    <w:lvl w:ilvl="5" w:tplc="54884AC6">
      <w:start w:val="1"/>
      <w:numFmt w:val="bullet"/>
      <w:lvlText w:val=""/>
      <w:lvlJc w:val="left"/>
      <w:pPr>
        <w:ind w:left="4320" w:hanging="360"/>
      </w:pPr>
      <w:rPr>
        <w:rFonts w:ascii="Wingdings" w:hAnsi="Wingdings" w:hint="default"/>
      </w:rPr>
    </w:lvl>
    <w:lvl w:ilvl="6" w:tplc="0E0EAC38">
      <w:start w:val="1"/>
      <w:numFmt w:val="bullet"/>
      <w:lvlText w:val=""/>
      <w:lvlJc w:val="left"/>
      <w:pPr>
        <w:ind w:left="5040" w:hanging="360"/>
      </w:pPr>
      <w:rPr>
        <w:rFonts w:ascii="Symbol" w:hAnsi="Symbol" w:hint="default"/>
      </w:rPr>
    </w:lvl>
    <w:lvl w:ilvl="7" w:tplc="69A0A158">
      <w:start w:val="1"/>
      <w:numFmt w:val="bullet"/>
      <w:lvlText w:val="o"/>
      <w:lvlJc w:val="left"/>
      <w:pPr>
        <w:ind w:left="5760" w:hanging="360"/>
      </w:pPr>
      <w:rPr>
        <w:rFonts w:ascii="Courier New" w:hAnsi="Courier New" w:hint="default"/>
      </w:rPr>
    </w:lvl>
    <w:lvl w:ilvl="8" w:tplc="248A1FF4">
      <w:start w:val="1"/>
      <w:numFmt w:val="bullet"/>
      <w:lvlText w:val=""/>
      <w:lvlJc w:val="left"/>
      <w:pPr>
        <w:ind w:left="6480" w:hanging="360"/>
      </w:pPr>
      <w:rPr>
        <w:rFonts w:ascii="Wingdings" w:hAnsi="Wingdings" w:hint="default"/>
      </w:rPr>
    </w:lvl>
  </w:abstractNum>
  <w:abstractNum w:abstractNumId="9" w15:restartNumberingAfterBreak="0">
    <w:nsid w:val="1B182B7D"/>
    <w:multiLevelType w:val="multilevel"/>
    <w:tmpl w:val="1862D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578DC"/>
    <w:multiLevelType w:val="hybridMultilevel"/>
    <w:tmpl w:val="C1D47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F03BA"/>
    <w:multiLevelType w:val="hybridMultilevel"/>
    <w:tmpl w:val="46E89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A54CB"/>
    <w:multiLevelType w:val="hybridMultilevel"/>
    <w:tmpl w:val="8842A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E36844"/>
    <w:multiLevelType w:val="hybridMultilevel"/>
    <w:tmpl w:val="9B602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432325"/>
    <w:multiLevelType w:val="multilevel"/>
    <w:tmpl w:val="095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193D33"/>
    <w:multiLevelType w:val="hybridMultilevel"/>
    <w:tmpl w:val="0104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C303BC"/>
    <w:multiLevelType w:val="hybridMultilevel"/>
    <w:tmpl w:val="06B23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041BAB"/>
    <w:multiLevelType w:val="multilevel"/>
    <w:tmpl w:val="257A3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0C643B"/>
    <w:multiLevelType w:val="hybridMultilevel"/>
    <w:tmpl w:val="6FCEB6D6"/>
    <w:lvl w:ilvl="0" w:tplc="94C4900A">
      <w:numFmt w:val="bullet"/>
      <w:lvlText w:val="-"/>
      <w:lvlJc w:val="left"/>
      <w:pPr>
        <w:ind w:left="417" w:hanging="360"/>
      </w:pPr>
      <w:rPr>
        <w:rFonts w:ascii="Calibri" w:eastAsiaTheme="minorEastAsia" w:hAnsi="Calibri" w:cs="Calibri"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19" w15:restartNumberingAfterBreak="0">
    <w:nsid w:val="29CA60BF"/>
    <w:multiLevelType w:val="hybridMultilevel"/>
    <w:tmpl w:val="2A68428C"/>
    <w:lvl w:ilvl="0" w:tplc="7C9A8D32">
      <w:numFmt w:val="bullet"/>
      <w:lvlText w:val="-"/>
      <w:lvlJc w:val="left"/>
      <w:pPr>
        <w:ind w:left="417" w:hanging="360"/>
      </w:pPr>
      <w:rPr>
        <w:rFonts w:ascii="Calibri" w:eastAsiaTheme="minorEastAsia" w:hAnsi="Calibri" w:cs="Calibri"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20" w15:restartNumberingAfterBreak="0">
    <w:nsid w:val="2AB76185"/>
    <w:multiLevelType w:val="multilevel"/>
    <w:tmpl w:val="D748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9D5188"/>
    <w:multiLevelType w:val="hybridMultilevel"/>
    <w:tmpl w:val="CFF8D804"/>
    <w:lvl w:ilvl="0" w:tplc="9544BD92">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196B8E"/>
    <w:multiLevelType w:val="multilevel"/>
    <w:tmpl w:val="0B96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92761C"/>
    <w:multiLevelType w:val="hybridMultilevel"/>
    <w:tmpl w:val="DFD8E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6C5D03"/>
    <w:multiLevelType w:val="hybridMultilevel"/>
    <w:tmpl w:val="1AEE8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D801D8"/>
    <w:multiLevelType w:val="hybridMultilevel"/>
    <w:tmpl w:val="D89EC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5D4347B"/>
    <w:multiLevelType w:val="hybridMultilevel"/>
    <w:tmpl w:val="27147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6A87737"/>
    <w:multiLevelType w:val="hybridMultilevel"/>
    <w:tmpl w:val="7A64F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7BCA4F1"/>
    <w:multiLevelType w:val="hybridMultilevel"/>
    <w:tmpl w:val="FFFFFFFF"/>
    <w:lvl w:ilvl="0" w:tplc="63644EBE">
      <w:start w:val="1"/>
      <w:numFmt w:val="bullet"/>
      <w:lvlText w:val=""/>
      <w:lvlJc w:val="left"/>
      <w:pPr>
        <w:ind w:left="720" w:hanging="360"/>
      </w:pPr>
      <w:rPr>
        <w:rFonts w:ascii="Symbol" w:hAnsi="Symbol" w:hint="default"/>
      </w:rPr>
    </w:lvl>
    <w:lvl w:ilvl="1" w:tplc="425E89E0">
      <w:start w:val="1"/>
      <w:numFmt w:val="bullet"/>
      <w:lvlText w:val="o"/>
      <w:lvlJc w:val="left"/>
      <w:pPr>
        <w:ind w:left="1440" w:hanging="360"/>
      </w:pPr>
      <w:rPr>
        <w:rFonts w:ascii="Courier New" w:hAnsi="Courier New" w:hint="default"/>
      </w:rPr>
    </w:lvl>
    <w:lvl w:ilvl="2" w:tplc="BD84F728">
      <w:start w:val="1"/>
      <w:numFmt w:val="bullet"/>
      <w:lvlText w:val=""/>
      <w:lvlJc w:val="left"/>
      <w:pPr>
        <w:ind w:left="2160" w:hanging="360"/>
      </w:pPr>
      <w:rPr>
        <w:rFonts w:ascii="Wingdings" w:hAnsi="Wingdings" w:hint="default"/>
      </w:rPr>
    </w:lvl>
    <w:lvl w:ilvl="3" w:tplc="450AF1D0">
      <w:start w:val="1"/>
      <w:numFmt w:val="bullet"/>
      <w:lvlText w:val=""/>
      <w:lvlJc w:val="left"/>
      <w:pPr>
        <w:ind w:left="2880" w:hanging="360"/>
      </w:pPr>
      <w:rPr>
        <w:rFonts w:ascii="Symbol" w:hAnsi="Symbol" w:hint="default"/>
      </w:rPr>
    </w:lvl>
    <w:lvl w:ilvl="4" w:tplc="49D83A10">
      <w:start w:val="1"/>
      <w:numFmt w:val="bullet"/>
      <w:lvlText w:val="o"/>
      <w:lvlJc w:val="left"/>
      <w:pPr>
        <w:ind w:left="3600" w:hanging="360"/>
      </w:pPr>
      <w:rPr>
        <w:rFonts w:ascii="Courier New" w:hAnsi="Courier New" w:hint="default"/>
      </w:rPr>
    </w:lvl>
    <w:lvl w:ilvl="5" w:tplc="CDD60C0A">
      <w:start w:val="1"/>
      <w:numFmt w:val="bullet"/>
      <w:lvlText w:val=""/>
      <w:lvlJc w:val="left"/>
      <w:pPr>
        <w:ind w:left="4320" w:hanging="360"/>
      </w:pPr>
      <w:rPr>
        <w:rFonts w:ascii="Wingdings" w:hAnsi="Wingdings" w:hint="default"/>
      </w:rPr>
    </w:lvl>
    <w:lvl w:ilvl="6" w:tplc="42041BC6">
      <w:start w:val="1"/>
      <w:numFmt w:val="bullet"/>
      <w:lvlText w:val=""/>
      <w:lvlJc w:val="left"/>
      <w:pPr>
        <w:ind w:left="5040" w:hanging="360"/>
      </w:pPr>
      <w:rPr>
        <w:rFonts w:ascii="Symbol" w:hAnsi="Symbol" w:hint="default"/>
      </w:rPr>
    </w:lvl>
    <w:lvl w:ilvl="7" w:tplc="FCC24A4E">
      <w:start w:val="1"/>
      <w:numFmt w:val="bullet"/>
      <w:lvlText w:val="o"/>
      <w:lvlJc w:val="left"/>
      <w:pPr>
        <w:ind w:left="5760" w:hanging="360"/>
      </w:pPr>
      <w:rPr>
        <w:rFonts w:ascii="Courier New" w:hAnsi="Courier New" w:hint="default"/>
      </w:rPr>
    </w:lvl>
    <w:lvl w:ilvl="8" w:tplc="F0162128">
      <w:start w:val="1"/>
      <w:numFmt w:val="bullet"/>
      <w:lvlText w:val=""/>
      <w:lvlJc w:val="left"/>
      <w:pPr>
        <w:ind w:left="6480" w:hanging="360"/>
      </w:pPr>
      <w:rPr>
        <w:rFonts w:ascii="Wingdings" w:hAnsi="Wingdings" w:hint="default"/>
      </w:rPr>
    </w:lvl>
  </w:abstractNum>
  <w:abstractNum w:abstractNumId="30"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9A12823"/>
    <w:multiLevelType w:val="hybridMultilevel"/>
    <w:tmpl w:val="00621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AF75BE2"/>
    <w:multiLevelType w:val="hybridMultilevel"/>
    <w:tmpl w:val="48400BAE"/>
    <w:lvl w:ilvl="0" w:tplc="9544BD92">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B2B339E"/>
    <w:multiLevelType w:val="hybridMultilevel"/>
    <w:tmpl w:val="E8AC9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E58CAD0"/>
    <w:multiLevelType w:val="hybridMultilevel"/>
    <w:tmpl w:val="FFFFFFFF"/>
    <w:lvl w:ilvl="0" w:tplc="EB54AB28">
      <w:start w:val="1"/>
      <w:numFmt w:val="bullet"/>
      <w:lvlText w:val=""/>
      <w:lvlJc w:val="left"/>
      <w:pPr>
        <w:ind w:left="720" w:hanging="360"/>
      </w:pPr>
      <w:rPr>
        <w:rFonts w:ascii="Symbol" w:hAnsi="Symbol" w:hint="default"/>
      </w:rPr>
    </w:lvl>
    <w:lvl w:ilvl="1" w:tplc="B09E352A">
      <w:start w:val="1"/>
      <w:numFmt w:val="bullet"/>
      <w:lvlText w:val="o"/>
      <w:lvlJc w:val="left"/>
      <w:pPr>
        <w:ind w:left="1440" w:hanging="360"/>
      </w:pPr>
      <w:rPr>
        <w:rFonts w:ascii="Courier New" w:hAnsi="Courier New" w:hint="default"/>
      </w:rPr>
    </w:lvl>
    <w:lvl w:ilvl="2" w:tplc="18408FF4">
      <w:start w:val="1"/>
      <w:numFmt w:val="bullet"/>
      <w:lvlText w:val=""/>
      <w:lvlJc w:val="left"/>
      <w:pPr>
        <w:ind w:left="2160" w:hanging="360"/>
      </w:pPr>
      <w:rPr>
        <w:rFonts w:ascii="Wingdings" w:hAnsi="Wingdings" w:hint="default"/>
      </w:rPr>
    </w:lvl>
    <w:lvl w:ilvl="3" w:tplc="08E6BE6E">
      <w:start w:val="1"/>
      <w:numFmt w:val="bullet"/>
      <w:lvlText w:val=""/>
      <w:lvlJc w:val="left"/>
      <w:pPr>
        <w:ind w:left="2880" w:hanging="360"/>
      </w:pPr>
      <w:rPr>
        <w:rFonts w:ascii="Symbol" w:hAnsi="Symbol" w:hint="default"/>
      </w:rPr>
    </w:lvl>
    <w:lvl w:ilvl="4" w:tplc="FDF2E522">
      <w:start w:val="1"/>
      <w:numFmt w:val="bullet"/>
      <w:lvlText w:val="o"/>
      <w:lvlJc w:val="left"/>
      <w:pPr>
        <w:ind w:left="3600" w:hanging="360"/>
      </w:pPr>
      <w:rPr>
        <w:rFonts w:ascii="Courier New" w:hAnsi="Courier New" w:hint="default"/>
      </w:rPr>
    </w:lvl>
    <w:lvl w:ilvl="5" w:tplc="EB70B2AE">
      <w:start w:val="1"/>
      <w:numFmt w:val="bullet"/>
      <w:lvlText w:val=""/>
      <w:lvlJc w:val="left"/>
      <w:pPr>
        <w:ind w:left="4320" w:hanging="360"/>
      </w:pPr>
      <w:rPr>
        <w:rFonts w:ascii="Wingdings" w:hAnsi="Wingdings" w:hint="default"/>
      </w:rPr>
    </w:lvl>
    <w:lvl w:ilvl="6" w:tplc="6616F8E4">
      <w:start w:val="1"/>
      <w:numFmt w:val="bullet"/>
      <w:lvlText w:val=""/>
      <w:lvlJc w:val="left"/>
      <w:pPr>
        <w:ind w:left="5040" w:hanging="360"/>
      </w:pPr>
      <w:rPr>
        <w:rFonts w:ascii="Symbol" w:hAnsi="Symbol" w:hint="default"/>
      </w:rPr>
    </w:lvl>
    <w:lvl w:ilvl="7" w:tplc="D1C62E02">
      <w:start w:val="1"/>
      <w:numFmt w:val="bullet"/>
      <w:lvlText w:val="o"/>
      <w:lvlJc w:val="left"/>
      <w:pPr>
        <w:ind w:left="5760" w:hanging="360"/>
      </w:pPr>
      <w:rPr>
        <w:rFonts w:ascii="Courier New" w:hAnsi="Courier New" w:hint="default"/>
      </w:rPr>
    </w:lvl>
    <w:lvl w:ilvl="8" w:tplc="6F20B208">
      <w:start w:val="1"/>
      <w:numFmt w:val="bullet"/>
      <w:lvlText w:val=""/>
      <w:lvlJc w:val="left"/>
      <w:pPr>
        <w:ind w:left="6480" w:hanging="360"/>
      </w:pPr>
      <w:rPr>
        <w:rFonts w:ascii="Wingdings" w:hAnsi="Wingdings" w:hint="default"/>
      </w:rPr>
    </w:lvl>
  </w:abstractNum>
  <w:abstractNum w:abstractNumId="35" w15:restartNumberingAfterBreak="0">
    <w:nsid w:val="3E5AE106"/>
    <w:multiLevelType w:val="hybridMultilevel"/>
    <w:tmpl w:val="FFFFFFFF"/>
    <w:lvl w:ilvl="0" w:tplc="8430CB3E">
      <w:start w:val="1"/>
      <w:numFmt w:val="bullet"/>
      <w:lvlText w:val=""/>
      <w:lvlJc w:val="left"/>
      <w:pPr>
        <w:ind w:left="720" w:hanging="360"/>
      </w:pPr>
      <w:rPr>
        <w:rFonts w:ascii="Symbol" w:hAnsi="Symbol" w:hint="default"/>
      </w:rPr>
    </w:lvl>
    <w:lvl w:ilvl="1" w:tplc="9516F26E">
      <w:start w:val="1"/>
      <w:numFmt w:val="bullet"/>
      <w:lvlText w:val="o"/>
      <w:lvlJc w:val="left"/>
      <w:pPr>
        <w:ind w:left="1440" w:hanging="360"/>
      </w:pPr>
      <w:rPr>
        <w:rFonts w:ascii="Courier New" w:hAnsi="Courier New" w:hint="default"/>
      </w:rPr>
    </w:lvl>
    <w:lvl w:ilvl="2" w:tplc="2F005870">
      <w:start w:val="1"/>
      <w:numFmt w:val="bullet"/>
      <w:lvlText w:val=""/>
      <w:lvlJc w:val="left"/>
      <w:pPr>
        <w:ind w:left="2160" w:hanging="360"/>
      </w:pPr>
      <w:rPr>
        <w:rFonts w:ascii="Wingdings" w:hAnsi="Wingdings" w:hint="default"/>
      </w:rPr>
    </w:lvl>
    <w:lvl w:ilvl="3" w:tplc="568A8844">
      <w:start w:val="1"/>
      <w:numFmt w:val="bullet"/>
      <w:lvlText w:val=""/>
      <w:lvlJc w:val="left"/>
      <w:pPr>
        <w:ind w:left="2880" w:hanging="360"/>
      </w:pPr>
      <w:rPr>
        <w:rFonts w:ascii="Symbol" w:hAnsi="Symbol" w:hint="default"/>
      </w:rPr>
    </w:lvl>
    <w:lvl w:ilvl="4" w:tplc="2690DCAC">
      <w:start w:val="1"/>
      <w:numFmt w:val="bullet"/>
      <w:lvlText w:val="o"/>
      <w:lvlJc w:val="left"/>
      <w:pPr>
        <w:ind w:left="3600" w:hanging="360"/>
      </w:pPr>
      <w:rPr>
        <w:rFonts w:ascii="Courier New" w:hAnsi="Courier New" w:hint="default"/>
      </w:rPr>
    </w:lvl>
    <w:lvl w:ilvl="5" w:tplc="4FEA34FA">
      <w:start w:val="1"/>
      <w:numFmt w:val="bullet"/>
      <w:lvlText w:val=""/>
      <w:lvlJc w:val="left"/>
      <w:pPr>
        <w:ind w:left="4320" w:hanging="360"/>
      </w:pPr>
      <w:rPr>
        <w:rFonts w:ascii="Wingdings" w:hAnsi="Wingdings" w:hint="default"/>
      </w:rPr>
    </w:lvl>
    <w:lvl w:ilvl="6" w:tplc="AF9CA082">
      <w:start w:val="1"/>
      <w:numFmt w:val="bullet"/>
      <w:lvlText w:val=""/>
      <w:lvlJc w:val="left"/>
      <w:pPr>
        <w:ind w:left="5040" w:hanging="360"/>
      </w:pPr>
      <w:rPr>
        <w:rFonts w:ascii="Symbol" w:hAnsi="Symbol" w:hint="default"/>
      </w:rPr>
    </w:lvl>
    <w:lvl w:ilvl="7" w:tplc="1318C5AA">
      <w:start w:val="1"/>
      <w:numFmt w:val="bullet"/>
      <w:lvlText w:val="o"/>
      <w:lvlJc w:val="left"/>
      <w:pPr>
        <w:ind w:left="5760" w:hanging="360"/>
      </w:pPr>
      <w:rPr>
        <w:rFonts w:ascii="Courier New" w:hAnsi="Courier New" w:hint="default"/>
      </w:rPr>
    </w:lvl>
    <w:lvl w:ilvl="8" w:tplc="9D228E94">
      <w:start w:val="1"/>
      <w:numFmt w:val="bullet"/>
      <w:lvlText w:val=""/>
      <w:lvlJc w:val="left"/>
      <w:pPr>
        <w:ind w:left="6480" w:hanging="360"/>
      </w:pPr>
      <w:rPr>
        <w:rFonts w:ascii="Wingdings" w:hAnsi="Wingdings" w:hint="default"/>
      </w:rPr>
    </w:lvl>
  </w:abstractNum>
  <w:abstractNum w:abstractNumId="36"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17C008D"/>
    <w:multiLevelType w:val="multilevel"/>
    <w:tmpl w:val="8B0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F76CED"/>
    <w:multiLevelType w:val="hybridMultilevel"/>
    <w:tmpl w:val="49467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464C0704"/>
    <w:multiLevelType w:val="hybridMultilevel"/>
    <w:tmpl w:val="1DE0A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692DD1"/>
    <w:multiLevelType w:val="multilevel"/>
    <w:tmpl w:val="E74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CF765E"/>
    <w:multiLevelType w:val="hybridMultilevel"/>
    <w:tmpl w:val="B456CEEA"/>
    <w:lvl w:ilvl="0" w:tplc="9544BD92">
      <w:start w:val="1"/>
      <w:numFmt w:val="bullet"/>
      <w:lvlText w:val="-"/>
      <w:lvlJc w:val="left"/>
      <w:pPr>
        <w:ind w:left="720" w:hanging="360"/>
      </w:pPr>
      <w:rPr>
        <w:rFonts w:ascii="Aptos" w:hAnsi="Aptos" w:hint="default"/>
      </w:rPr>
    </w:lvl>
    <w:lvl w:ilvl="1" w:tplc="FFFFFFFF">
      <w:start w:val="1"/>
      <w:numFmt w:val="bullet"/>
      <w:lvlText w:val="-"/>
      <w:lvlJc w:val="left"/>
      <w:pPr>
        <w:ind w:left="720" w:hanging="360"/>
      </w:pPr>
      <w:rPr>
        <w:rFonts w:ascii="Aptos" w:hAnsi="Apto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F3F71AF"/>
    <w:multiLevelType w:val="hybridMultilevel"/>
    <w:tmpl w:val="3CB43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FB63120"/>
    <w:multiLevelType w:val="multilevel"/>
    <w:tmpl w:val="98C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146568"/>
    <w:multiLevelType w:val="hybridMultilevel"/>
    <w:tmpl w:val="4E7E94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0D0110A"/>
    <w:multiLevelType w:val="hybridMultilevel"/>
    <w:tmpl w:val="1F14B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4CD087C"/>
    <w:multiLevelType w:val="hybridMultilevel"/>
    <w:tmpl w:val="A2541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4F44B0D"/>
    <w:multiLevelType w:val="hybridMultilevel"/>
    <w:tmpl w:val="DC72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2B6588"/>
    <w:multiLevelType w:val="hybridMultilevel"/>
    <w:tmpl w:val="98AC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89E6C5C"/>
    <w:multiLevelType w:val="hybridMultilevel"/>
    <w:tmpl w:val="B5504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A647BF0"/>
    <w:multiLevelType w:val="multilevel"/>
    <w:tmpl w:val="163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FB0FD0"/>
    <w:multiLevelType w:val="hybridMultilevel"/>
    <w:tmpl w:val="6FF6C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96C292E"/>
    <w:multiLevelType w:val="hybridMultilevel"/>
    <w:tmpl w:val="1BCCA830"/>
    <w:lvl w:ilvl="0" w:tplc="9544BD92">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0554658"/>
    <w:multiLevelType w:val="multilevel"/>
    <w:tmpl w:val="A998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021128"/>
    <w:multiLevelType w:val="hybridMultilevel"/>
    <w:tmpl w:val="79F63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6FD2064"/>
    <w:multiLevelType w:val="hybridMultilevel"/>
    <w:tmpl w:val="C3E0F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474208"/>
    <w:multiLevelType w:val="hybridMultilevel"/>
    <w:tmpl w:val="D8E08132"/>
    <w:lvl w:ilvl="0" w:tplc="08090001">
      <w:start w:val="1"/>
      <w:numFmt w:val="bullet"/>
      <w:lvlText w:val=""/>
      <w:lvlJc w:val="left"/>
      <w:pPr>
        <w:ind w:left="720" w:hanging="360"/>
      </w:pPr>
      <w:rPr>
        <w:rFonts w:ascii="Symbol" w:hAnsi="Symbol" w:hint="default"/>
      </w:rPr>
    </w:lvl>
    <w:lvl w:ilvl="1" w:tplc="9544BD92">
      <w:start w:val="1"/>
      <w:numFmt w:val="bullet"/>
      <w:lvlText w:val="-"/>
      <w:lvlJc w:val="left"/>
      <w:pPr>
        <w:ind w:left="1440" w:hanging="360"/>
      </w:pPr>
      <w:rPr>
        <w:rFonts w:ascii="Aptos" w:hAnsi="Apto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C2A2E00"/>
    <w:multiLevelType w:val="hybridMultilevel"/>
    <w:tmpl w:val="F12A68DC"/>
    <w:lvl w:ilvl="0" w:tplc="08090001">
      <w:start w:val="1"/>
      <w:numFmt w:val="bullet"/>
      <w:lvlText w:val=""/>
      <w:lvlJc w:val="left"/>
      <w:pPr>
        <w:ind w:left="720" w:hanging="360"/>
      </w:pPr>
      <w:rPr>
        <w:rFonts w:ascii="Symbol" w:hAnsi="Symbol" w:hint="default"/>
      </w:rPr>
    </w:lvl>
    <w:lvl w:ilvl="1" w:tplc="9544BD92">
      <w:start w:val="1"/>
      <w:numFmt w:val="bullet"/>
      <w:lvlText w:val="-"/>
      <w:lvlJc w:val="left"/>
      <w:pPr>
        <w:ind w:left="720" w:hanging="360"/>
      </w:pPr>
      <w:rPr>
        <w:rFonts w:ascii="Aptos" w:hAnsi="Apto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F0E0CD1"/>
    <w:multiLevelType w:val="hybridMultilevel"/>
    <w:tmpl w:val="CF048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4647266">
    <w:abstractNumId w:val="26"/>
  </w:num>
  <w:num w:numId="2" w16cid:durableId="1068308702">
    <w:abstractNumId w:val="42"/>
  </w:num>
  <w:num w:numId="3" w16cid:durableId="1085152814">
    <w:abstractNumId w:val="56"/>
  </w:num>
  <w:num w:numId="4" w16cid:durableId="1088889386">
    <w:abstractNumId w:val="49"/>
  </w:num>
  <w:num w:numId="5" w16cid:durableId="112525330">
    <w:abstractNumId w:val="21"/>
  </w:num>
  <w:num w:numId="6" w16cid:durableId="1142576258">
    <w:abstractNumId w:val="43"/>
  </w:num>
  <w:num w:numId="7" w16cid:durableId="116877897">
    <w:abstractNumId w:val="28"/>
  </w:num>
  <w:num w:numId="8" w16cid:durableId="119082248">
    <w:abstractNumId w:val="4"/>
  </w:num>
  <w:num w:numId="9" w16cid:durableId="1194223690">
    <w:abstractNumId w:val="32"/>
  </w:num>
  <w:num w:numId="10" w16cid:durableId="1216546961">
    <w:abstractNumId w:val="55"/>
  </w:num>
  <w:num w:numId="11" w16cid:durableId="1336611638">
    <w:abstractNumId w:val="7"/>
  </w:num>
  <w:num w:numId="12" w16cid:durableId="1449470578">
    <w:abstractNumId w:val="44"/>
  </w:num>
  <w:num w:numId="13" w16cid:durableId="1459445372">
    <w:abstractNumId w:val="58"/>
  </w:num>
  <w:num w:numId="14" w16cid:durableId="1502506322">
    <w:abstractNumId w:val="23"/>
  </w:num>
  <w:num w:numId="15" w16cid:durableId="1588726375">
    <w:abstractNumId w:val="3"/>
  </w:num>
  <w:num w:numId="16" w16cid:durableId="1634091001">
    <w:abstractNumId w:val="57"/>
  </w:num>
  <w:num w:numId="17" w16cid:durableId="1654484596">
    <w:abstractNumId w:val="27"/>
  </w:num>
  <w:num w:numId="18" w16cid:durableId="177544013">
    <w:abstractNumId w:val="51"/>
  </w:num>
  <w:num w:numId="19" w16cid:durableId="1788500100">
    <w:abstractNumId w:val="39"/>
  </w:num>
  <w:num w:numId="20" w16cid:durableId="182400267">
    <w:abstractNumId w:val="6"/>
  </w:num>
  <w:num w:numId="21" w16cid:durableId="1867867120">
    <w:abstractNumId w:val="30"/>
  </w:num>
  <w:num w:numId="22" w16cid:durableId="1879196407">
    <w:abstractNumId w:val="38"/>
  </w:num>
  <w:num w:numId="23" w16cid:durableId="1886140165">
    <w:abstractNumId w:val="41"/>
  </w:num>
  <w:num w:numId="24" w16cid:durableId="1888101754">
    <w:abstractNumId w:val="2"/>
  </w:num>
  <w:num w:numId="25" w16cid:durableId="1890263259">
    <w:abstractNumId w:val="25"/>
  </w:num>
  <w:num w:numId="26" w16cid:durableId="1915580198">
    <w:abstractNumId w:val="14"/>
  </w:num>
  <w:num w:numId="27" w16cid:durableId="1941646264">
    <w:abstractNumId w:val="9"/>
  </w:num>
  <w:num w:numId="28" w16cid:durableId="1981038578">
    <w:abstractNumId w:val="53"/>
  </w:num>
  <w:num w:numId="29" w16cid:durableId="1993290748">
    <w:abstractNumId w:val="59"/>
  </w:num>
  <w:num w:numId="30" w16cid:durableId="2006660724">
    <w:abstractNumId w:val="36"/>
  </w:num>
  <w:num w:numId="31" w16cid:durableId="205944996">
    <w:abstractNumId w:val="54"/>
  </w:num>
  <w:num w:numId="32" w16cid:durableId="2112312261">
    <w:abstractNumId w:val="1"/>
  </w:num>
  <w:num w:numId="33" w16cid:durableId="263613666">
    <w:abstractNumId w:val="37"/>
  </w:num>
  <w:num w:numId="34" w16cid:durableId="449587285">
    <w:abstractNumId w:val="0"/>
  </w:num>
  <w:num w:numId="35" w16cid:durableId="513037695">
    <w:abstractNumId w:val="33"/>
  </w:num>
  <w:num w:numId="36" w16cid:durableId="521743960">
    <w:abstractNumId w:val="22"/>
  </w:num>
  <w:num w:numId="37" w16cid:durableId="580913873">
    <w:abstractNumId w:val="45"/>
  </w:num>
  <w:num w:numId="38" w16cid:durableId="717246134">
    <w:abstractNumId w:val="20"/>
  </w:num>
  <w:num w:numId="39" w16cid:durableId="733510485">
    <w:abstractNumId w:val="31"/>
  </w:num>
  <w:num w:numId="40" w16cid:durableId="759066855">
    <w:abstractNumId w:val="10"/>
  </w:num>
  <w:num w:numId="41" w16cid:durableId="855532861">
    <w:abstractNumId w:val="5"/>
  </w:num>
  <w:num w:numId="42" w16cid:durableId="948244888">
    <w:abstractNumId w:val="12"/>
  </w:num>
  <w:num w:numId="43" w16cid:durableId="949892354">
    <w:abstractNumId w:val="46"/>
  </w:num>
  <w:num w:numId="44" w16cid:durableId="956135400">
    <w:abstractNumId w:val="50"/>
  </w:num>
  <w:num w:numId="45" w16cid:durableId="983966398">
    <w:abstractNumId w:val="60"/>
  </w:num>
  <w:num w:numId="46" w16cid:durableId="1669943622">
    <w:abstractNumId w:val="16"/>
  </w:num>
  <w:num w:numId="47" w16cid:durableId="1273974774">
    <w:abstractNumId w:val="47"/>
  </w:num>
  <w:num w:numId="48" w16cid:durableId="1619987740">
    <w:abstractNumId w:val="13"/>
  </w:num>
  <w:num w:numId="49" w16cid:durableId="428891492">
    <w:abstractNumId w:val="11"/>
  </w:num>
  <w:num w:numId="50" w16cid:durableId="2129931874">
    <w:abstractNumId w:val="15"/>
  </w:num>
  <w:num w:numId="51" w16cid:durableId="1006861549">
    <w:abstractNumId w:val="52"/>
  </w:num>
  <w:num w:numId="52" w16cid:durableId="1041977754">
    <w:abstractNumId w:val="48"/>
  </w:num>
  <w:num w:numId="53" w16cid:durableId="807745430">
    <w:abstractNumId w:val="40"/>
  </w:num>
  <w:num w:numId="54" w16cid:durableId="1573193986">
    <w:abstractNumId w:val="24"/>
  </w:num>
  <w:num w:numId="55" w16cid:durableId="1661930944">
    <w:abstractNumId w:val="19"/>
  </w:num>
  <w:num w:numId="56" w16cid:durableId="102113925">
    <w:abstractNumId w:val="17"/>
  </w:num>
  <w:num w:numId="57" w16cid:durableId="1161506527">
    <w:abstractNumId w:val="18"/>
  </w:num>
  <w:num w:numId="58" w16cid:durableId="1756433603">
    <w:abstractNumId w:val="34"/>
  </w:num>
  <w:num w:numId="59" w16cid:durableId="103772827">
    <w:abstractNumId w:val="8"/>
  </w:num>
  <w:num w:numId="60" w16cid:durableId="1794471381">
    <w:abstractNumId w:val="29"/>
  </w:num>
  <w:num w:numId="61" w16cid:durableId="608855823">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30"/>
    <w:rsid w:val="00001C49"/>
    <w:rsid w:val="00002D46"/>
    <w:rsid w:val="000040A0"/>
    <w:rsid w:val="00004665"/>
    <w:rsid w:val="00005E01"/>
    <w:rsid w:val="000072D2"/>
    <w:rsid w:val="00007926"/>
    <w:rsid w:val="00007E9F"/>
    <w:rsid w:val="00007EA4"/>
    <w:rsid w:val="0001077E"/>
    <w:rsid w:val="000108B6"/>
    <w:rsid w:val="000119C8"/>
    <w:rsid w:val="000122F5"/>
    <w:rsid w:val="00012D69"/>
    <w:rsid w:val="00013162"/>
    <w:rsid w:val="00013D85"/>
    <w:rsid w:val="000143BB"/>
    <w:rsid w:val="00014939"/>
    <w:rsid w:val="00014DD0"/>
    <w:rsid w:val="00015E5E"/>
    <w:rsid w:val="0001627E"/>
    <w:rsid w:val="000171D8"/>
    <w:rsid w:val="00017219"/>
    <w:rsid w:val="0002093F"/>
    <w:rsid w:val="00022008"/>
    <w:rsid w:val="000229DA"/>
    <w:rsid w:val="00022DB6"/>
    <w:rsid w:val="00023AD0"/>
    <w:rsid w:val="0002487C"/>
    <w:rsid w:val="00024B88"/>
    <w:rsid w:val="00025447"/>
    <w:rsid w:val="0002645F"/>
    <w:rsid w:val="0002693B"/>
    <w:rsid w:val="00030534"/>
    <w:rsid w:val="000306AC"/>
    <w:rsid w:val="00030F34"/>
    <w:rsid w:val="00031A21"/>
    <w:rsid w:val="00031EDA"/>
    <w:rsid w:val="00032657"/>
    <w:rsid w:val="00033274"/>
    <w:rsid w:val="00033307"/>
    <w:rsid w:val="00033E5D"/>
    <w:rsid w:val="00033E97"/>
    <w:rsid w:val="0003432E"/>
    <w:rsid w:val="00034616"/>
    <w:rsid w:val="00034849"/>
    <w:rsid w:val="000349EC"/>
    <w:rsid w:val="00035C27"/>
    <w:rsid w:val="0003612D"/>
    <w:rsid w:val="00037C05"/>
    <w:rsid w:val="00037D51"/>
    <w:rsid w:val="00040175"/>
    <w:rsid w:val="00040306"/>
    <w:rsid w:val="000409AF"/>
    <w:rsid w:val="00041019"/>
    <w:rsid w:val="0004110C"/>
    <w:rsid w:val="000414B0"/>
    <w:rsid w:val="00041C08"/>
    <w:rsid w:val="00041F3E"/>
    <w:rsid w:val="00042248"/>
    <w:rsid w:val="00043E2A"/>
    <w:rsid w:val="00044916"/>
    <w:rsid w:val="00044FE6"/>
    <w:rsid w:val="00045286"/>
    <w:rsid w:val="00045396"/>
    <w:rsid w:val="0004558D"/>
    <w:rsid w:val="000464F1"/>
    <w:rsid w:val="0004762F"/>
    <w:rsid w:val="000476CF"/>
    <w:rsid w:val="0005080E"/>
    <w:rsid w:val="00051AEF"/>
    <w:rsid w:val="00051CCB"/>
    <w:rsid w:val="00052046"/>
    <w:rsid w:val="00052421"/>
    <w:rsid w:val="00052781"/>
    <w:rsid w:val="00052C55"/>
    <w:rsid w:val="0005305B"/>
    <w:rsid w:val="000530CB"/>
    <w:rsid w:val="00053FC4"/>
    <w:rsid w:val="000547C9"/>
    <w:rsid w:val="00054938"/>
    <w:rsid w:val="00055438"/>
    <w:rsid w:val="000564AF"/>
    <w:rsid w:val="00057D3A"/>
    <w:rsid w:val="0006063C"/>
    <w:rsid w:val="00060B55"/>
    <w:rsid w:val="00060FC8"/>
    <w:rsid w:val="00061201"/>
    <w:rsid w:val="00061503"/>
    <w:rsid w:val="00061602"/>
    <w:rsid w:val="00062AF3"/>
    <w:rsid w:val="0006315C"/>
    <w:rsid w:val="0006466C"/>
    <w:rsid w:val="00064F44"/>
    <w:rsid w:val="00065A06"/>
    <w:rsid w:val="00066F8A"/>
    <w:rsid w:val="00070200"/>
    <w:rsid w:val="00071D4B"/>
    <w:rsid w:val="00071F58"/>
    <w:rsid w:val="0007285A"/>
    <w:rsid w:val="00073993"/>
    <w:rsid w:val="00073A0D"/>
    <w:rsid w:val="00073AE6"/>
    <w:rsid w:val="00073C45"/>
    <w:rsid w:val="00073F23"/>
    <w:rsid w:val="000742E6"/>
    <w:rsid w:val="0007443D"/>
    <w:rsid w:val="00074DC0"/>
    <w:rsid w:val="000750CF"/>
    <w:rsid w:val="000751B6"/>
    <w:rsid w:val="00075611"/>
    <w:rsid w:val="000762EC"/>
    <w:rsid w:val="0007703B"/>
    <w:rsid w:val="00080208"/>
    <w:rsid w:val="00080262"/>
    <w:rsid w:val="0008051A"/>
    <w:rsid w:val="000808F2"/>
    <w:rsid w:val="00080BF0"/>
    <w:rsid w:val="0008119D"/>
    <w:rsid w:val="000818B2"/>
    <w:rsid w:val="000821C7"/>
    <w:rsid w:val="0008499D"/>
    <w:rsid w:val="00084B26"/>
    <w:rsid w:val="0008531E"/>
    <w:rsid w:val="000855CA"/>
    <w:rsid w:val="00085B96"/>
    <w:rsid w:val="00086B8B"/>
    <w:rsid w:val="000876A6"/>
    <w:rsid w:val="000877B6"/>
    <w:rsid w:val="00087FB8"/>
    <w:rsid w:val="000918F1"/>
    <w:rsid w:val="000939AE"/>
    <w:rsid w:val="0009426D"/>
    <w:rsid w:val="000942B0"/>
    <w:rsid w:val="00094EA5"/>
    <w:rsid w:val="00095C17"/>
    <w:rsid w:val="00097C9B"/>
    <w:rsid w:val="000A14AD"/>
    <w:rsid w:val="000A1FB9"/>
    <w:rsid w:val="000A20D1"/>
    <w:rsid w:val="000A29C7"/>
    <w:rsid w:val="000A329D"/>
    <w:rsid w:val="000A3B73"/>
    <w:rsid w:val="000A456C"/>
    <w:rsid w:val="000A4CFC"/>
    <w:rsid w:val="000A4DEA"/>
    <w:rsid w:val="000A4F56"/>
    <w:rsid w:val="000A55C4"/>
    <w:rsid w:val="000A5631"/>
    <w:rsid w:val="000A5FBC"/>
    <w:rsid w:val="000A62C1"/>
    <w:rsid w:val="000A7216"/>
    <w:rsid w:val="000A79FF"/>
    <w:rsid w:val="000B00DF"/>
    <w:rsid w:val="000B0549"/>
    <w:rsid w:val="000B05AE"/>
    <w:rsid w:val="000B181C"/>
    <w:rsid w:val="000B206E"/>
    <w:rsid w:val="000B2177"/>
    <w:rsid w:val="000B2D12"/>
    <w:rsid w:val="000B65C9"/>
    <w:rsid w:val="000B6A50"/>
    <w:rsid w:val="000C094D"/>
    <w:rsid w:val="000C2C73"/>
    <w:rsid w:val="000C324E"/>
    <w:rsid w:val="000C33F8"/>
    <w:rsid w:val="000C4F02"/>
    <w:rsid w:val="000C525C"/>
    <w:rsid w:val="000C61C0"/>
    <w:rsid w:val="000C6200"/>
    <w:rsid w:val="000C659B"/>
    <w:rsid w:val="000C6E85"/>
    <w:rsid w:val="000C7026"/>
    <w:rsid w:val="000C7316"/>
    <w:rsid w:val="000C73EE"/>
    <w:rsid w:val="000C7827"/>
    <w:rsid w:val="000C788C"/>
    <w:rsid w:val="000C7B27"/>
    <w:rsid w:val="000C7FB0"/>
    <w:rsid w:val="000D032B"/>
    <w:rsid w:val="000D0782"/>
    <w:rsid w:val="000D101D"/>
    <w:rsid w:val="000D1DDD"/>
    <w:rsid w:val="000D1F90"/>
    <w:rsid w:val="000D2163"/>
    <w:rsid w:val="000D3474"/>
    <w:rsid w:val="000D3BFA"/>
    <w:rsid w:val="000D3E47"/>
    <w:rsid w:val="000D43B0"/>
    <w:rsid w:val="000D4D7D"/>
    <w:rsid w:val="000D4DFA"/>
    <w:rsid w:val="000D5A02"/>
    <w:rsid w:val="000D5A6D"/>
    <w:rsid w:val="000D5E60"/>
    <w:rsid w:val="000D5F54"/>
    <w:rsid w:val="000D6A19"/>
    <w:rsid w:val="000D6FA1"/>
    <w:rsid w:val="000D7223"/>
    <w:rsid w:val="000D722D"/>
    <w:rsid w:val="000E0A45"/>
    <w:rsid w:val="000E0D24"/>
    <w:rsid w:val="000E10FD"/>
    <w:rsid w:val="000E26B1"/>
    <w:rsid w:val="000E31FD"/>
    <w:rsid w:val="000E3FF0"/>
    <w:rsid w:val="000E43B3"/>
    <w:rsid w:val="000E447C"/>
    <w:rsid w:val="000E4E0E"/>
    <w:rsid w:val="000E4E65"/>
    <w:rsid w:val="000E55A4"/>
    <w:rsid w:val="000E6B05"/>
    <w:rsid w:val="000F00C4"/>
    <w:rsid w:val="000F00E3"/>
    <w:rsid w:val="000F1585"/>
    <w:rsid w:val="000F174F"/>
    <w:rsid w:val="000F2735"/>
    <w:rsid w:val="000F4842"/>
    <w:rsid w:val="000F5BF5"/>
    <w:rsid w:val="000F5C68"/>
    <w:rsid w:val="000F5F2F"/>
    <w:rsid w:val="000F60C3"/>
    <w:rsid w:val="000F7CE5"/>
    <w:rsid w:val="001005B7"/>
    <w:rsid w:val="00100946"/>
    <w:rsid w:val="00101A16"/>
    <w:rsid w:val="00101DAC"/>
    <w:rsid w:val="00102528"/>
    <w:rsid w:val="00103433"/>
    <w:rsid w:val="001034B2"/>
    <w:rsid w:val="00103CED"/>
    <w:rsid w:val="00103FF6"/>
    <w:rsid w:val="00104204"/>
    <w:rsid w:val="00104CD5"/>
    <w:rsid w:val="00105206"/>
    <w:rsid w:val="001057C3"/>
    <w:rsid w:val="00105F89"/>
    <w:rsid w:val="001061E0"/>
    <w:rsid w:val="00106686"/>
    <w:rsid w:val="001069A4"/>
    <w:rsid w:val="001070B2"/>
    <w:rsid w:val="00107978"/>
    <w:rsid w:val="001100A2"/>
    <w:rsid w:val="0011082C"/>
    <w:rsid w:val="001121E5"/>
    <w:rsid w:val="00112369"/>
    <w:rsid w:val="00112493"/>
    <w:rsid w:val="0011343C"/>
    <w:rsid w:val="001135BE"/>
    <w:rsid w:val="001141EB"/>
    <w:rsid w:val="00114B98"/>
    <w:rsid w:val="00114E2B"/>
    <w:rsid w:val="00114EC6"/>
    <w:rsid w:val="00115B74"/>
    <w:rsid w:val="00116303"/>
    <w:rsid w:val="001166FC"/>
    <w:rsid w:val="001173F2"/>
    <w:rsid w:val="001175E0"/>
    <w:rsid w:val="00120C1D"/>
    <w:rsid w:val="00120F75"/>
    <w:rsid w:val="001221EC"/>
    <w:rsid w:val="001224A7"/>
    <w:rsid w:val="00122880"/>
    <w:rsid w:val="00122ABE"/>
    <w:rsid w:val="001234B3"/>
    <w:rsid w:val="00123BBF"/>
    <w:rsid w:val="00124383"/>
    <w:rsid w:val="0012440E"/>
    <w:rsid w:val="0012450B"/>
    <w:rsid w:val="001267AE"/>
    <w:rsid w:val="00127F43"/>
    <w:rsid w:val="00130705"/>
    <w:rsid w:val="001308D4"/>
    <w:rsid w:val="00130ABB"/>
    <w:rsid w:val="00131E73"/>
    <w:rsid w:val="00132D03"/>
    <w:rsid w:val="00133E20"/>
    <w:rsid w:val="00135F88"/>
    <w:rsid w:val="0013637F"/>
    <w:rsid w:val="00137A01"/>
    <w:rsid w:val="001415A0"/>
    <w:rsid w:val="00141A31"/>
    <w:rsid w:val="00144026"/>
    <w:rsid w:val="00144585"/>
    <w:rsid w:val="00146044"/>
    <w:rsid w:val="00146996"/>
    <w:rsid w:val="0015074B"/>
    <w:rsid w:val="00150E02"/>
    <w:rsid w:val="00151A29"/>
    <w:rsid w:val="00152562"/>
    <w:rsid w:val="00152700"/>
    <w:rsid w:val="0015319E"/>
    <w:rsid w:val="001535FF"/>
    <w:rsid w:val="00154415"/>
    <w:rsid w:val="001544A3"/>
    <w:rsid w:val="001545D1"/>
    <w:rsid w:val="00155066"/>
    <w:rsid w:val="001557A7"/>
    <w:rsid w:val="001568D4"/>
    <w:rsid w:val="00156AF1"/>
    <w:rsid w:val="001609CE"/>
    <w:rsid w:val="00161448"/>
    <w:rsid w:val="00161FB4"/>
    <w:rsid w:val="001624D3"/>
    <w:rsid w:val="00163F80"/>
    <w:rsid w:val="001656D3"/>
    <w:rsid w:val="001658E6"/>
    <w:rsid w:val="0016608D"/>
    <w:rsid w:val="00166152"/>
    <w:rsid w:val="00166E4C"/>
    <w:rsid w:val="00167263"/>
    <w:rsid w:val="001677F6"/>
    <w:rsid w:val="00167BCC"/>
    <w:rsid w:val="001700BA"/>
    <w:rsid w:val="0017015B"/>
    <w:rsid w:val="00170713"/>
    <w:rsid w:val="00171101"/>
    <w:rsid w:val="00171E9F"/>
    <w:rsid w:val="00172ADF"/>
    <w:rsid w:val="001738CE"/>
    <w:rsid w:val="00173CA0"/>
    <w:rsid w:val="001749C9"/>
    <w:rsid w:val="00174A42"/>
    <w:rsid w:val="0017556D"/>
    <w:rsid w:val="001756B1"/>
    <w:rsid w:val="001757A5"/>
    <w:rsid w:val="0017599B"/>
    <w:rsid w:val="00176095"/>
    <w:rsid w:val="00176328"/>
    <w:rsid w:val="0017675A"/>
    <w:rsid w:val="00176A89"/>
    <w:rsid w:val="0018064F"/>
    <w:rsid w:val="001806B0"/>
    <w:rsid w:val="0018087E"/>
    <w:rsid w:val="001808EB"/>
    <w:rsid w:val="001809E7"/>
    <w:rsid w:val="00180ED7"/>
    <w:rsid w:val="00182310"/>
    <w:rsid w:val="00182D33"/>
    <w:rsid w:val="001834AB"/>
    <w:rsid w:val="00183847"/>
    <w:rsid w:val="00183BC7"/>
    <w:rsid w:val="00183ECF"/>
    <w:rsid w:val="001844B2"/>
    <w:rsid w:val="00184C2E"/>
    <w:rsid w:val="001857A2"/>
    <w:rsid w:val="0018622E"/>
    <w:rsid w:val="0018631A"/>
    <w:rsid w:val="001865B9"/>
    <w:rsid w:val="0018713C"/>
    <w:rsid w:val="001878CA"/>
    <w:rsid w:val="001906A5"/>
    <w:rsid w:val="001910EF"/>
    <w:rsid w:val="00191361"/>
    <w:rsid w:val="00191D96"/>
    <w:rsid w:val="001924B8"/>
    <w:rsid w:val="00195C12"/>
    <w:rsid w:val="001964C2"/>
    <w:rsid w:val="0019697E"/>
    <w:rsid w:val="00197FCA"/>
    <w:rsid w:val="001A032E"/>
    <w:rsid w:val="001A03E7"/>
    <w:rsid w:val="001A0CC0"/>
    <w:rsid w:val="001A141B"/>
    <w:rsid w:val="001A328C"/>
    <w:rsid w:val="001A3532"/>
    <w:rsid w:val="001A5526"/>
    <w:rsid w:val="001A7DB7"/>
    <w:rsid w:val="001B04A9"/>
    <w:rsid w:val="001B12F9"/>
    <w:rsid w:val="001B1C15"/>
    <w:rsid w:val="001B1C8C"/>
    <w:rsid w:val="001B2B8A"/>
    <w:rsid w:val="001B3983"/>
    <w:rsid w:val="001B42C3"/>
    <w:rsid w:val="001B433B"/>
    <w:rsid w:val="001B467D"/>
    <w:rsid w:val="001B4FC3"/>
    <w:rsid w:val="001B51F5"/>
    <w:rsid w:val="001B5AF9"/>
    <w:rsid w:val="001B5DCE"/>
    <w:rsid w:val="001B647F"/>
    <w:rsid w:val="001B6595"/>
    <w:rsid w:val="001B6756"/>
    <w:rsid w:val="001B67B4"/>
    <w:rsid w:val="001B683C"/>
    <w:rsid w:val="001B6F71"/>
    <w:rsid w:val="001B77AE"/>
    <w:rsid w:val="001B7E0E"/>
    <w:rsid w:val="001C041A"/>
    <w:rsid w:val="001C1004"/>
    <w:rsid w:val="001C1E63"/>
    <w:rsid w:val="001C4B3A"/>
    <w:rsid w:val="001C4DDC"/>
    <w:rsid w:val="001C4F1F"/>
    <w:rsid w:val="001C5C99"/>
    <w:rsid w:val="001C6233"/>
    <w:rsid w:val="001D00DE"/>
    <w:rsid w:val="001D090B"/>
    <w:rsid w:val="001D0A61"/>
    <w:rsid w:val="001D14FB"/>
    <w:rsid w:val="001D1796"/>
    <w:rsid w:val="001D1998"/>
    <w:rsid w:val="001D2733"/>
    <w:rsid w:val="001D3562"/>
    <w:rsid w:val="001D3629"/>
    <w:rsid w:val="001D528C"/>
    <w:rsid w:val="001D54EB"/>
    <w:rsid w:val="001D55A6"/>
    <w:rsid w:val="001D62AE"/>
    <w:rsid w:val="001D68FF"/>
    <w:rsid w:val="001D711D"/>
    <w:rsid w:val="001D74D6"/>
    <w:rsid w:val="001E07E4"/>
    <w:rsid w:val="001E0C20"/>
    <w:rsid w:val="001E0C8F"/>
    <w:rsid w:val="001E16BA"/>
    <w:rsid w:val="001E1C25"/>
    <w:rsid w:val="001E2388"/>
    <w:rsid w:val="001E358E"/>
    <w:rsid w:val="001E4023"/>
    <w:rsid w:val="001E5AC0"/>
    <w:rsid w:val="001E6AB4"/>
    <w:rsid w:val="001E7301"/>
    <w:rsid w:val="001E75F1"/>
    <w:rsid w:val="001F07BA"/>
    <w:rsid w:val="001F0A77"/>
    <w:rsid w:val="001F20D8"/>
    <w:rsid w:val="001F2667"/>
    <w:rsid w:val="001F296D"/>
    <w:rsid w:val="001F2DC8"/>
    <w:rsid w:val="001F3919"/>
    <w:rsid w:val="001F4BB4"/>
    <w:rsid w:val="001F558F"/>
    <w:rsid w:val="001F5AC7"/>
    <w:rsid w:val="001F7116"/>
    <w:rsid w:val="001F7D62"/>
    <w:rsid w:val="0020037F"/>
    <w:rsid w:val="0020181A"/>
    <w:rsid w:val="00201D90"/>
    <w:rsid w:val="002036A8"/>
    <w:rsid w:val="0020402E"/>
    <w:rsid w:val="002040A0"/>
    <w:rsid w:val="0020435B"/>
    <w:rsid w:val="0020440F"/>
    <w:rsid w:val="00204CB5"/>
    <w:rsid w:val="00204F1D"/>
    <w:rsid w:val="002054F4"/>
    <w:rsid w:val="00205DF3"/>
    <w:rsid w:val="00205FE3"/>
    <w:rsid w:val="0020646A"/>
    <w:rsid w:val="00206E9A"/>
    <w:rsid w:val="002103E2"/>
    <w:rsid w:val="00210920"/>
    <w:rsid w:val="002139BE"/>
    <w:rsid w:val="002155D2"/>
    <w:rsid w:val="00215BBA"/>
    <w:rsid w:val="002171B5"/>
    <w:rsid w:val="002172D3"/>
    <w:rsid w:val="00217403"/>
    <w:rsid w:val="00217A81"/>
    <w:rsid w:val="002210D2"/>
    <w:rsid w:val="00221365"/>
    <w:rsid w:val="00221F31"/>
    <w:rsid w:val="00222120"/>
    <w:rsid w:val="00223B80"/>
    <w:rsid w:val="00225703"/>
    <w:rsid w:val="00225B0E"/>
    <w:rsid w:val="00226A70"/>
    <w:rsid w:val="00230978"/>
    <w:rsid w:val="002309F5"/>
    <w:rsid w:val="00231328"/>
    <w:rsid w:val="002323BB"/>
    <w:rsid w:val="00232CA7"/>
    <w:rsid w:val="00233384"/>
    <w:rsid w:val="00233A08"/>
    <w:rsid w:val="00233E1C"/>
    <w:rsid w:val="00234127"/>
    <w:rsid w:val="00234140"/>
    <w:rsid w:val="002346F3"/>
    <w:rsid w:val="00234A75"/>
    <w:rsid w:val="0023508E"/>
    <w:rsid w:val="0023568D"/>
    <w:rsid w:val="002357C3"/>
    <w:rsid w:val="002366EF"/>
    <w:rsid w:val="00236CC2"/>
    <w:rsid w:val="00240E35"/>
    <w:rsid w:val="0024140D"/>
    <w:rsid w:val="00241555"/>
    <w:rsid w:val="00242D20"/>
    <w:rsid w:val="0024397D"/>
    <w:rsid w:val="00244F58"/>
    <w:rsid w:val="00245272"/>
    <w:rsid w:val="00245F09"/>
    <w:rsid w:val="00246925"/>
    <w:rsid w:val="002509B5"/>
    <w:rsid w:val="00250EBE"/>
    <w:rsid w:val="002513E5"/>
    <w:rsid w:val="00251943"/>
    <w:rsid w:val="00251D72"/>
    <w:rsid w:val="00251FD5"/>
    <w:rsid w:val="002523EA"/>
    <w:rsid w:val="0025245B"/>
    <w:rsid w:val="00252946"/>
    <w:rsid w:val="00252F1C"/>
    <w:rsid w:val="00252FFF"/>
    <w:rsid w:val="00253148"/>
    <w:rsid w:val="00254BB5"/>
    <w:rsid w:val="00255D58"/>
    <w:rsid w:val="00256D22"/>
    <w:rsid w:val="00260C0C"/>
    <w:rsid w:val="0026271D"/>
    <w:rsid w:val="00262B0F"/>
    <w:rsid w:val="002635BE"/>
    <w:rsid w:val="00263F23"/>
    <w:rsid w:val="0026417A"/>
    <w:rsid w:val="00264C20"/>
    <w:rsid w:val="00264CCB"/>
    <w:rsid w:val="0026541B"/>
    <w:rsid w:val="002678A9"/>
    <w:rsid w:val="00270286"/>
    <w:rsid w:val="002703E1"/>
    <w:rsid w:val="00271116"/>
    <w:rsid w:val="002711B7"/>
    <w:rsid w:val="00271441"/>
    <w:rsid w:val="00272203"/>
    <w:rsid w:val="002738B3"/>
    <w:rsid w:val="00273F69"/>
    <w:rsid w:val="00274B65"/>
    <w:rsid w:val="002755E0"/>
    <w:rsid w:val="002765EC"/>
    <w:rsid w:val="00276F1F"/>
    <w:rsid w:val="0027713B"/>
    <w:rsid w:val="00277294"/>
    <w:rsid w:val="00280823"/>
    <w:rsid w:val="00280D0A"/>
    <w:rsid w:val="00281799"/>
    <w:rsid w:val="00281B22"/>
    <w:rsid w:val="00281D61"/>
    <w:rsid w:val="002820A4"/>
    <w:rsid w:val="002826F3"/>
    <w:rsid w:val="002831AC"/>
    <w:rsid w:val="00283518"/>
    <w:rsid w:val="00283A14"/>
    <w:rsid w:val="00284CEE"/>
    <w:rsid w:val="00284F33"/>
    <w:rsid w:val="002853AD"/>
    <w:rsid w:val="00285B52"/>
    <w:rsid w:val="00285EE7"/>
    <w:rsid w:val="00286538"/>
    <w:rsid w:val="002868C8"/>
    <w:rsid w:val="00286B2E"/>
    <w:rsid w:val="00286BB5"/>
    <w:rsid w:val="002870AC"/>
    <w:rsid w:val="00287305"/>
    <w:rsid w:val="002875AF"/>
    <w:rsid w:val="002878CA"/>
    <w:rsid w:val="002905D4"/>
    <w:rsid w:val="0029062D"/>
    <w:rsid w:val="00291072"/>
    <w:rsid w:val="002921BD"/>
    <w:rsid w:val="002922F6"/>
    <w:rsid w:val="002925D9"/>
    <w:rsid w:val="00293B2D"/>
    <w:rsid w:val="00294716"/>
    <w:rsid w:val="00295944"/>
    <w:rsid w:val="002959F8"/>
    <w:rsid w:val="002962AF"/>
    <w:rsid w:val="0029639D"/>
    <w:rsid w:val="002966AE"/>
    <w:rsid w:val="00296EAD"/>
    <w:rsid w:val="002979B7"/>
    <w:rsid w:val="002A15A7"/>
    <w:rsid w:val="002A3361"/>
    <w:rsid w:val="002A38EE"/>
    <w:rsid w:val="002A3DA8"/>
    <w:rsid w:val="002A4CC4"/>
    <w:rsid w:val="002A523D"/>
    <w:rsid w:val="002A5585"/>
    <w:rsid w:val="002A59B4"/>
    <w:rsid w:val="002A6326"/>
    <w:rsid w:val="002A6480"/>
    <w:rsid w:val="002A6E31"/>
    <w:rsid w:val="002A7A72"/>
    <w:rsid w:val="002B1015"/>
    <w:rsid w:val="002B2B74"/>
    <w:rsid w:val="002B2D29"/>
    <w:rsid w:val="002B308E"/>
    <w:rsid w:val="002B30E2"/>
    <w:rsid w:val="002B38D4"/>
    <w:rsid w:val="002B5078"/>
    <w:rsid w:val="002B54C5"/>
    <w:rsid w:val="002B5D04"/>
    <w:rsid w:val="002B5DFF"/>
    <w:rsid w:val="002B5F19"/>
    <w:rsid w:val="002B5FE4"/>
    <w:rsid w:val="002B6369"/>
    <w:rsid w:val="002B6741"/>
    <w:rsid w:val="002B6871"/>
    <w:rsid w:val="002B68AC"/>
    <w:rsid w:val="002B7EC1"/>
    <w:rsid w:val="002C0A57"/>
    <w:rsid w:val="002C0A66"/>
    <w:rsid w:val="002C229A"/>
    <w:rsid w:val="002C2A46"/>
    <w:rsid w:val="002C3DB9"/>
    <w:rsid w:val="002C4195"/>
    <w:rsid w:val="002C41FE"/>
    <w:rsid w:val="002C422D"/>
    <w:rsid w:val="002C4ED1"/>
    <w:rsid w:val="002C531A"/>
    <w:rsid w:val="002C6952"/>
    <w:rsid w:val="002C6E33"/>
    <w:rsid w:val="002C77C9"/>
    <w:rsid w:val="002D0C39"/>
    <w:rsid w:val="002D190F"/>
    <w:rsid w:val="002D3643"/>
    <w:rsid w:val="002D3D6D"/>
    <w:rsid w:val="002D4BF6"/>
    <w:rsid w:val="002D4F5A"/>
    <w:rsid w:val="002D5015"/>
    <w:rsid w:val="002D572F"/>
    <w:rsid w:val="002D667D"/>
    <w:rsid w:val="002D7234"/>
    <w:rsid w:val="002E0CBB"/>
    <w:rsid w:val="002E34C3"/>
    <w:rsid w:val="002E36B5"/>
    <w:rsid w:val="002E4067"/>
    <w:rsid w:val="002E40E0"/>
    <w:rsid w:val="002E422B"/>
    <w:rsid w:val="002E5B38"/>
    <w:rsid w:val="002E5E21"/>
    <w:rsid w:val="002E636B"/>
    <w:rsid w:val="002E697E"/>
    <w:rsid w:val="002E6CD7"/>
    <w:rsid w:val="002E7ACA"/>
    <w:rsid w:val="002F0E54"/>
    <w:rsid w:val="002F1B14"/>
    <w:rsid w:val="002F296C"/>
    <w:rsid w:val="002F3048"/>
    <w:rsid w:val="002F31FA"/>
    <w:rsid w:val="002F4896"/>
    <w:rsid w:val="002F55C4"/>
    <w:rsid w:val="00300DD6"/>
    <w:rsid w:val="00301D71"/>
    <w:rsid w:val="003030F4"/>
    <w:rsid w:val="003035BA"/>
    <w:rsid w:val="0030396E"/>
    <w:rsid w:val="003039E0"/>
    <w:rsid w:val="003046C9"/>
    <w:rsid w:val="0030560A"/>
    <w:rsid w:val="00305E03"/>
    <w:rsid w:val="00306FEA"/>
    <w:rsid w:val="0031044C"/>
    <w:rsid w:val="00310C7B"/>
    <w:rsid w:val="00311EC1"/>
    <w:rsid w:val="00312196"/>
    <w:rsid w:val="00312688"/>
    <w:rsid w:val="003136F2"/>
    <w:rsid w:val="00314975"/>
    <w:rsid w:val="003153E9"/>
    <w:rsid w:val="00315F9C"/>
    <w:rsid w:val="00316178"/>
    <w:rsid w:val="00316421"/>
    <w:rsid w:val="003165C1"/>
    <w:rsid w:val="003165CA"/>
    <w:rsid w:val="00316877"/>
    <w:rsid w:val="0031692D"/>
    <w:rsid w:val="00321AD0"/>
    <w:rsid w:val="00322859"/>
    <w:rsid w:val="003232F7"/>
    <w:rsid w:val="003233A7"/>
    <w:rsid w:val="003239F4"/>
    <w:rsid w:val="003242E7"/>
    <w:rsid w:val="00324318"/>
    <w:rsid w:val="003247AD"/>
    <w:rsid w:val="00324C58"/>
    <w:rsid w:val="00325E31"/>
    <w:rsid w:val="0032649F"/>
    <w:rsid w:val="003267B8"/>
    <w:rsid w:val="003269A4"/>
    <w:rsid w:val="00326E54"/>
    <w:rsid w:val="00326F90"/>
    <w:rsid w:val="0032759D"/>
    <w:rsid w:val="003301AA"/>
    <w:rsid w:val="00330AA1"/>
    <w:rsid w:val="00332BCB"/>
    <w:rsid w:val="00334387"/>
    <w:rsid w:val="00334F22"/>
    <w:rsid w:val="00335E82"/>
    <w:rsid w:val="0033639D"/>
    <w:rsid w:val="00336CF1"/>
    <w:rsid w:val="00336D1B"/>
    <w:rsid w:val="0033733B"/>
    <w:rsid w:val="00337BAE"/>
    <w:rsid w:val="00340637"/>
    <w:rsid w:val="003408D0"/>
    <w:rsid w:val="0034091B"/>
    <w:rsid w:val="0034131E"/>
    <w:rsid w:val="00341F1C"/>
    <w:rsid w:val="0034205A"/>
    <w:rsid w:val="00342377"/>
    <w:rsid w:val="00342B0C"/>
    <w:rsid w:val="003436BF"/>
    <w:rsid w:val="003449AF"/>
    <w:rsid w:val="00345F77"/>
    <w:rsid w:val="00347153"/>
    <w:rsid w:val="00347241"/>
    <w:rsid w:val="00347F67"/>
    <w:rsid w:val="00350449"/>
    <w:rsid w:val="00350F1B"/>
    <w:rsid w:val="00352073"/>
    <w:rsid w:val="003523B4"/>
    <w:rsid w:val="00353709"/>
    <w:rsid w:val="00353B3D"/>
    <w:rsid w:val="00353EED"/>
    <w:rsid w:val="003540C6"/>
    <w:rsid w:val="0035411E"/>
    <w:rsid w:val="00354437"/>
    <w:rsid w:val="00354D64"/>
    <w:rsid w:val="00354E75"/>
    <w:rsid w:val="0035584C"/>
    <w:rsid w:val="00356212"/>
    <w:rsid w:val="003564BC"/>
    <w:rsid w:val="00360113"/>
    <w:rsid w:val="00360602"/>
    <w:rsid w:val="00361CBA"/>
    <w:rsid w:val="00361D60"/>
    <w:rsid w:val="003623B0"/>
    <w:rsid w:val="00363482"/>
    <w:rsid w:val="003638EC"/>
    <w:rsid w:val="003645C8"/>
    <w:rsid w:val="00366041"/>
    <w:rsid w:val="003663C3"/>
    <w:rsid w:val="0036646B"/>
    <w:rsid w:val="0036647C"/>
    <w:rsid w:val="003668FE"/>
    <w:rsid w:val="00366D8C"/>
    <w:rsid w:val="00371146"/>
    <w:rsid w:val="003713AA"/>
    <w:rsid w:val="00371458"/>
    <w:rsid w:val="00373877"/>
    <w:rsid w:val="00374E28"/>
    <w:rsid w:val="003755F2"/>
    <w:rsid w:val="00375653"/>
    <w:rsid w:val="003758C2"/>
    <w:rsid w:val="0037695D"/>
    <w:rsid w:val="00377182"/>
    <w:rsid w:val="00377317"/>
    <w:rsid w:val="003774F7"/>
    <w:rsid w:val="003800C5"/>
    <w:rsid w:val="00381335"/>
    <w:rsid w:val="003814CC"/>
    <w:rsid w:val="00381B20"/>
    <w:rsid w:val="00381D5A"/>
    <w:rsid w:val="00384683"/>
    <w:rsid w:val="00384BB5"/>
    <w:rsid w:val="00384BE6"/>
    <w:rsid w:val="00384EEA"/>
    <w:rsid w:val="00390A29"/>
    <w:rsid w:val="00390B3C"/>
    <w:rsid w:val="00390B76"/>
    <w:rsid w:val="003918CB"/>
    <w:rsid w:val="00391CB3"/>
    <w:rsid w:val="0039251F"/>
    <w:rsid w:val="00392C84"/>
    <w:rsid w:val="00393251"/>
    <w:rsid w:val="003937AF"/>
    <w:rsid w:val="00393A73"/>
    <w:rsid w:val="003941ED"/>
    <w:rsid w:val="0039589A"/>
    <w:rsid w:val="00396470"/>
    <w:rsid w:val="00396A07"/>
    <w:rsid w:val="00396F6F"/>
    <w:rsid w:val="003A0503"/>
    <w:rsid w:val="003A0DDF"/>
    <w:rsid w:val="003A1119"/>
    <w:rsid w:val="003A1E9E"/>
    <w:rsid w:val="003A1FB4"/>
    <w:rsid w:val="003A2889"/>
    <w:rsid w:val="003A296D"/>
    <w:rsid w:val="003A3A77"/>
    <w:rsid w:val="003A3E59"/>
    <w:rsid w:val="003A4179"/>
    <w:rsid w:val="003A4D9A"/>
    <w:rsid w:val="003A5067"/>
    <w:rsid w:val="003A53BB"/>
    <w:rsid w:val="003A620D"/>
    <w:rsid w:val="003A7185"/>
    <w:rsid w:val="003A7460"/>
    <w:rsid w:val="003A7716"/>
    <w:rsid w:val="003B00BC"/>
    <w:rsid w:val="003B04F5"/>
    <w:rsid w:val="003B0AEA"/>
    <w:rsid w:val="003B1069"/>
    <w:rsid w:val="003B2B0A"/>
    <w:rsid w:val="003B35B8"/>
    <w:rsid w:val="003B44BC"/>
    <w:rsid w:val="003B5382"/>
    <w:rsid w:val="003B542B"/>
    <w:rsid w:val="003B727D"/>
    <w:rsid w:val="003B72A0"/>
    <w:rsid w:val="003B7456"/>
    <w:rsid w:val="003C0583"/>
    <w:rsid w:val="003C05F2"/>
    <w:rsid w:val="003C0D33"/>
    <w:rsid w:val="003C2401"/>
    <w:rsid w:val="003C2750"/>
    <w:rsid w:val="003C31B4"/>
    <w:rsid w:val="003C39CC"/>
    <w:rsid w:val="003C43DE"/>
    <w:rsid w:val="003C44DB"/>
    <w:rsid w:val="003C4A04"/>
    <w:rsid w:val="003C5794"/>
    <w:rsid w:val="003C5D5E"/>
    <w:rsid w:val="003C6997"/>
    <w:rsid w:val="003C7228"/>
    <w:rsid w:val="003C7738"/>
    <w:rsid w:val="003C78FA"/>
    <w:rsid w:val="003D16AB"/>
    <w:rsid w:val="003D1CF4"/>
    <w:rsid w:val="003D24E1"/>
    <w:rsid w:val="003D27EA"/>
    <w:rsid w:val="003D2A18"/>
    <w:rsid w:val="003D2C91"/>
    <w:rsid w:val="003D2E14"/>
    <w:rsid w:val="003D314F"/>
    <w:rsid w:val="003D31CA"/>
    <w:rsid w:val="003D4305"/>
    <w:rsid w:val="003D46FE"/>
    <w:rsid w:val="003D596F"/>
    <w:rsid w:val="003D6A89"/>
    <w:rsid w:val="003D6F2A"/>
    <w:rsid w:val="003E22E9"/>
    <w:rsid w:val="003E3D3E"/>
    <w:rsid w:val="003E46E1"/>
    <w:rsid w:val="003E56F3"/>
    <w:rsid w:val="003E63A9"/>
    <w:rsid w:val="003E7153"/>
    <w:rsid w:val="003F0058"/>
    <w:rsid w:val="003F0508"/>
    <w:rsid w:val="003F2124"/>
    <w:rsid w:val="003F2129"/>
    <w:rsid w:val="003F2282"/>
    <w:rsid w:val="003F3216"/>
    <w:rsid w:val="003F41AC"/>
    <w:rsid w:val="003F6409"/>
    <w:rsid w:val="003F6622"/>
    <w:rsid w:val="003F6AE6"/>
    <w:rsid w:val="003F7AA1"/>
    <w:rsid w:val="004003CF"/>
    <w:rsid w:val="004006C5"/>
    <w:rsid w:val="00400E42"/>
    <w:rsid w:val="0040100B"/>
    <w:rsid w:val="004011C5"/>
    <w:rsid w:val="004017C8"/>
    <w:rsid w:val="00402FF9"/>
    <w:rsid w:val="0040314D"/>
    <w:rsid w:val="00403322"/>
    <w:rsid w:val="00403553"/>
    <w:rsid w:val="004035D8"/>
    <w:rsid w:val="00403645"/>
    <w:rsid w:val="00403825"/>
    <w:rsid w:val="00405CA2"/>
    <w:rsid w:val="00407943"/>
    <w:rsid w:val="00410166"/>
    <w:rsid w:val="0041056D"/>
    <w:rsid w:val="00411996"/>
    <w:rsid w:val="0041441A"/>
    <w:rsid w:val="00414675"/>
    <w:rsid w:val="00415DBE"/>
    <w:rsid w:val="00417231"/>
    <w:rsid w:val="00417FDF"/>
    <w:rsid w:val="004201DD"/>
    <w:rsid w:val="0042041A"/>
    <w:rsid w:val="00420ADC"/>
    <w:rsid w:val="00420C9D"/>
    <w:rsid w:val="00421738"/>
    <w:rsid w:val="004218BA"/>
    <w:rsid w:val="00423AD4"/>
    <w:rsid w:val="00424D29"/>
    <w:rsid w:val="0042537F"/>
    <w:rsid w:val="00425EC2"/>
    <w:rsid w:val="00430823"/>
    <w:rsid w:val="00432682"/>
    <w:rsid w:val="00433FFF"/>
    <w:rsid w:val="004346D9"/>
    <w:rsid w:val="00434853"/>
    <w:rsid w:val="00435874"/>
    <w:rsid w:val="00435B57"/>
    <w:rsid w:val="004373A5"/>
    <w:rsid w:val="00437514"/>
    <w:rsid w:val="00440727"/>
    <w:rsid w:val="00440ADC"/>
    <w:rsid w:val="00440B25"/>
    <w:rsid w:val="004433DF"/>
    <w:rsid w:val="00443431"/>
    <w:rsid w:val="00443B71"/>
    <w:rsid w:val="0044408D"/>
    <w:rsid w:val="004446BB"/>
    <w:rsid w:val="004450C8"/>
    <w:rsid w:val="004463FA"/>
    <w:rsid w:val="00446A7A"/>
    <w:rsid w:val="004502A7"/>
    <w:rsid w:val="0045035E"/>
    <w:rsid w:val="0045144E"/>
    <w:rsid w:val="004538ED"/>
    <w:rsid w:val="004552C1"/>
    <w:rsid w:val="0045562D"/>
    <w:rsid w:val="004557DF"/>
    <w:rsid w:val="0045748C"/>
    <w:rsid w:val="004577B5"/>
    <w:rsid w:val="00457AD6"/>
    <w:rsid w:val="004601A6"/>
    <w:rsid w:val="00460252"/>
    <w:rsid w:val="00460A00"/>
    <w:rsid w:val="0046177D"/>
    <w:rsid w:val="00461FE7"/>
    <w:rsid w:val="00462309"/>
    <w:rsid w:val="00462F28"/>
    <w:rsid w:val="00463130"/>
    <w:rsid w:val="00463F33"/>
    <w:rsid w:val="004646B8"/>
    <w:rsid w:val="0046478C"/>
    <w:rsid w:val="0046645C"/>
    <w:rsid w:val="00467B3E"/>
    <w:rsid w:val="00467C89"/>
    <w:rsid w:val="00467E79"/>
    <w:rsid w:val="00467F70"/>
    <w:rsid w:val="0047181A"/>
    <w:rsid w:val="00471A11"/>
    <w:rsid w:val="004725B5"/>
    <w:rsid w:val="00473845"/>
    <w:rsid w:val="00473C45"/>
    <w:rsid w:val="00474A20"/>
    <w:rsid w:val="004750EE"/>
    <w:rsid w:val="004758F8"/>
    <w:rsid w:val="00476ED9"/>
    <w:rsid w:val="00480538"/>
    <w:rsid w:val="004808E7"/>
    <w:rsid w:val="004812A9"/>
    <w:rsid w:val="00481AD8"/>
    <w:rsid w:val="00481DD9"/>
    <w:rsid w:val="0048235B"/>
    <w:rsid w:val="0048295B"/>
    <w:rsid w:val="00482B83"/>
    <w:rsid w:val="0048321A"/>
    <w:rsid w:val="00483F54"/>
    <w:rsid w:val="00484349"/>
    <w:rsid w:val="0048523C"/>
    <w:rsid w:val="004858BD"/>
    <w:rsid w:val="004859B7"/>
    <w:rsid w:val="004867CC"/>
    <w:rsid w:val="00486A79"/>
    <w:rsid w:val="00490389"/>
    <w:rsid w:val="00491ADC"/>
    <w:rsid w:val="00492A06"/>
    <w:rsid w:val="00494563"/>
    <w:rsid w:val="004953D9"/>
    <w:rsid w:val="0049619B"/>
    <w:rsid w:val="004965C2"/>
    <w:rsid w:val="00497EAD"/>
    <w:rsid w:val="004A1059"/>
    <w:rsid w:val="004A17D5"/>
    <w:rsid w:val="004A2762"/>
    <w:rsid w:val="004A2DDA"/>
    <w:rsid w:val="004A30BD"/>
    <w:rsid w:val="004A59F4"/>
    <w:rsid w:val="004A6293"/>
    <w:rsid w:val="004A65D9"/>
    <w:rsid w:val="004A7043"/>
    <w:rsid w:val="004A759F"/>
    <w:rsid w:val="004A77C1"/>
    <w:rsid w:val="004B0B04"/>
    <w:rsid w:val="004B1FD5"/>
    <w:rsid w:val="004B2641"/>
    <w:rsid w:val="004B28CC"/>
    <w:rsid w:val="004B34A7"/>
    <w:rsid w:val="004B3719"/>
    <w:rsid w:val="004B4602"/>
    <w:rsid w:val="004B4E6D"/>
    <w:rsid w:val="004B56E7"/>
    <w:rsid w:val="004B6E07"/>
    <w:rsid w:val="004B6E8D"/>
    <w:rsid w:val="004B7AC2"/>
    <w:rsid w:val="004B7DF5"/>
    <w:rsid w:val="004C1338"/>
    <w:rsid w:val="004C1D0E"/>
    <w:rsid w:val="004C209D"/>
    <w:rsid w:val="004C29E2"/>
    <w:rsid w:val="004C2B5A"/>
    <w:rsid w:val="004C32CB"/>
    <w:rsid w:val="004C4642"/>
    <w:rsid w:val="004C4D5C"/>
    <w:rsid w:val="004C537A"/>
    <w:rsid w:val="004C5F61"/>
    <w:rsid w:val="004C618B"/>
    <w:rsid w:val="004C7169"/>
    <w:rsid w:val="004D068B"/>
    <w:rsid w:val="004D096F"/>
    <w:rsid w:val="004D13AD"/>
    <w:rsid w:val="004D177F"/>
    <w:rsid w:val="004D3131"/>
    <w:rsid w:val="004D426F"/>
    <w:rsid w:val="004D582B"/>
    <w:rsid w:val="004D5A57"/>
    <w:rsid w:val="004D64FB"/>
    <w:rsid w:val="004D7005"/>
    <w:rsid w:val="004D750D"/>
    <w:rsid w:val="004E0F60"/>
    <w:rsid w:val="004E203F"/>
    <w:rsid w:val="004E3499"/>
    <w:rsid w:val="004E47E9"/>
    <w:rsid w:val="004E486C"/>
    <w:rsid w:val="004E5DD3"/>
    <w:rsid w:val="004E65D3"/>
    <w:rsid w:val="004E664B"/>
    <w:rsid w:val="004E6D3F"/>
    <w:rsid w:val="004E6E9E"/>
    <w:rsid w:val="004F00C1"/>
    <w:rsid w:val="004F1E70"/>
    <w:rsid w:val="004F27D1"/>
    <w:rsid w:val="004F2DCA"/>
    <w:rsid w:val="004F3CED"/>
    <w:rsid w:val="004F469F"/>
    <w:rsid w:val="004F4A53"/>
    <w:rsid w:val="004F52BB"/>
    <w:rsid w:val="004F5526"/>
    <w:rsid w:val="004F6BCE"/>
    <w:rsid w:val="004F7EB3"/>
    <w:rsid w:val="005001B8"/>
    <w:rsid w:val="0050029C"/>
    <w:rsid w:val="00500346"/>
    <w:rsid w:val="005007C0"/>
    <w:rsid w:val="00501008"/>
    <w:rsid w:val="00502024"/>
    <w:rsid w:val="00502379"/>
    <w:rsid w:val="00503FBD"/>
    <w:rsid w:val="00504C1F"/>
    <w:rsid w:val="00505CA9"/>
    <w:rsid w:val="00505CED"/>
    <w:rsid w:val="00507452"/>
    <w:rsid w:val="00510104"/>
    <w:rsid w:val="005105BF"/>
    <w:rsid w:val="00510846"/>
    <w:rsid w:val="00511D52"/>
    <w:rsid w:val="00511EA1"/>
    <w:rsid w:val="005143BF"/>
    <w:rsid w:val="005149AB"/>
    <w:rsid w:val="00515A0B"/>
    <w:rsid w:val="0051633C"/>
    <w:rsid w:val="00516BBB"/>
    <w:rsid w:val="0051709B"/>
    <w:rsid w:val="00520FA7"/>
    <w:rsid w:val="00521A26"/>
    <w:rsid w:val="005225FE"/>
    <w:rsid w:val="00522FCE"/>
    <w:rsid w:val="00523C47"/>
    <w:rsid w:val="00524017"/>
    <w:rsid w:val="005249A1"/>
    <w:rsid w:val="005249DA"/>
    <w:rsid w:val="005254BE"/>
    <w:rsid w:val="00525A5A"/>
    <w:rsid w:val="00525E0D"/>
    <w:rsid w:val="00525EA5"/>
    <w:rsid w:val="005266BC"/>
    <w:rsid w:val="00527ED0"/>
    <w:rsid w:val="0053024E"/>
    <w:rsid w:val="00531CF1"/>
    <w:rsid w:val="0053220C"/>
    <w:rsid w:val="00533B7C"/>
    <w:rsid w:val="0053403A"/>
    <w:rsid w:val="00536F13"/>
    <w:rsid w:val="00537989"/>
    <w:rsid w:val="00537C0D"/>
    <w:rsid w:val="005405FA"/>
    <w:rsid w:val="00542206"/>
    <w:rsid w:val="0054251A"/>
    <w:rsid w:val="005428ED"/>
    <w:rsid w:val="00542D4D"/>
    <w:rsid w:val="00542FAD"/>
    <w:rsid w:val="0054312C"/>
    <w:rsid w:val="00543F14"/>
    <w:rsid w:val="0054513F"/>
    <w:rsid w:val="00545B2F"/>
    <w:rsid w:val="00546D89"/>
    <w:rsid w:val="005470DA"/>
    <w:rsid w:val="00547447"/>
    <w:rsid w:val="00547E5B"/>
    <w:rsid w:val="00550770"/>
    <w:rsid w:val="0055170E"/>
    <w:rsid w:val="00552443"/>
    <w:rsid w:val="005529D3"/>
    <w:rsid w:val="00552B69"/>
    <w:rsid w:val="00553340"/>
    <w:rsid w:val="005537DF"/>
    <w:rsid w:val="005538F8"/>
    <w:rsid w:val="0055542C"/>
    <w:rsid w:val="00556B6B"/>
    <w:rsid w:val="00561354"/>
    <w:rsid w:val="0056193A"/>
    <w:rsid w:val="00561DBA"/>
    <w:rsid w:val="00562304"/>
    <w:rsid w:val="0056286B"/>
    <w:rsid w:val="00563022"/>
    <w:rsid w:val="005633C8"/>
    <w:rsid w:val="005637D1"/>
    <w:rsid w:val="00564693"/>
    <w:rsid w:val="005646AF"/>
    <w:rsid w:val="0056511A"/>
    <w:rsid w:val="005669B4"/>
    <w:rsid w:val="00570746"/>
    <w:rsid w:val="00570F43"/>
    <w:rsid w:val="00571402"/>
    <w:rsid w:val="00573319"/>
    <w:rsid w:val="005739AB"/>
    <w:rsid w:val="00574547"/>
    <w:rsid w:val="00574D66"/>
    <w:rsid w:val="0057560C"/>
    <w:rsid w:val="0057570F"/>
    <w:rsid w:val="005762CC"/>
    <w:rsid w:val="005762F2"/>
    <w:rsid w:val="0057698D"/>
    <w:rsid w:val="00577580"/>
    <w:rsid w:val="005802A3"/>
    <w:rsid w:val="00580B86"/>
    <w:rsid w:val="005812C1"/>
    <w:rsid w:val="00582B3D"/>
    <w:rsid w:val="00583E64"/>
    <w:rsid w:val="005840A7"/>
    <w:rsid w:val="00584C9B"/>
    <w:rsid w:val="0058500D"/>
    <w:rsid w:val="00587025"/>
    <w:rsid w:val="005872A9"/>
    <w:rsid w:val="0058757B"/>
    <w:rsid w:val="00590BA9"/>
    <w:rsid w:val="00590BCC"/>
    <w:rsid w:val="00591350"/>
    <w:rsid w:val="00591640"/>
    <w:rsid w:val="00591CAA"/>
    <w:rsid w:val="005921AB"/>
    <w:rsid w:val="00592F50"/>
    <w:rsid w:val="005934ED"/>
    <w:rsid w:val="00594E52"/>
    <w:rsid w:val="005953F1"/>
    <w:rsid w:val="00595E5C"/>
    <w:rsid w:val="005964FF"/>
    <w:rsid w:val="0059681F"/>
    <w:rsid w:val="00596917"/>
    <w:rsid w:val="005970B6"/>
    <w:rsid w:val="005A1165"/>
    <w:rsid w:val="005A1308"/>
    <w:rsid w:val="005A28C0"/>
    <w:rsid w:val="005A2A86"/>
    <w:rsid w:val="005A3428"/>
    <w:rsid w:val="005A7171"/>
    <w:rsid w:val="005A71A7"/>
    <w:rsid w:val="005A7C18"/>
    <w:rsid w:val="005A7D5B"/>
    <w:rsid w:val="005B057E"/>
    <w:rsid w:val="005B0703"/>
    <w:rsid w:val="005B1A44"/>
    <w:rsid w:val="005B2173"/>
    <w:rsid w:val="005B2A89"/>
    <w:rsid w:val="005B383E"/>
    <w:rsid w:val="005B40E3"/>
    <w:rsid w:val="005B45D6"/>
    <w:rsid w:val="005B662A"/>
    <w:rsid w:val="005B72A7"/>
    <w:rsid w:val="005B7B31"/>
    <w:rsid w:val="005B7FB8"/>
    <w:rsid w:val="005C07F2"/>
    <w:rsid w:val="005C0FAC"/>
    <w:rsid w:val="005C13CA"/>
    <w:rsid w:val="005C17E8"/>
    <w:rsid w:val="005C29C8"/>
    <w:rsid w:val="005C2B3C"/>
    <w:rsid w:val="005C35CD"/>
    <w:rsid w:val="005C3C4A"/>
    <w:rsid w:val="005C4784"/>
    <w:rsid w:val="005C4A24"/>
    <w:rsid w:val="005C52A0"/>
    <w:rsid w:val="005C67F3"/>
    <w:rsid w:val="005C6F9E"/>
    <w:rsid w:val="005D13FB"/>
    <w:rsid w:val="005D1461"/>
    <w:rsid w:val="005D1C07"/>
    <w:rsid w:val="005D2790"/>
    <w:rsid w:val="005D2906"/>
    <w:rsid w:val="005D2950"/>
    <w:rsid w:val="005D2D95"/>
    <w:rsid w:val="005D3056"/>
    <w:rsid w:val="005D3171"/>
    <w:rsid w:val="005D39A9"/>
    <w:rsid w:val="005D3F5B"/>
    <w:rsid w:val="005D4A99"/>
    <w:rsid w:val="005D604D"/>
    <w:rsid w:val="005D7713"/>
    <w:rsid w:val="005E080C"/>
    <w:rsid w:val="005E0B11"/>
    <w:rsid w:val="005E1257"/>
    <w:rsid w:val="005E181C"/>
    <w:rsid w:val="005E2E2E"/>
    <w:rsid w:val="005E36D9"/>
    <w:rsid w:val="005E4773"/>
    <w:rsid w:val="005E6892"/>
    <w:rsid w:val="005E697F"/>
    <w:rsid w:val="005E6B15"/>
    <w:rsid w:val="005E6FC6"/>
    <w:rsid w:val="005E7053"/>
    <w:rsid w:val="005F0CB0"/>
    <w:rsid w:val="005F7203"/>
    <w:rsid w:val="00601040"/>
    <w:rsid w:val="00601951"/>
    <w:rsid w:val="00601E82"/>
    <w:rsid w:val="00601EE2"/>
    <w:rsid w:val="006023CA"/>
    <w:rsid w:val="00604029"/>
    <w:rsid w:val="00605138"/>
    <w:rsid w:val="0060645C"/>
    <w:rsid w:val="006077C9"/>
    <w:rsid w:val="00607FCB"/>
    <w:rsid w:val="0061179B"/>
    <w:rsid w:val="0061192F"/>
    <w:rsid w:val="00611FA0"/>
    <w:rsid w:val="006126D5"/>
    <w:rsid w:val="00612C20"/>
    <w:rsid w:val="0061362A"/>
    <w:rsid w:val="00614370"/>
    <w:rsid w:val="006153F8"/>
    <w:rsid w:val="00616339"/>
    <w:rsid w:val="00616703"/>
    <w:rsid w:val="00616BF5"/>
    <w:rsid w:val="006170F5"/>
    <w:rsid w:val="00617619"/>
    <w:rsid w:val="00620E68"/>
    <w:rsid w:val="00620F0B"/>
    <w:rsid w:val="006218E6"/>
    <w:rsid w:val="00621AF9"/>
    <w:rsid w:val="00623EB4"/>
    <w:rsid w:val="00624AED"/>
    <w:rsid w:val="006258A9"/>
    <w:rsid w:val="00626099"/>
    <w:rsid w:val="006279EE"/>
    <w:rsid w:val="00627EFD"/>
    <w:rsid w:val="00630201"/>
    <w:rsid w:val="0063066C"/>
    <w:rsid w:val="0063083D"/>
    <w:rsid w:val="0063090B"/>
    <w:rsid w:val="00630971"/>
    <w:rsid w:val="00630B24"/>
    <w:rsid w:val="00630D33"/>
    <w:rsid w:val="0063105B"/>
    <w:rsid w:val="006312B1"/>
    <w:rsid w:val="006315D3"/>
    <w:rsid w:val="006317CC"/>
    <w:rsid w:val="00631AA5"/>
    <w:rsid w:val="00631E11"/>
    <w:rsid w:val="0063223F"/>
    <w:rsid w:val="00632D42"/>
    <w:rsid w:val="00632EEE"/>
    <w:rsid w:val="00632F3D"/>
    <w:rsid w:val="00633364"/>
    <w:rsid w:val="00633695"/>
    <w:rsid w:val="0063369A"/>
    <w:rsid w:val="006345EA"/>
    <w:rsid w:val="006353B6"/>
    <w:rsid w:val="00637127"/>
    <w:rsid w:val="0064120A"/>
    <w:rsid w:val="0064198B"/>
    <w:rsid w:val="00641C02"/>
    <w:rsid w:val="00641D6D"/>
    <w:rsid w:val="0064280F"/>
    <w:rsid w:val="00642E73"/>
    <w:rsid w:val="00643C05"/>
    <w:rsid w:val="00644D6C"/>
    <w:rsid w:val="006451DD"/>
    <w:rsid w:val="0064572A"/>
    <w:rsid w:val="00645B55"/>
    <w:rsid w:val="0065080D"/>
    <w:rsid w:val="00650DCB"/>
    <w:rsid w:val="00650E7E"/>
    <w:rsid w:val="00651909"/>
    <w:rsid w:val="00652A7C"/>
    <w:rsid w:val="00653B6B"/>
    <w:rsid w:val="006540C6"/>
    <w:rsid w:val="00655347"/>
    <w:rsid w:val="006570AB"/>
    <w:rsid w:val="006576AA"/>
    <w:rsid w:val="00657FAB"/>
    <w:rsid w:val="00660EA5"/>
    <w:rsid w:val="006614F9"/>
    <w:rsid w:val="00664B45"/>
    <w:rsid w:val="00665373"/>
    <w:rsid w:val="006658BE"/>
    <w:rsid w:val="00667176"/>
    <w:rsid w:val="0067040D"/>
    <w:rsid w:val="006711FE"/>
    <w:rsid w:val="00672273"/>
    <w:rsid w:val="00672B0F"/>
    <w:rsid w:val="00672DC4"/>
    <w:rsid w:val="00673152"/>
    <w:rsid w:val="006744C3"/>
    <w:rsid w:val="00674887"/>
    <w:rsid w:val="00674C9F"/>
    <w:rsid w:val="00675578"/>
    <w:rsid w:val="0067566B"/>
    <w:rsid w:val="00675D0F"/>
    <w:rsid w:val="006762D8"/>
    <w:rsid w:val="00676685"/>
    <w:rsid w:val="006774DF"/>
    <w:rsid w:val="00677B53"/>
    <w:rsid w:val="00677DD4"/>
    <w:rsid w:val="00680A82"/>
    <w:rsid w:val="00681590"/>
    <w:rsid w:val="0068172D"/>
    <w:rsid w:val="00681937"/>
    <w:rsid w:val="0068280E"/>
    <w:rsid w:val="00682E24"/>
    <w:rsid w:val="006835FC"/>
    <w:rsid w:val="006842CA"/>
    <w:rsid w:val="006875DF"/>
    <w:rsid w:val="006879FC"/>
    <w:rsid w:val="00690621"/>
    <w:rsid w:val="0069134D"/>
    <w:rsid w:val="00691805"/>
    <w:rsid w:val="006922E5"/>
    <w:rsid w:val="00692790"/>
    <w:rsid w:val="006927F9"/>
    <w:rsid w:val="00692937"/>
    <w:rsid w:val="0069408B"/>
    <w:rsid w:val="006948E0"/>
    <w:rsid w:val="006948EA"/>
    <w:rsid w:val="00695225"/>
    <w:rsid w:val="00697986"/>
    <w:rsid w:val="006A0DA3"/>
    <w:rsid w:val="006A108E"/>
    <w:rsid w:val="006A1C53"/>
    <w:rsid w:val="006A2025"/>
    <w:rsid w:val="006A26F8"/>
    <w:rsid w:val="006A2E77"/>
    <w:rsid w:val="006A2FBF"/>
    <w:rsid w:val="006A372D"/>
    <w:rsid w:val="006A497E"/>
    <w:rsid w:val="006A5C6C"/>
    <w:rsid w:val="006A7817"/>
    <w:rsid w:val="006A7B18"/>
    <w:rsid w:val="006B0AA9"/>
    <w:rsid w:val="006B1AF9"/>
    <w:rsid w:val="006B23C0"/>
    <w:rsid w:val="006B25E5"/>
    <w:rsid w:val="006B2A9A"/>
    <w:rsid w:val="006B303B"/>
    <w:rsid w:val="006B30F8"/>
    <w:rsid w:val="006B3915"/>
    <w:rsid w:val="006B50BE"/>
    <w:rsid w:val="006B5306"/>
    <w:rsid w:val="006B5396"/>
    <w:rsid w:val="006B576F"/>
    <w:rsid w:val="006B59AA"/>
    <w:rsid w:val="006B5F39"/>
    <w:rsid w:val="006B7174"/>
    <w:rsid w:val="006C01AE"/>
    <w:rsid w:val="006C0F99"/>
    <w:rsid w:val="006C1EF7"/>
    <w:rsid w:val="006C29E3"/>
    <w:rsid w:val="006C31DD"/>
    <w:rsid w:val="006C4BE7"/>
    <w:rsid w:val="006C4C16"/>
    <w:rsid w:val="006C5049"/>
    <w:rsid w:val="006C5906"/>
    <w:rsid w:val="006C6229"/>
    <w:rsid w:val="006C631A"/>
    <w:rsid w:val="006C6D89"/>
    <w:rsid w:val="006C795F"/>
    <w:rsid w:val="006C7B23"/>
    <w:rsid w:val="006C7ECD"/>
    <w:rsid w:val="006D05F5"/>
    <w:rsid w:val="006D177A"/>
    <w:rsid w:val="006D1CD8"/>
    <w:rsid w:val="006D2F83"/>
    <w:rsid w:val="006D486D"/>
    <w:rsid w:val="006D6758"/>
    <w:rsid w:val="006D747E"/>
    <w:rsid w:val="006D7A5E"/>
    <w:rsid w:val="006D7FF4"/>
    <w:rsid w:val="006E1716"/>
    <w:rsid w:val="006E2A76"/>
    <w:rsid w:val="006E381D"/>
    <w:rsid w:val="006E3989"/>
    <w:rsid w:val="006E3CC9"/>
    <w:rsid w:val="006E4299"/>
    <w:rsid w:val="006E43C4"/>
    <w:rsid w:val="006E4B29"/>
    <w:rsid w:val="006E4D5E"/>
    <w:rsid w:val="006E6E8D"/>
    <w:rsid w:val="006E7C05"/>
    <w:rsid w:val="006E7DC9"/>
    <w:rsid w:val="006E7F1E"/>
    <w:rsid w:val="006F0837"/>
    <w:rsid w:val="006F0DBA"/>
    <w:rsid w:val="006F19EF"/>
    <w:rsid w:val="006F1C9A"/>
    <w:rsid w:val="006F26AC"/>
    <w:rsid w:val="006F26D7"/>
    <w:rsid w:val="006F280C"/>
    <w:rsid w:val="006F2A28"/>
    <w:rsid w:val="006F3132"/>
    <w:rsid w:val="006F33CB"/>
    <w:rsid w:val="006F3643"/>
    <w:rsid w:val="006F3DBC"/>
    <w:rsid w:val="006F3E47"/>
    <w:rsid w:val="006F5039"/>
    <w:rsid w:val="006F6AA8"/>
    <w:rsid w:val="006F6E5C"/>
    <w:rsid w:val="006F752F"/>
    <w:rsid w:val="00700853"/>
    <w:rsid w:val="0070118C"/>
    <w:rsid w:val="00701AE5"/>
    <w:rsid w:val="00701BC7"/>
    <w:rsid w:val="0070239F"/>
    <w:rsid w:val="00702BC7"/>
    <w:rsid w:val="0070303D"/>
    <w:rsid w:val="0070353C"/>
    <w:rsid w:val="00704323"/>
    <w:rsid w:val="00705AF3"/>
    <w:rsid w:val="00706F8E"/>
    <w:rsid w:val="0070760A"/>
    <w:rsid w:val="00707EB5"/>
    <w:rsid w:val="007108E6"/>
    <w:rsid w:val="0071114A"/>
    <w:rsid w:val="00711394"/>
    <w:rsid w:val="0071139D"/>
    <w:rsid w:val="007115D7"/>
    <w:rsid w:val="00711C76"/>
    <w:rsid w:val="00711CCD"/>
    <w:rsid w:val="00712E88"/>
    <w:rsid w:val="007136FD"/>
    <w:rsid w:val="00713E07"/>
    <w:rsid w:val="00713FB2"/>
    <w:rsid w:val="00714EB7"/>
    <w:rsid w:val="0071731F"/>
    <w:rsid w:val="00717E81"/>
    <w:rsid w:val="0072072C"/>
    <w:rsid w:val="00721444"/>
    <w:rsid w:val="00723FFA"/>
    <w:rsid w:val="007244D9"/>
    <w:rsid w:val="00725D59"/>
    <w:rsid w:val="007264DE"/>
    <w:rsid w:val="00726983"/>
    <w:rsid w:val="007274F2"/>
    <w:rsid w:val="007311FF"/>
    <w:rsid w:val="0073305C"/>
    <w:rsid w:val="00734004"/>
    <w:rsid w:val="00734E3F"/>
    <w:rsid w:val="00735D59"/>
    <w:rsid w:val="00736969"/>
    <w:rsid w:val="00736B37"/>
    <w:rsid w:val="007373A5"/>
    <w:rsid w:val="007402A5"/>
    <w:rsid w:val="00740FDB"/>
    <w:rsid w:val="0074200B"/>
    <w:rsid w:val="00742445"/>
    <w:rsid w:val="007435C2"/>
    <w:rsid w:val="00743DDF"/>
    <w:rsid w:val="0074465F"/>
    <w:rsid w:val="00744D09"/>
    <w:rsid w:val="0074500B"/>
    <w:rsid w:val="00745B23"/>
    <w:rsid w:val="00745D61"/>
    <w:rsid w:val="007460D9"/>
    <w:rsid w:val="00746321"/>
    <w:rsid w:val="00746BAA"/>
    <w:rsid w:val="00746BE4"/>
    <w:rsid w:val="00750C13"/>
    <w:rsid w:val="00750E6C"/>
    <w:rsid w:val="0075127C"/>
    <w:rsid w:val="00751438"/>
    <w:rsid w:val="00751EC6"/>
    <w:rsid w:val="0075245E"/>
    <w:rsid w:val="00752AC2"/>
    <w:rsid w:val="00753008"/>
    <w:rsid w:val="0075382F"/>
    <w:rsid w:val="0075464B"/>
    <w:rsid w:val="0075476E"/>
    <w:rsid w:val="007548F1"/>
    <w:rsid w:val="00754ED5"/>
    <w:rsid w:val="00755DB4"/>
    <w:rsid w:val="007560F0"/>
    <w:rsid w:val="007565D9"/>
    <w:rsid w:val="00756718"/>
    <w:rsid w:val="007570FF"/>
    <w:rsid w:val="00757A81"/>
    <w:rsid w:val="00760585"/>
    <w:rsid w:val="00761FEE"/>
    <w:rsid w:val="0076223E"/>
    <w:rsid w:val="00762589"/>
    <w:rsid w:val="007632B7"/>
    <w:rsid w:val="00763C91"/>
    <w:rsid w:val="007643CC"/>
    <w:rsid w:val="007647F6"/>
    <w:rsid w:val="00766145"/>
    <w:rsid w:val="00766275"/>
    <w:rsid w:val="00766478"/>
    <w:rsid w:val="00766845"/>
    <w:rsid w:val="00766BAF"/>
    <w:rsid w:val="007676F0"/>
    <w:rsid w:val="00770169"/>
    <w:rsid w:val="007704A8"/>
    <w:rsid w:val="0077176F"/>
    <w:rsid w:val="00771C93"/>
    <w:rsid w:val="0077215F"/>
    <w:rsid w:val="007721A4"/>
    <w:rsid w:val="0077223F"/>
    <w:rsid w:val="007727AC"/>
    <w:rsid w:val="00772B7D"/>
    <w:rsid w:val="00772BC9"/>
    <w:rsid w:val="00774954"/>
    <w:rsid w:val="007753A8"/>
    <w:rsid w:val="00776026"/>
    <w:rsid w:val="0077661F"/>
    <w:rsid w:val="00776A8B"/>
    <w:rsid w:val="00776D4C"/>
    <w:rsid w:val="00776FBE"/>
    <w:rsid w:val="00777453"/>
    <w:rsid w:val="00777C9C"/>
    <w:rsid w:val="0078080D"/>
    <w:rsid w:val="00781F13"/>
    <w:rsid w:val="00782FD3"/>
    <w:rsid w:val="007847C0"/>
    <w:rsid w:val="0078486C"/>
    <w:rsid w:val="00785BE7"/>
    <w:rsid w:val="00785D07"/>
    <w:rsid w:val="00786082"/>
    <w:rsid w:val="00786821"/>
    <w:rsid w:val="00786CB5"/>
    <w:rsid w:val="007872A7"/>
    <w:rsid w:val="00787988"/>
    <w:rsid w:val="007879A6"/>
    <w:rsid w:val="00787BB7"/>
    <w:rsid w:val="00787D88"/>
    <w:rsid w:val="00790242"/>
    <w:rsid w:val="00790494"/>
    <w:rsid w:val="00790672"/>
    <w:rsid w:val="00790B48"/>
    <w:rsid w:val="00790C95"/>
    <w:rsid w:val="00790FAA"/>
    <w:rsid w:val="007922E1"/>
    <w:rsid w:val="00793630"/>
    <w:rsid w:val="00793943"/>
    <w:rsid w:val="0079454E"/>
    <w:rsid w:val="007953E2"/>
    <w:rsid w:val="007957E9"/>
    <w:rsid w:val="007962CF"/>
    <w:rsid w:val="00797F32"/>
    <w:rsid w:val="007A287B"/>
    <w:rsid w:val="007A2880"/>
    <w:rsid w:val="007A2F1C"/>
    <w:rsid w:val="007A3275"/>
    <w:rsid w:val="007A3EC3"/>
    <w:rsid w:val="007A4501"/>
    <w:rsid w:val="007A4552"/>
    <w:rsid w:val="007A46D5"/>
    <w:rsid w:val="007A4ECF"/>
    <w:rsid w:val="007A70F8"/>
    <w:rsid w:val="007B151A"/>
    <w:rsid w:val="007B1F23"/>
    <w:rsid w:val="007B1FBF"/>
    <w:rsid w:val="007B2600"/>
    <w:rsid w:val="007B272C"/>
    <w:rsid w:val="007B3E7D"/>
    <w:rsid w:val="007B4274"/>
    <w:rsid w:val="007B53E0"/>
    <w:rsid w:val="007B61DB"/>
    <w:rsid w:val="007B7528"/>
    <w:rsid w:val="007C1420"/>
    <w:rsid w:val="007C1E50"/>
    <w:rsid w:val="007C2731"/>
    <w:rsid w:val="007C282B"/>
    <w:rsid w:val="007C29B1"/>
    <w:rsid w:val="007C2D12"/>
    <w:rsid w:val="007C39F6"/>
    <w:rsid w:val="007C4D37"/>
    <w:rsid w:val="007C5152"/>
    <w:rsid w:val="007C56B8"/>
    <w:rsid w:val="007C5BC3"/>
    <w:rsid w:val="007C5D9A"/>
    <w:rsid w:val="007C6DBC"/>
    <w:rsid w:val="007D00E7"/>
    <w:rsid w:val="007D0B6A"/>
    <w:rsid w:val="007D0C12"/>
    <w:rsid w:val="007D21DF"/>
    <w:rsid w:val="007D2779"/>
    <w:rsid w:val="007D4073"/>
    <w:rsid w:val="007D428F"/>
    <w:rsid w:val="007D56FC"/>
    <w:rsid w:val="007D6197"/>
    <w:rsid w:val="007D6399"/>
    <w:rsid w:val="007D6400"/>
    <w:rsid w:val="007D6434"/>
    <w:rsid w:val="007D6A3F"/>
    <w:rsid w:val="007D784B"/>
    <w:rsid w:val="007E0D08"/>
    <w:rsid w:val="007E12A8"/>
    <w:rsid w:val="007E1713"/>
    <w:rsid w:val="007E178E"/>
    <w:rsid w:val="007E271C"/>
    <w:rsid w:val="007E2AB9"/>
    <w:rsid w:val="007E3309"/>
    <w:rsid w:val="007E3349"/>
    <w:rsid w:val="007E3BAB"/>
    <w:rsid w:val="007E452F"/>
    <w:rsid w:val="007E55D7"/>
    <w:rsid w:val="007E61AF"/>
    <w:rsid w:val="007E63D8"/>
    <w:rsid w:val="007E684C"/>
    <w:rsid w:val="007E68E5"/>
    <w:rsid w:val="007E6D3E"/>
    <w:rsid w:val="007F1092"/>
    <w:rsid w:val="007F13A9"/>
    <w:rsid w:val="007F1E9C"/>
    <w:rsid w:val="007F2DA1"/>
    <w:rsid w:val="007F4407"/>
    <w:rsid w:val="007F471B"/>
    <w:rsid w:val="007F5385"/>
    <w:rsid w:val="007F7E32"/>
    <w:rsid w:val="008016D7"/>
    <w:rsid w:val="00802391"/>
    <w:rsid w:val="00803532"/>
    <w:rsid w:val="008053D8"/>
    <w:rsid w:val="00805C9E"/>
    <w:rsid w:val="00805CDA"/>
    <w:rsid w:val="00805CFD"/>
    <w:rsid w:val="00806E8B"/>
    <w:rsid w:val="008071DB"/>
    <w:rsid w:val="00807D27"/>
    <w:rsid w:val="0081016A"/>
    <w:rsid w:val="00810545"/>
    <w:rsid w:val="0081072C"/>
    <w:rsid w:val="008113F3"/>
    <w:rsid w:val="0081171F"/>
    <w:rsid w:val="00813F75"/>
    <w:rsid w:val="008160B0"/>
    <w:rsid w:val="00816856"/>
    <w:rsid w:val="0081693A"/>
    <w:rsid w:val="00817202"/>
    <w:rsid w:val="00817385"/>
    <w:rsid w:val="00817390"/>
    <w:rsid w:val="00817791"/>
    <w:rsid w:val="00820317"/>
    <w:rsid w:val="00822293"/>
    <w:rsid w:val="0082263C"/>
    <w:rsid w:val="00822AA1"/>
    <w:rsid w:val="0082382E"/>
    <w:rsid w:val="00823A63"/>
    <w:rsid w:val="00823F38"/>
    <w:rsid w:val="00824F94"/>
    <w:rsid w:val="008264E0"/>
    <w:rsid w:val="008264F5"/>
    <w:rsid w:val="00826D3A"/>
    <w:rsid w:val="00831FD1"/>
    <w:rsid w:val="008320E5"/>
    <w:rsid w:val="00833B0A"/>
    <w:rsid w:val="00834F01"/>
    <w:rsid w:val="00835C44"/>
    <w:rsid w:val="008375BF"/>
    <w:rsid w:val="00837C03"/>
    <w:rsid w:val="00840BFC"/>
    <w:rsid w:val="00841377"/>
    <w:rsid w:val="00841787"/>
    <w:rsid w:val="0084185E"/>
    <w:rsid w:val="00842A62"/>
    <w:rsid w:val="008433D9"/>
    <w:rsid w:val="0084367B"/>
    <w:rsid w:val="00843B0A"/>
    <w:rsid w:val="008441BC"/>
    <w:rsid w:val="0084424C"/>
    <w:rsid w:val="008442BB"/>
    <w:rsid w:val="008443BF"/>
    <w:rsid w:val="00844A9B"/>
    <w:rsid w:val="00844EA9"/>
    <w:rsid w:val="00844F81"/>
    <w:rsid w:val="00845130"/>
    <w:rsid w:val="008456F2"/>
    <w:rsid w:val="00845889"/>
    <w:rsid w:val="00845DBC"/>
    <w:rsid w:val="00845DC4"/>
    <w:rsid w:val="00846446"/>
    <w:rsid w:val="00846C75"/>
    <w:rsid w:val="00847861"/>
    <w:rsid w:val="00847BC5"/>
    <w:rsid w:val="008502D4"/>
    <w:rsid w:val="0085053C"/>
    <w:rsid w:val="00850B76"/>
    <w:rsid w:val="00850E21"/>
    <w:rsid w:val="00851425"/>
    <w:rsid w:val="00852918"/>
    <w:rsid w:val="00853EB1"/>
    <w:rsid w:val="0085496F"/>
    <w:rsid w:val="00854D43"/>
    <w:rsid w:val="00854E96"/>
    <w:rsid w:val="00855866"/>
    <w:rsid w:val="00855A08"/>
    <w:rsid w:val="00855DEC"/>
    <w:rsid w:val="008579ED"/>
    <w:rsid w:val="00857F8F"/>
    <w:rsid w:val="0086051B"/>
    <w:rsid w:val="00860B3E"/>
    <w:rsid w:val="0086175D"/>
    <w:rsid w:val="00861FD7"/>
    <w:rsid w:val="00862115"/>
    <w:rsid w:val="008622EC"/>
    <w:rsid w:val="00866351"/>
    <w:rsid w:val="008664CB"/>
    <w:rsid w:val="00866809"/>
    <w:rsid w:val="00866FFF"/>
    <w:rsid w:val="00867EFC"/>
    <w:rsid w:val="00871844"/>
    <w:rsid w:val="00871D63"/>
    <w:rsid w:val="008726FA"/>
    <w:rsid w:val="008742E1"/>
    <w:rsid w:val="008743E1"/>
    <w:rsid w:val="0087469E"/>
    <w:rsid w:val="0087533E"/>
    <w:rsid w:val="00875F30"/>
    <w:rsid w:val="0087638D"/>
    <w:rsid w:val="00876511"/>
    <w:rsid w:val="00876E0D"/>
    <w:rsid w:val="00877428"/>
    <w:rsid w:val="00877798"/>
    <w:rsid w:val="00877F34"/>
    <w:rsid w:val="00880176"/>
    <w:rsid w:val="008814A3"/>
    <w:rsid w:val="00881FA1"/>
    <w:rsid w:val="00882506"/>
    <w:rsid w:val="00883221"/>
    <w:rsid w:val="00883D72"/>
    <w:rsid w:val="00883E16"/>
    <w:rsid w:val="00883E6C"/>
    <w:rsid w:val="00885A29"/>
    <w:rsid w:val="00885ECC"/>
    <w:rsid w:val="00886D62"/>
    <w:rsid w:val="00886EB3"/>
    <w:rsid w:val="00887400"/>
    <w:rsid w:val="008878DF"/>
    <w:rsid w:val="0088796C"/>
    <w:rsid w:val="00891256"/>
    <w:rsid w:val="008916F1"/>
    <w:rsid w:val="00891D15"/>
    <w:rsid w:val="0089268C"/>
    <w:rsid w:val="008937BE"/>
    <w:rsid w:val="008943D5"/>
    <w:rsid w:val="00894456"/>
    <w:rsid w:val="008955F1"/>
    <w:rsid w:val="00895735"/>
    <w:rsid w:val="0089665A"/>
    <w:rsid w:val="00896819"/>
    <w:rsid w:val="00896CC3"/>
    <w:rsid w:val="00897BCF"/>
    <w:rsid w:val="008A14A0"/>
    <w:rsid w:val="008A1585"/>
    <w:rsid w:val="008A3544"/>
    <w:rsid w:val="008A4669"/>
    <w:rsid w:val="008A67CD"/>
    <w:rsid w:val="008A7500"/>
    <w:rsid w:val="008A768C"/>
    <w:rsid w:val="008B03D9"/>
    <w:rsid w:val="008B0AFB"/>
    <w:rsid w:val="008B0FF7"/>
    <w:rsid w:val="008B1DE8"/>
    <w:rsid w:val="008B1E83"/>
    <w:rsid w:val="008B1FF7"/>
    <w:rsid w:val="008B2067"/>
    <w:rsid w:val="008B256D"/>
    <w:rsid w:val="008B2C7E"/>
    <w:rsid w:val="008B2D90"/>
    <w:rsid w:val="008B2E11"/>
    <w:rsid w:val="008B3E2A"/>
    <w:rsid w:val="008B4121"/>
    <w:rsid w:val="008B4DD6"/>
    <w:rsid w:val="008B7E81"/>
    <w:rsid w:val="008C01AA"/>
    <w:rsid w:val="008C05DC"/>
    <w:rsid w:val="008C12DF"/>
    <w:rsid w:val="008C13CA"/>
    <w:rsid w:val="008C2481"/>
    <w:rsid w:val="008C2BB8"/>
    <w:rsid w:val="008C2F40"/>
    <w:rsid w:val="008C344D"/>
    <w:rsid w:val="008C37F9"/>
    <w:rsid w:val="008C3D9B"/>
    <w:rsid w:val="008C417F"/>
    <w:rsid w:val="008C50CF"/>
    <w:rsid w:val="008C6148"/>
    <w:rsid w:val="008D12DC"/>
    <w:rsid w:val="008D266E"/>
    <w:rsid w:val="008D303E"/>
    <w:rsid w:val="008D57D3"/>
    <w:rsid w:val="008D58F8"/>
    <w:rsid w:val="008D5DEA"/>
    <w:rsid w:val="008D6374"/>
    <w:rsid w:val="008D64E4"/>
    <w:rsid w:val="008D6B40"/>
    <w:rsid w:val="008D6C25"/>
    <w:rsid w:val="008D7587"/>
    <w:rsid w:val="008D7D2E"/>
    <w:rsid w:val="008D7E01"/>
    <w:rsid w:val="008D7E0C"/>
    <w:rsid w:val="008D7F50"/>
    <w:rsid w:val="008E10AD"/>
    <w:rsid w:val="008E13BD"/>
    <w:rsid w:val="008E13D8"/>
    <w:rsid w:val="008E4168"/>
    <w:rsid w:val="008E50BE"/>
    <w:rsid w:val="008E53A5"/>
    <w:rsid w:val="008E6AEF"/>
    <w:rsid w:val="008E7129"/>
    <w:rsid w:val="008E7E7A"/>
    <w:rsid w:val="008E7F77"/>
    <w:rsid w:val="008F006F"/>
    <w:rsid w:val="008F080C"/>
    <w:rsid w:val="008F1121"/>
    <w:rsid w:val="008F1315"/>
    <w:rsid w:val="008F20D3"/>
    <w:rsid w:val="008F2772"/>
    <w:rsid w:val="008F2BFD"/>
    <w:rsid w:val="008F2D1D"/>
    <w:rsid w:val="008F31B1"/>
    <w:rsid w:val="008F4E63"/>
    <w:rsid w:val="008F507F"/>
    <w:rsid w:val="008F601D"/>
    <w:rsid w:val="008F6178"/>
    <w:rsid w:val="008F64A4"/>
    <w:rsid w:val="008F71FF"/>
    <w:rsid w:val="008F7713"/>
    <w:rsid w:val="008F7A95"/>
    <w:rsid w:val="008F7FDB"/>
    <w:rsid w:val="00900A93"/>
    <w:rsid w:val="00901BBF"/>
    <w:rsid w:val="00902301"/>
    <w:rsid w:val="009030D9"/>
    <w:rsid w:val="009042EB"/>
    <w:rsid w:val="0090451E"/>
    <w:rsid w:val="0090465A"/>
    <w:rsid w:val="00904725"/>
    <w:rsid w:val="00904B72"/>
    <w:rsid w:val="00904C6C"/>
    <w:rsid w:val="00904CC6"/>
    <w:rsid w:val="00905250"/>
    <w:rsid w:val="00905BEA"/>
    <w:rsid w:val="00906050"/>
    <w:rsid w:val="00906827"/>
    <w:rsid w:val="00906F45"/>
    <w:rsid w:val="0090764A"/>
    <w:rsid w:val="00907C38"/>
    <w:rsid w:val="009104F7"/>
    <w:rsid w:val="0091243E"/>
    <w:rsid w:val="009134E8"/>
    <w:rsid w:val="00913875"/>
    <w:rsid w:val="00913FCE"/>
    <w:rsid w:val="00914251"/>
    <w:rsid w:val="00914F98"/>
    <w:rsid w:val="0091543F"/>
    <w:rsid w:val="009159CE"/>
    <w:rsid w:val="009167CD"/>
    <w:rsid w:val="0092022A"/>
    <w:rsid w:val="00921667"/>
    <w:rsid w:val="0092218C"/>
    <w:rsid w:val="00923F62"/>
    <w:rsid w:val="00924DA5"/>
    <w:rsid w:val="00925DAA"/>
    <w:rsid w:val="009268DB"/>
    <w:rsid w:val="00926FE6"/>
    <w:rsid w:val="009271E8"/>
    <w:rsid w:val="0092779B"/>
    <w:rsid w:val="009303C1"/>
    <w:rsid w:val="009308E3"/>
    <w:rsid w:val="00930A1B"/>
    <w:rsid w:val="00930AA0"/>
    <w:rsid w:val="00930D4D"/>
    <w:rsid w:val="00931559"/>
    <w:rsid w:val="0093187B"/>
    <w:rsid w:val="00932A60"/>
    <w:rsid w:val="00932D74"/>
    <w:rsid w:val="00932DBF"/>
    <w:rsid w:val="0093306E"/>
    <w:rsid w:val="009342CD"/>
    <w:rsid w:val="0093441E"/>
    <w:rsid w:val="0093443B"/>
    <w:rsid w:val="00934F9D"/>
    <w:rsid w:val="009352D3"/>
    <w:rsid w:val="00936A97"/>
    <w:rsid w:val="00940453"/>
    <w:rsid w:val="009410A7"/>
    <w:rsid w:val="00942B44"/>
    <w:rsid w:val="0094386C"/>
    <w:rsid w:val="00944C78"/>
    <w:rsid w:val="00945C38"/>
    <w:rsid w:val="00946C8A"/>
    <w:rsid w:val="00946E77"/>
    <w:rsid w:val="00947C30"/>
    <w:rsid w:val="00950D67"/>
    <w:rsid w:val="00951E05"/>
    <w:rsid w:val="0095218A"/>
    <w:rsid w:val="009521CE"/>
    <w:rsid w:val="00954347"/>
    <w:rsid w:val="0095520C"/>
    <w:rsid w:val="00956778"/>
    <w:rsid w:val="0095744F"/>
    <w:rsid w:val="0096021F"/>
    <w:rsid w:val="00960598"/>
    <w:rsid w:val="009605B8"/>
    <w:rsid w:val="009605CC"/>
    <w:rsid w:val="00960A52"/>
    <w:rsid w:val="00961791"/>
    <w:rsid w:val="00962176"/>
    <w:rsid w:val="0096240D"/>
    <w:rsid w:val="0096265C"/>
    <w:rsid w:val="0096281F"/>
    <w:rsid w:val="009639F0"/>
    <w:rsid w:val="00963B84"/>
    <w:rsid w:val="00963D52"/>
    <w:rsid w:val="009647C7"/>
    <w:rsid w:val="009648B8"/>
    <w:rsid w:val="00965067"/>
    <w:rsid w:val="00965102"/>
    <w:rsid w:val="0096533A"/>
    <w:rsid w:val="009658BE"/>
    <w:rsid w:val="0096619E"/>
    <w:rsid w:val="00966ED7"/>
    <w:rsid w:val="00967816"/>
    <w:rsid w:val="00970499"/>
    <w:rsid w:val="00971202"/>
    <w:rsid w:val="009715F7"/>
    <w:rsid w:val="00971717"/>
    <w:rsid w:val="0097258D"/>
    <w:rsid w:val="009730CC"/>
    <w:rsid w:val="009735AF"/>
    <w:rsid w:val="00973652"/>
    <w:rsid w:val="00974210"/>
    <w:rsid w:val="00975628"/>
    <w:rsid w:val="0097597C"/>
    <w:rsid w:val="00975B9F"/>
    <w:rsid w:val="00975E33"/>
    <w:rsid w:val="00975F5A"/>
    <w:rsid w:val="0097697C"/>
    <w:rsid w:val="009806B2"/>
    <w:rsid w:val="00980750"/>
    <w:rsid w:val="00980AA1"/>
    <w:rsid w:val="00980E0D"/>
    <w:rsid w:val="0098281A"/>
    <w:rsid w:val="00982D40"/>
    <w:rsid w:val="00983562"/>
    <w:rsid w:val="00983BF8"/>
    <w:rsid w:val="00983DE8"/>
    <w:rsid w:val="00983E9C"/>
    <w:rsid w:val="009846BA"/>
    <w:rsid w:val="00985524"/>
    <w:rsid w:val="0098585E"/>
    <w:rsid w:val="00986361"/>
    <w:rsid w:val="0098639D"/>
    <w:rsid w:val="009863FB"/>
    <w:rsid w:val="009866A0"/>
    <w:rsid w:val="00986E26"/>
    <w:rsid w:val="00987086"/>
    <w:rsid w:val="0099027A"/>
    <w:rsid w:val="009902BF"/>
    <w:rsid w:val="0099092A"/>
    <w:rsid w:val="009912A3"/>
    <w:rsid w:val="0099179E"/>
    <w:rsid w:val="00991DAF"/>
    <w:rsid w:val="009923DF"/>
    <w:rsid w:val="00992556"/>
    <w:rsid w:val="0099300D"/>
    <w:rsid w:val="00993C27"/>
    <w:rsid w:val="00993FC0"/>
    <w:rsid w:val="00994ECC"/>
    <w:rsid w:val="00995E84"/>
    <w:rsid w:val="00996BB6"/>
    <w:rsid w:val="009A0817"/>
    <w:rsid w:val="009A194A"/>
    <w:rsid w:val="009A1F55"/>
    <w:rsid w:val="009A369C"/>
    <w:rsid w:val="009A38C0"/>
    <w:rsid w:val="009A45A1"/>
    <w:rsid w:val="009A4C91"/>
    <w:rsid w:val="009A51F0"/>
    <w:rsid w:val="009A56B3"/>
    <w:rsid w:val="009A606C"/>
    <w:rsid w:val="009A7287"/>
    <w:rsid w:val="009B06F9"/>
    <w:rsid w:val="009B0A0B"/>
    <w:rsid w:val="009B155F"/>
    <w:rsid w:val="009B1BE4"/>
    <w:rsid w:val="009B2661"/>
    <w:rsid w:val="009B2A2E"/>
    <w:rsid w:val="009B420D"/>
    <w:rsid w:val="009B47C4"/>
    <w:rsid w:val="009B5B67"/>
    <w:rsid w:val="009B6B1A"/>
    <w:rsid w:val="009B72E8"/>
    <w:rsid w:val="009C0262"/>
    <w:rsid w:val="009C0661"/>
    <w:rsid w:val="009C071C"/>
    <w:rsid w:val="009C15F4"/>
    <w:rsid w:val="009C19C0"/>
    <w:rsid w:val="009C20CF"/>
    <w:rsid w:val="009C2244"/>
    <w:rsid w:val="009C3F57"/>
    <w:rsid w:val="009C4F43"/>
    <w:rsid w:val="009C6405"/>
    <w:rsid w:val="009C6C53"/>
    <w:rsid w:val="009C7176"/>
    <w:rsid w:val="009C7A8B"/>
    <w:rsid w:val="009D03C5"/>
    <w:rsid w:val="009D0549"/>
    <w:rsid w:val="009D136A"/>
    <w:rsid w:val="009D1AB1"/>
    <w:rsid w:val="009D2A89"/>
    <w:rsid w:val="009D2B08"/>
    <w:rsid w:val="009D4667"/>
    <w:rsid w:val="009D477A"/>
    <w:rsid w:val="009D5AE0"/>
    <w:rsid w:val="009D7614"/>
    <w:rsid w:val="009D7C9E"/>
    <w:rsid w:val="009E029E"/>
    <w:rsid w:val="009E035A"/>
    <w:rsid w:val="009E0543"/>
    <w:rsid w:val="009E06C6"/>
    <w:rsid w:val="009E103B"/>
    <w:rsid w:val="009E21A4"/>
    <w:rsid w:val="009E327B"/>
    <w:rsid w:val="009E4C02"/>
    <w:rsid w:val="009E6034"/>
    <w:rsid w:val="009E70F9"/>
    <w:rsid w:val="009E7E5F"/>
    <w:rsid w:val="009F00EE"/>
    <w:rsid w:val="009F040F"/>
    <w:rsid w:val="009F0EA6"/>
    <w:rsid w:val="009F1F0B"/>
    <w:rsid w:val="009F20ED"/>
    <w:rsid w:val="009F262F"/>
    <w:rsid w:val="009F3E40"/>
    <w:rsid w:val="009F3F87"/>
    <w:rsid w:val="009F46D8"/>
    <w:rsid w:val="009F51CB"/>
    <w:rsid w:val="009F5247"/>
    <w:rsid w:val="009F5B4F"/>
    <w:rsid w:val="009F5D8F"/>
    <w:rsid w:val="009F673A"/>
    <w:rsid w:val="009F6A31"/>
    <w:rsid w:val="009F70A4"/>
    <w:rsid w:val="009F767D"/>
    <w:rsid w:val="009F7A9B"/>
    <w:rsid w:val="009F7B2B"/>
    <w:rsid w:val="00A002AC"/>
    <w:rsid w:val="00A007D7"/>
    <w:rsid w:val="00A011AB"/>
    <w:rsid w:val="00A013FB"/>
    <w:rsid w:val="00A01412"/>
    <w:rsid w:val="00A01C3E"/>
    <w:rsid w:val="00A01E4F"/>
    <w:rsid w:val="00A030A9"/>
    <w:rsid w:val="00A036B4"/>
    <w:rsid w:val="00A03B51"/>
    <w:rsid w:val="00A03F27"/>
    <w:rsid w:val="00A0444D"/>
    <w:rsid w:val="00A0564D"/>
    <w:rsid w:val="00A05EAC"/>
    <w:rsid w:val="00A05F7C"/>
    <w:rsid w:val="00A06216"/>
    <w:rsid w:val="00A07054"/>
    <w:rsid w:val="00A10140"/>
    <w:rsid w:val="00A10686"/>
    <w:rsid w:val="00A11435"/>
    <w:rsid w:val="00A11BDC"/>
    <w:rsid w:val="00A12FA8"/>
    <w:rsid w:val="00A13718"/>
    <w:rsid w:val="00A145EC"/>
    <w:rsid w:val="00A153BB"/>
    <w:rsid w:val="00A1545A"/>
    <w:rsid w:val="00A15B10"/>
    <w:rsid w:val="00A16151"/>
    <w:rsid w:val="00A161CB"/>
    <w:rsid w:val="00A16223"/>
    <w:rsid w:val="00A166D4"/>
    <w:rsid w:val="00A16733"/>
    <w:rsid w:val="00A1739F"/>
    <w:rsid w:val="00A202FE"/>
    <w:rsid w:val="00A20C75"/>
    <w:rsid w:val="00A215C3"/>
    <w:rsid w:val="00A218B2"/>
    <w:rsid w:val="00A220C1"/>
    <w:rsid w:val="00A223C9"/>
    <w:rsid w:val="00A22FE3"/>
    <w:rsid w:val="00A24AA9"/>
    <w:rsid w:val="00A24D0F"/>
    <w:rsid w:val="00A25081"/>
    <w:rsid w:val="00A25CD0"/>
    <w:rsid w:val="00A26CC5"/>
    <w:rsid w:val="00A26D47"/>
    <w:rsid w:val="00A30B8A"/>
    <w:rsid w:val="00A30D1C"/>
    <w:rsid w:val="00A32F06"/>
    <w:rsid w:val="00A33E90"/>
    <w:rsid w:val="00A34A1D"/>
    <w:rsid w:val="00A35A7B"/>
    <w:rsid w:val="00A36693"/>
    <w:rsid w:val="00A36A89"/>
    <w:rsid w:val="00A377D7"/>
    <w:rsid w:val="00A37C62"/>
    <w:rsid w:val="00A37E0A"/>
    <w:rsid w:val="00A40D9F"/>
    <w:rsid w:val="00A41824"/>
    <w:rsid w:val="00A42135"/>
    <w:rsid w:val="00A42479"/>
    <w:rsid w:val="00A430D6"/>
    <w:rsid w:val="00A44AF0"/>
    <w:rsid w:val="00A44B2C"/>
    <w:rsid w:val="00A44C12"/>
    <w:rsid w:val="00A45802"/>
    <w:rsid w:val="00A4583F"/>
    <w:rsid w:val="00A47F21"/>
    <w:rsid w:val="00A503D3"/>
    <w:rsid w:val="00A51265"/>
    <w:rsid w:val="00A520C0"/>
    <w:rsid w:val="00A535D4"/>
    <w:rsid w:val="00A57A2D"/>
    <w:rsid w:val="00A61542"/>
    <w:rsid w:val="00A61620"/>
    <w:rsid w:val="00A61B14"/>
    <w:rsid w:val="00A61B83"/>
    <w:rsid w:val="00A628D5"/>
    <w:rsid w:val="00A64401"/>
    <w:rsid w:val="00A64A2D"/>
    <w:rsid w:val="00A64C5D"/>
    <w:rsid w:val="00A64E74"/>
    <w:rsid w:val="00A64F6C"/>
    <w:rsid w:val="00A657FF"/>
    <w:rsid w:val="00A66619"/>
    <w:rsid w:val="00A66862"/>
    <w:rsid w:val="00A678E9"/>
    <w:rsid w:val="00A679AC"/>
    <w:rsid w:val="00A70A26"/>
    <w:rsid w:val="00A70F6C"/>
    <w:rsid w:val="00A75568"/>
    <w:rsid w:val="00A75B55"/>
    <w:rsid w:val="00A75D03"/>
    <w:rsid w:val="00A760C9"/>
    <w:rsid w:val="00A761D3"/>
    <w:rsid w:val="00A77903"/>
    <w:rsid w:val="00A82295"/>
    <w:rsid w:val="00A82D66"/>
    <w:rsid w:val="00A83811"/>
    <w:rsid w:val="00A84183"/>
    <w:rsid w:val="00A84A13"/>
    <w:rsid w:val="00A84C8B"/>
    <w:rsid w:val="00A85FE0"/>
    <w:rsid w:val="00A870FB"/>
    <w:rsid w:val="00A871D9"/>
    <w:rsid w:val="00A879F5"/>
    <w:rsid w:val="00A90298"/>
    <w:rsid w:val="00A923AA"/>
    <w:rsid w:val="00A928D9"/>
    <w:rsid w:val="00A9335D"/>
    <w:rsid w:val="00A93CA8"/>
    <w:rsid w:val="00A94197"/>
    <w:rsid w:val="00A94364"/>
    <w:rsid w:val="00A944E7"/>
    <w:rsid w:val="00A951CA"/>
    <w:rsid w:val="00A95286"/>
    <w:rsid w:val="00A95442"/>
    <w:rsid w:val="00A9652D"/>
    <w:rsid w:val="00A96732"/>
    <w:rsid w:val="00A9680B"/>
    <w:rsid w:val="00A96901"/>
    <w:rsid w:val="00AA0011"/>
    <w:rsid w:val="00AA079C"/>
    <w:rsid w:val="00AA0D83"/>
    <w:rsid w:val="00AA1319"/>
    <w:rsid w:val="00AA14EB"/>
    <w:rsid w:val="00AA155A"/>
    <w:rsid w:val="00AA1707"/>
    <w:rsid w:val="00AA1D8D"/>
    <w:rsid w:val="00AA3455"/>
    <w:rsid w:val="00AA4598"/>
    <w:rsid w:val="00AA6267"/>
    <w:rsid w:val="00AA6EA3"/>
    <w:rsid w:val="00AA6F0E"/>
    <w:rsid w:val="00AA7B9D"/>
    <w:rsid w:val="00AB0856"/>
    <w:rsid w:val="00AB112F"/>
    <w:rsid w:val="00AB309F"/>
    <w:rsid w:val="00AB3444"/>
    <w:rsid w:val="00AB3472"/>
    <w:rsid w:val="00AB34DC"/>
    <w:rsid w:val="00AB4E6E"/>
    <w:rsid w:val="00AB5030"/>
    <w:rsid w:val="00AB6BE6"/>
    <w:rsid w:val="00AB74FE"/>
    <w:rsid w:val="00AB7576"/>
    <w:rsid w:val="00AB7C55"/>
    <w:rsid w:val="00AC060A"/>
    <w:rsid w:val="00AC1214"/>
    <w:rsid w:val="00AC1799"/>
    <w:rsid w:val="00AC186B"/>
    <w:rsid w:val="00AC26FB"/>
    <w:rsid w:val="00AC5A4B"/>
    <w:rsid w:val="00AC60FD"/>
    <w:rsid w:val="00AC656C"/>
    <w:rsid w:val="00AC72CB"/>
    <w:rsid w:val="00AC72D3"/>
    <w:rsid w:val="00AD069D"/>
    <w:rsid w:val="00AD0E29"/>
    <w:rsid w:val="00AD1820"/>
    <w:rsid w:val="00AD18FD"/>
    <w:rsid w:val="00AD22CB"/>
    <w:rsid w:val="00AD278A"/>
    <w:rsid w:val="00AD2E1F"/>
    <w:rsid w:val="00AD3555"/>
    <w:rsid w:val="00AD460B"/>
    <w:rsid w:val="00AD47A9"/>
    <w:rsid w:val="00AD603A"/>
    <w:rsid w:val="00AD73D6"/>
    <w:rsid w:val="00AD7DD8"/>
    <w:rsid w:val="00AE01DF"/>
    <w:rsid w:val="00AE0903"/>
    <w:rsid w:val="00AE0B99"/>
    <w:rsid w:val="00AE0F5E"/>
    <w:rsid w:val="00AE13D8"/>
    <w:rsid w:val="00AE3995"/>
    <w:rsid w:val="00AE516C"/>
    <w:rsid w:val="00AE5D1F"/>
    <w:rsid w:val="00AE65B4"/>
    <w:rsid w:val="00AE6BD5"/>
    <w:rsid w:val="00AE7859"/>
    <w:rsid w:val="00AF0C72"/>
    <w:rsid w:val="00AF22C2"/>
    <w:rsid w:val="00AF2539"/>
    <w:rsid w:val="00AF3AF2"/>
    <w:rsid w:val="00AF3FB1"/>
    <w:rsid w:val="00AF3FE8"/>
    <w:rsid w:val="00AF4342"/>
    <w:rsid w:val="00AF4461"/>
    <w:rsid w:val="00AF4530"/>
    <w:rsid w:val="00AF5981"/>
    <w:rsid w:val="00AF5DC1"/>
    <w:rsid w:val="00AF5FEA"/>
    <w:rsid w:val="00AF787E"/>
    <w:rsid w:val="00B00064"/>
    <w:rsid w:val="00B017A6"/>
    <w:rsid w:val="00B02989"/>
    <w:rsid w:val="00B03AF4"/>
    <w:rsid w:val="00B06A01"/>
    <w:rsid w:val="00B06F60"/>
    <w:rsid w:val="00B06F7F"/>
    <w:rsid w:val="00B10406"/>
    <w:rsid w:val="00B124F2"/>
    <w:rsid w:val="00B131BE"/>
    <w:rsid w:val="00B146FC"/>
    <w:rsid w:val="00B15AA3"/>
    <w:rsid w:val="00B15D7B"/>
    <w:rsid w:val="00B16520"/>
    <w:rsid w:val="00B176A0"/>
    <w:rsid w:val="00B17EEA"/>
    <w:rsid w:val="00B208F7"/>
    <w:rsid w:val="00B20E04"/>
    <w:rsid w:val="00B214DE"/>
    <w:rsid w:val="00B22077"/>
    <w:rsid w:val="00B233DE"/>
    <w:rsid w:val="00B23C58"/>
    <w:rsid w:val="00B2492A"/>
    <w:rsid w:val="00B278DA"/>
    <w:rsid w:val="00B27DBA"/>
    <w:rsid w:val="00B27EA2"/>
    <w:rsid w:val="00B31214"/>
    <w:rsid w:val="00B31C92"/>
    <w:rsid w:val="00B32BCC"/>
    <w:rsid w:val="00B32D11"/>
    <w:rsid w:val="00B34151"/>
    <w:rsid w:val="00B34184"/>
    <w:rsid w:val="00B34710"/>
    <w:rsid w:val="00B349B8"/>
    <w:rsid w:val="00B34D20"/>
    <w:rsid w:val="00B36482"/>
    <w:rsid w:val="00B37537"/>
    <w:rsid w:val="00B37694"/>
    <w:rsid w:val="00B37D5C"/>
    <w:rsid w:val="00B400D8"/>
    <w:rsid w:val="00B4085C"/>
    <w:rsid w:val="00B4089F"/>
    <w:rsid w:val="00B40D3A"/>
    <w:rsid w:val="00B42048"/>
    <w:rsid w:val="00B4259A"/>
    <w:rsid w:val="00B42E58"/>
    <w:rsid w:val="00B43A77"/>
    <w:rsid w:val="00B43F32"/>
    <w:rsid w:val="00B4476A"/>
    <w:rsid w:val="00B4487F"/>
    <w:rsid w:val="00B46132"/>
    <w:rsid w:val="00B46C37"/>
    <w:rsid w:val="00B47730"/>
    <w:rsid w:val="00B51A42"/>
    <w:rsid w:val="00B52110"/>
    <w:rsid w:val="00B53FC6"/>
    <w:rsid w:val="00B54460"/>
    <w:rsid w:val="00B546AF"/>
    <w:rsid w:val="00B547A1"/>
    <w:rsid w:val="00B55092"/>
    <w:rsid w:val="00B5509A"/>
    <w:rsid w:val="00B550F2"/>
    <w:rsid w:val="00B5564D"/>
    <w:rsid w:val="00B557C5"/>
    <w:rsid w:val="00B55A03"/>
    <w:rsid w:val="00B55B05"/>
    <w:rsid w:val="00B56D3C"/>
    <w:rsid w:val="00B57581"/>
    <w:rsid w:val="00B57D40"/>
    <w:rsid w:val="00B6088C"/>
    <w:rsid w:val="00B63539"/>
    <w:rsid w:val="00B6363F"/>
    <w:rsid w:val="00B646BF"/>
    <w:rsid w:val="00B64EAF"/>
    <w:rsid w:val="00B65857"/>
    <w:rsid w:val="00B65A82"/>
    <w:rsid w:val="00B65B7D"/>
    <w:rsid w:val="00B67982"/>
    <w:rsid w:val="00B711CC"/>
    <w:rsid w:val="00B71C9B"/>
    <w:rsid w:val="00B73926"/>
    <w:rsid w:val="00B74C21"/>
    <w:rsid w:val="00B75FAB"/>
    <w:rsid w:val="00B76A32"/>
    <w:rsid w:val="00B76D02"/>
    <w:rsid w:val="00B7782D"/>
    <w:rsid w:val="00B7792E"/>
    <w:rsid w:val="00B80302"/>
    <w:rsid w:val="00B813B5"/>
    <w:rsid w:val="00B818ED"/>
    <w:rsid w:val="00B82624"/>
    <w:rsid w:val="00B82C1D"/>
    <w:rsid w:val="00B83EFC"/>
    <w:rsid w:val="00B84C5E"/>
    <w:rsid w:val="00B85905"/>
    <w:rsid w:val="00B859C0"/>
    <w:rsid w:val="00B87526"/>
    <w:rsid w:val="00B878F0"/>
    <w:rsid w:val="00B90DE7"/>
    <w:rsid w:val="00B92554"/>
    <w:rsid w:val="00B939FB"/>
    <w:rsid w:val="00B93C21"/>
    <w:rsid w:val="00B93D1F"/>
    <w:rsid w:val="00B94D2C"/>
    <w:rsid w:val="00B94E77"/>
    <w:rsid w:val="00B97545"/>
    <w:rsid w:val="00BA1264"/>
    <w:rsid w:val="00BA1274"/>
    <w:rsid w:val="00BA185A"/>
    <w:rsid w:val="00BA2604"/>
    <w:rsid w:val="00BA322B"/>
    <w:rsid w:val="00BA520E"/>
    <w:rsid w:val="00BA598A"/>
    <w:rsid w:val="00BA6AA8"/>
    <w:rsid w:val="00BA6D6E"/>
    <w:rsid w:val="00BB0C72"/>
    <w:rsid w:val="00BB0D12"/>
    <w:rsid w:val="00BB2314"/>
    <w:rsid w:val="00BB296E"/>
    <w:rsid w:val="00BB3BD1"/>
    <w:rsid w:val="00BB3CF1"/>
    <w:rsid w:val="00BB692B"/>
    <w:rsid w:val="00BC04DB"/>
    <w:rsid w:val="00BC14CC"/>
    <w:rsid w:val="00BC15DE"/>
    <w:rsid w:val="00BC32B1"/>
    <w:rsid w:val="00BC335B"/>
    <w:rsid w:val="00BC364C"/>
    <w:rsid w:val="00BC5456"/>
    <w:rsid w:val="00BC6241"/>
    <w:rsid w:val="00BC64F9"/>
    <w:rsid w:val="00BC6C0B"/>
    <w:rsid w:val="00BC74D4"/>
    <w:rsid w:val="00BC7EC6"/>
    <w:rsid w:val="00BD1524"/>
    <w:rsid w:val="00BD22AC"/>
    <w:rsid w:val="00BD32FA"/>
    <w:rsid w:val="00BD3C1A"/>
    <w:rsid w:val="00BD3F41"/>
    <w:rsid w:val="00BD4809"/>
    <w:rsid w:val="00BD50EC"/>
    <w:rsid w:val="00BD7434"/>
    <w:rsid w:val="00BD7F2F"/>
    <w:rsid w:val="00BE024F"/>
    <w:rsid w:val="00BE0FF5"/>
    <w:rsid w:val="00BE19D9"/>
    <w:rsid w:val="00BE1A57"/>
    <w:rsid w:val="00BE2A2F"/>
    <w:rsid w:val="00BE331E"/>
    <w:rsid w:val="00BE393F"/>
    <w:rsid w:val="00BE3A1C"/>
    <w:rsid w:val="00BE3F91"/>
    <w:rsid w:val="00BE44E8"/>
    <w:rsid w:val="00BE4B83"/>
    <w:rsid w:val="00BE70F7"/>
    <w:rsid w:val="00BE7123"/>
    <w:rsid w:val="00BE7B26"/>
    <w:rsid w:val="00BE7D6A"/>
    <w:rsid w:val="00BE7E5C"/>
    <w:rsid w:val="00BF023B"/>
    <w:rsid w:val="00BF1701"/>
    <w:rsid w:val="00BF1865"/>
    <w:rsid w:val="00BF3823"/>
    <w:rsid w:val="00BF39F9"/>
    <w:rsid w:val="00BF4024"/>
    <w:rsid w:val="00BF605E"/>
    <w:rsid w:val="00BF78A0"/>
    <w:rsid w:val="00C01565"/>
    <w:rsid w:val="00C01CB2"/>
    <w:rsid w:val="00C01EEB"/>
    <w:rsid w:val="00C030D0"/>
    <w:rsid w:val="00C03AD3"/>
    <w:rsid w:val="00C0485C"/>
    <w:rsid w:val="00C04F0B"/>
    <w:rsid w:val="00C058CB"/>
    <w:rsid w:val="00C06364"/>
    <w:rsid w:val="00C0720E"/>
    <w:rsid w:val="00C07276"/>
    <w:rsid w:val="00C11DCC"/>
    <w:rsid w:val="00C12963"/>
    <w:rsid w:val="00C12B8D"/>
    <w:rsid w:val="00C12B9A"/>
    <w:rsid w:val="00C12D36"/>
    <w:rsid w:val="00C12DDD"/>
    <w:rsid w:val="00C12E74"/>
    <w:rsid w:val="00C13019"/>
    <w:rsid w:val="00C13106"/>
    <w:rsid w:val="00C13189"/>
    <w:rsid w:val="00C1331C"/>
    <w:rsid w:val="00C13BF0"/>
    <w:rsid w:val="00C140B4"/>
    <w:rsid w:val="00C146FB"/>
    <w:rsid w:val="00C14AD0"/>
    <w:rsid w:val="00C14E5C"/>
    <w:rsid w:val="00C14EFC"/>
    <w:rsid w:val="00C154CB"/>
    <w:rsid w:val="00C15BEC"/>
    <w:rsid w:val="00C173D8"/>
    <w:rsid w:val="00C17768"/>
    <w:rsid w:val="00C17DD0"/>
    <w:rsid w:val="00C200D5"/>
    <w:rsid w:val="00C2026E"/>
    <w:rsid w:val="00C22378"/>
    <w:rsid w:val="00C22A16"/>
    <w:rsid w:val="00C23916"/>
    <w:rsid w:val="00C23A7D"/>
    <w:rsid w:val="00C23CB8"/>
    <w:rsid w:val="00C24135"/>
    <w:rsid w:val="00C2439E"/>
    <w:rsid w:val="00C245D7"/>
    <w:rsid w:val="00C25345"/>
    <w:rsid w:val="00C2610A"/>
    <w:rsid w:val="00C27648"/>
    <w:rsid w:val="00C30BC0"/>
    <w:rsid w:val="00C30C63"/>
    <w:rsid w:val="00C31676"/>
    <w:rsid w:val="00C3214F"/>
    <w:rsid w:val="00C34CD2"/>
    <w:rsid w:val="00C34D5A"/>
    <w:rsid w:val="00C3643B"/>
    <w:rsid w:val="00C37034"/>
    <w:rsid w:val="00C37167"/>
    <w:rsid w:val="00C3752F"/>
    <w:rsid w:val="00C40B70"/>
    <w:rsid w:val="00C43928"/>
    <w:rsid w:val="00C43E99"/>
    <w:rsid w:val="00C44340"/>
    <w:rsid w:val="00C45821"/>
    <w:rsid w:val="00C463D9"/>
    <w:rsid w:val="00C4652B"/>
    <w:rsid w:val="00C46C99"/>
    <w:rsid w:val="00C46F76"/>
    <w:rsid w:val="00C47668"/>
    <w:rsid w:val="00C47978"/>
    <w:rsid w:val="00C502DE"/>
    <w:rsid w:val="00C51AB1"/>
    <w:rsid w:val="00C51D29"/>
    <w:rsid w:val="00C52359"/>
    <w:rsid w:val="00C52538"/>
    <w:rsid w:val="00C5353B"/>
    <w:rsid w:val="00C53ACB"/>
    <w:rsid w:val="00C5498D"/>
    <w:rsid w:val="00C54F52"/>
    <w:rsid w:val="00C5522F"/>
    <w:rsid w:val="00C552DA"/>
    <w:rsid w:val="00C558BD"/>
    <w:rsid w:val="00C57273"/>
    <w:rsid w:val="00C57B34"/>
    <w:rsid w:val="00C57B75"/>
    <w:rsid w:val="00C57E7F"/>
    <w:rsid w:val="00C605C0"/>
    <w:rsid w:val="00C6199F"/>
    <w:rsid w:val="00C61D0F"/>
    <w:rsid w:val="00C626E8"/>
    <w:rsid w:val="00C62A94"/>
    <w:rsid w:val="00C62E36"/>
    <w:rsid w:val="00C63D8F"/>
    <w:rsid w:val="00C65527"/>
    <w:rsid w:val="00C65B31"/>
    <w:rsid w:val="00C65D68"/>
    <w:rsid w:val="00C66E25"/>
    <w:rsid w:val="00C67015"/>
    <w:rsid w:val="00C67182"/>
    <w:rsid w:val="00C671B4"/>
    <w:rsid w:val="00C6728F"/>
    <w:rsid w:val="00C67C3F"/>
    <w:rsid w:val="00C70513"/>
    <w:rsid w:val="00C70925"/>
    <w:rsid w:val="00C70DEE"/>
    <w:rsid w:val="00C710C3"/>
    <w:rsid w:val="00C71345"/>
    <w:rsid w:val="00C71D4C"/>
    <w:rsid w:val="00C72D35"/>
    <w:rsid w:val="00C733B7"/>
    <w:rsid w:val="00C736DA"/>
    <w:rsid w:val="00C73BAE"/>
    <w:rsid w:val="00C73F22"/>
    <w:rsid w:val="00C75447"/>
    <w:rsid w:val="00C7593A"/>
    <w:rsid w:val="00C761B2"/>
    <w:rsid w:val="00C76694"/>
    <w:rsid w:val="00C77C0B"/>
    <w:rsid w:val="00C80B77"/>
    <w:rsid w:val="00C80F9E"/>
    <w:rsid w:val="00C81258"/>
    <w:rsid w:val="00C827DC"/>
    <w:rsid w:val="00C82EE3"/>
    <w:rsid w:val="00C833DE"/>
    <w:rsid w:val="00C8418A"/>
    <w:rsid w:val="00C84BB0"/>
    <w:rsid w:val="00C8505C"/>
    <w:rsid w:val="00C8505D"/>
    <w:rsid w:val="00C86B5C"/>
    <w:rsid w:val="00C87524"/>
    <w:rsid w:val="00C875A2"/>
    <w:rsid w:val="00C90554"/>
    <w:rsid w:val="00C9136D"/>
    <w:rsid w:val="00C91C74"/>
    <w:rsid w:val="00C92307"/>
    <w:rsid w:val="00C93C42"/>
    <w:rsid w:val="00C94E09"/>
    <w:rsid w:val="00C94F05"/>
    <w:rsid w:val="00C96400"/>
    <w:rsid w:val="00C97642"/>
    <w:rsid w:val="00C979D2"/>
    <w:rsid w:val="00C979DC"/>
    <w:rsid w:val="00CA052D"/>
    <w:rsid w:val="00CA1548"/>
    <w:rsid w:val="00CA1956"/>
    <w:rsid w:val="00CA2130"/>
    <w:rsid w:val="00CA29F6"/>
    <w:rsid w:val="00CA2AA6"/>
    <w:rsid w:val="00CA2CF5"/>
    <w:rsid w:val="00CA2EB5"/>
    <w:rsid w:val="00CA3D27"/>
    <w:rsid w:val="00CA3DB6"/>
    <w:rsid w:val="00CA4C86"/>
    <w:rsid w:val="00CA624E"/>
    <w:rsid w:val="00CA6ADC"/>
    <w:rsid w:val="00CA6C9D"/>
    <w:rsid w:val="00CA6FF9"/>
    <w:rsid w:val="00CA7F5E"/>
    <w:rsid w:val="00CB0250"/>
    <w:rsid w:val="00CB0664"/>
    <w:rsid w:val="00CB085D"/>
    <w:rsid w:val="00CB1130"/>
    <w:rsid w:val="00CB12F0"/>
    <w:rsid w:val="00CB16C0"/>
    <w:rsid w:val="00CB1727"/>
    <w:rsid w:val="00CB1DFC"/>
    <w:rsid w:val="00CB393A"/>
    <w:rsid w:val="00CB4BD2"/>
    <w:rsid w:val="00CB51B8"/>
    <w:rsid w:val="00CB5623"/>
    <w:rsid w:val="00CB5685"/>
    <w:rsid w:val="00CB5B92"/>
    <w:rsid w:val="00CB6897"/>
    <w:rsid w:val="00CB6B31"/>
    <w:rsid w:val="00CB7765"/>
    <w:rsid w:val="00CB7992"/>
    <w:rsid w:val="00CC0684"/>
    <w:rsid w:val="00CC0877"/>
    <w:rsid w:val="00CC11DC"/>
    <w:rsid w:val="00CC16BF"/>
    <w:rsid w:val="00CC1704"/>
    <w:rsid w:val="00CC1BBC"/>
    <w:rsid w:val="00CC1FAF"/>
    <w:rsid w:val="00CC2FB7"/>
    <w:rsid w:val="00CC3288"/>
    <w:rsid w:val="00CC35A1"/>
    <w:rsid w:val="00CC3B7E"/>
    <w:rsid w:val="00CC3DEF"/>
    <w:rsid w:val="00CC414F"/>
    <w:rsid w:val="00CC475C"/>
    <w:rsid w:val="00CC4ACB"/>
    <w:rsid w:val="00CC4D8B"/>
    <w:rsid w:val="00CC4F09"/>
    <w:rsid w:val="00CC6C67"/>
    <w:rsid w:val="00CC789A"/>
    <w:rsid w:val="00CD1758"/>
    <w:rsid w:val="00CD1926"/>
    <w:rsid w:val="00CD2CB3"/>
    <w:rsid w:val="00CD2EAB"/>
    <w:rsid w:val="00CD2FF7"/>
    <w:rsid w:val="00CD4073"/>
    <w:rsid w:val="00CD40FB"/>
    <w:rsid w:val="00CD468E"/>
    <w:rsid w:val="00CD55FA"/>
    <w:rsid w:val="00CD5969"/>
    <w:rsid w:val="00CD70A4"/>
    <w:rsid w:val="00CD735E"/>
    <w:rsid w:val="00CD772A"/>
    <w:rsid w:val="00CD7795"/>
    <w:rsid w:val="00CD7E5D"/>
    <w:rsid w:val="00CD7FEE"/>
    <w:rsid w:val="00CE0A57"/>
    <w:rsid w:val="00CE0F4C"/>
    <w:rsid w:val="00CE1B16"/>
    <w:rsid w:val="00CE3093"/>
    <w:rsid w:val="00CE3304"/>
    <w:rsid w:val="00CE3DCB"/>
    <w:rsid w:val="00CE3E87"/>
    <w:rsid w:val="00CE3F23"/>
    <w:rsid w:val="00CE526B"/>
    <w:rsid w:val="00CE5459"/>
    <w:rsid w:val="00CE6213"/>
    <w:rsid w:val="00CE62EC"/>
    <w:rsid w:val="00CE67FE"/>
    <w:rsid w:val="00CE7138"/>
    <w:rsid w:val="00CE7471"/>
    <w:rsid w:val="00CE7ECB"/>
    <w:rsid w:val="00CE7F6B"/>
    <w:rsid w:val="00CF04F4"/>
    <w:rsid w:val="00CF151F"/>
    <w:rsid w:val="00CF2069"/>
    <w:rsid w:val="00CF2077"/>
    <w:rsid w:val="00CF2EA8"/>
    <w:rsid w:val="00CF39A2"/>
    <w:rsid w:val="00CF5113"/>
    <w:rsid w:val="00CF599A"/>
    <w:rsid w:val="00CF5D1E"/>
    <w:rsid w:val="00CF62FB"/>
    <w:rsid w:val="00D00504"/>
    <w:rsid w:val="00D02231"/>
    <w:rsid w:val="00D0268B"/>
    <w:rsid w:val="00D02E69"/>
    <w:rsid w:val="00D03963"/>
    <w:rsid w:val="00D0421D"/>
    <w:rsid w:val="00D04991"/>
    <w:rsid w:val="00D04C57"/>
    <w:rsid w:val="00D056A5"/>
    <w:rsid w:val="00D068BC"/>
    <w:rsid w:val="00D071BC"/>
    <w:rsid w:val="00D1085F"/>
    <w:rsid w:val="00D10EDA"/>
    <w:rsid w:val="00D12802"/>
    <w:rsid w:val="00D134EA"/>
    <w:rsid w:val="00D13723"/>
    <w:rsid w:val="00D13966"/>
    <w:rsid w:val="00D13ACA"/>
    <w:rsid w:val="00D1403F"/>
    <w:rsid w:val="00D15437"/>
    <w:rsid w:val="00D15DF4"/>
    <w:rsid w:val="00D15ED0"/>
    <w:rsid w:val="00D15EE9"/>
    <w:rsid w:val="00D17613"/>
    <w:rsid w:val="00D216DC"/>
    <w:rsid w:val="00D22B5F"/>
    <w:rsid w:val="00D22C1F"/>
    <w:rsid w:val="00D22FEC"/>
    <w:rsid w:val="00D24583"/>
    <w:rsid w:val="00D2486F"/>
    <w:rsid w:val="00D25132"/>
    <w:rsid w:val="00D25C15"/>
    <w:rsid w:val="00D26234"/>
    <w:rsid w:val="00D26611"/>
    <w:rsid w:val="00D26D35"/>
    <w:rsid w:val="00D27345"/>
    <w:rsid w:val="00D325A6"/>
    <w:rsid w:val="00D3368A"/>
    <w:rsid w:val="00D33D89"/>
    <w:rsid w:val="00D349E4"/>
    <w:rsid w:val="00D354F9"/>
    <w:rsid w:val="00D37162"/>
    <w:rsid w:val="00D40D01"/>
    <w:rsid w:val="00D41724"/>
    <w:rsid w:val="00D41923"/>
    <w:rsid w:val="00D4225A"/>
    <w:rsid w:val="00D43795"/>
    <w:rsid w:val="00D4432D"/>
    <w:rsid w:val="00D446A2"/>
    <w:rsid w:val="00D44AFE"/>
    <w:rsid w:val="00D462CD"/>
    <w:rsid w:val="00D46622"/>
    <w:rsid w:val="00D47395"/>
    <w:rsid w:val="00D47817"/>
    <w:rsid w:val="00D47840"/>
    <w:rsid w:val="00D47B08"/>
    <w:rsid w:val="00D51336"/>
    <w:rsid w:val="00D51370"/>
    <w:rsid w:val="00D51A4E"/>
    <w:rsid w:val="00D51F3A"/>
    <w:rsid w:val="00D520BD"/>
    <w:rsid w:val="00D5287A"/>
    <w:rsid w:val="00D52BEF"/>
    <w:rsid w:val="00D52C19"/>
    <w:rsid w:val="00D537CE"/>
    <w:rsid w:val="00D53EB5"/>
    <w:rsid w:val="00D5485C"/>
    <w:rsid w:val="00D54919"/>
    <w:rsid w:val="00D57B19"/>
    <w:rsid w:val="00D57EC3"/>
    <w:rsid w:val="00D650BC"/>
    <w:rsid w:val="00D65A05"/>
    <w:rsid w:val="00D65D4A"/>
    <w:rsid w:val="00D72243"/>
    <w:rsid w:val="00D72C2F"/>
    <w:rsid w:val="00D73E38"/>
    <w:rsid w:val="00D7448E"/>
    <w:rsid w:val="00D74E61"/>
    <w:rsid w:val="00D750F3"/>
    <w:rsid w:val="00D7567A"/>
    <w:rsid w:val="00D75D7E"/>
    <w:rsid w:val="00D77162"/>
    <w:rsid w:val="00D77685"/>
    <w:rsid w:val="00D77927"/>
    <w:rsid w:val="00D779F8"/>
    <w:rsid w:val="00D80566"/>
    <w:rsid w:val="00D805DB"/>
    <w:rsid w:val="00D8087D"/>
    <w:rsid w:val="00D818BB"/>
    <w:rsid w:val="00D83662"/>
    <w:rsid w:val="00D83FED"/>
    <w:rsid w:val="00D84F95"/>
    <w:rsid w:val="00D84FBF"/>
    <w:rsid w:val="00D85174"/>
    <w:rsid w:val="00D855BA"/>
    <w:rsid w:val="00D85A61"/>
    <w:rsid w:val="00D85D11"/>
    <w:rsid w:val="00D85E00"/>
    <w:rsid w:val="00D866EC"/>
    <w:rsid w:val="00D867F3"/>
    <w:rsid w:val="00D8680D"/>
    <w:rsid w:val="00D908C1"/>
    <w:rsid w:val="00D90BEC"/>
    <w:rsid w:val="00D912AC"/>
    <w:rsid w:val="00D9147D"/>
    <w:rsid w:val="00D93CEF"/>
    <w:rsid w:val="00D93E1B"/>
    <w:rsid w:val="00D95727"/>
    <w:rsid w:val="00D95798"/>
    <w:rsid w:val="00D9584C"/>
    <w:rsid w:val="00D95976"/>
    <w:rsid w:val="00D95C24"/>
    <w:rsid w:val="00D96AE6"/>
    <w:rsid w:val="00D979C2"/>
    <w:rsid w:val="00D97AAB"/>
    <w:rsid w:val="00DA21DB"/>
    <w:rsid w:val="00DA24B0"/>
    <w:rsid w:val="00DA2DAD"/>
    <w:rsid w:val="00DA2F3C"/>
    <w:rsid w:val="00DA3405"/>
    <w:rsid w:val="00DA374F"/>
    <w:rsid w:val="00DA44A4"/>
    <w:rsid w:val="00DA45CC"/>
    <w:rsid w:val="00DA5AA3"/>
    <w:rsid w:val="00DA5AB1"/>
    <w:rsid w:val="00DA5D92"/>
    <w:rsid w:val="00DA6145"/>
    <w:rsid w:val="00DB0E20"/>
    <w:rsid w:val="00DB10EB"/>
    <w:rsid w:val="00DB1128"/>
    <w:rsid w:val="00DB1217"/>
    <w:rsid w:val="00DB126D"/>
    <w:rsid w:val="00DB254C"/>
    <w:rsid w:val="00DB29FA"/>
    <w:rsid w:val="00DB2A26"/>
    <w:rsid w:val="00DB2AE8"/>
    <w:rsid w:val="00DB3CE7"/>
    <w:rsid w:val="00DB54DE"/>
    <w:rsid w:val="00DB7AA1"/>
    <w:rsid w:val="00DB7C7B"/>
    <w:rsid w:val="00DB7D47"/>
    <w:rsid w:val="00DC1246"/>
    <w:rsid w:val="00DC139C"/>
    <w:rsid w:val="00DC19B7"/>
    <w:rsid w:val="00DC2356"/>
    <w:rsid w:val="00DC2815"/>
    <w:rsid w:val="00DC293B"/>
    <w:rsid w:val="00DC2B90"/>
    <w:rsid w:val="00DC2EAA"/>
    <w:rsid w:val="00DC3A7C"/>
    <w:rsid w:val="00DC475B"/>
    <w:rsid w:val="00DC5529"/>
    <w:rsid w:val="00DC573B"/>
    <w:rsid w:val="00DC6B4C"/>
    <w:rsid w:val="00DC7E3C"/>
    <w:rsid w:val="00DD135A"/>
    <w:rsid w:val="00DD1B60"/>
    <w:rsid w:val="00DD2676"/>
    <w:rsid w:val="00DD39ED"/>
    <w:rsid w:val="00DD3B32"/>
    <w:rsid w:val="00DD3CFC"/>
    <w:rsid w:val="00DD49BF"/>
    <w:rsid w:val="00DD4BAC"/>
    <w:rsid w:val="00DD613F"/>
    <w:rsid w:val="00DD69F9"/>
    <w:rsid w:val="00DE16D3"/>
    <w:rsid w:val="00DE35B4"/>
    <w:rsid w:val="00DE3D96"/>
    <w:rsid w:val="00DE49AA"/>
    <w:rsid w:val="00DE74B6"/>
    <w:rsid w:val="00DE7AC4"/>
    <w:rsid w:val="00DF02D2"/>
    <w:rsid w:val="00DF0889"/>
    <w:rsid w:val="00DF129E"/>
    <w:rsid w:val="00DF1698"/>
    <w:rsid w:val="00DF2E65"/>
    <w:rsid w:val="00DF4846"/>
    <w:rsid w:val="00DF535F"/>
    <w:rsid w:val="00DF54B2"/>
    <w:rsid w:val="00DF582B"/>
    <w:rsid w:val="00DF58DF"/>
    <w:rsid w:val="00DF5B28"/>
    <w:rsid w:val="00DF5BB0"/>
    <w:rsid w:val="00DF5EC8"/>
    <w:rsid w:val="00DF609D"/>
    <w:rsid w:val="00DF636A"/>
    <w:rsid w:val="00DF63A3"/>
    <w:rsid w:val="00DF6B56"/>
    <w:rsid w:val="00DF6D05"/>
    <w:rsid w:val="00DF6D3A"/>
    <w:rsid w:val="00DF72A9"/>
    <w:rsid w:val="00E00115"/>
    <w:rsid w:val="00E004A5"/>
    <w:rsid w:val="00E02264"/>
    <w:rsid w:val="00E02954"/>
    <w:rsid w:val="00E03743"/>
    <w:rsid w:val="00E03930"/>
    <w:rsid w:val="00E03EF9"/>
    <w:rsid w:val="00E04DDC"/>
    <w:rsid w:val="00E05900"/>
    <w:rsid w:val="00E100DF"/>
    <w:rsid w:val="00E10521"/>
    <w:rsid w:val="00E1071F"/>
    <w:rsid w:val="00E11174"/>
    <w:rsid w:val="00E11558"/>
    <w:rsid w:val="00E12142"/>
    <w:rsid w:val="00E13E20"/>
    <w:rsid w:val="00E14ADA"/>
    <w:rsid w:val="00E15053"/>
    <w:rsid w:val="00E152B6"/>
    <w:rsid w:val="00E15ED1"/>
    <w:rsid w:val="00E174B9"/>
    <w:rsid w:val="00E17FD1"/>
    <w:rsid w:val="00E21155"/>
    <w:rsid w:val="00E21ADB"/>
    <w:rsid w:val="00E22559"/>
    <w:rsid w:val="00E22A0E"/>
    <w:rsid w:val="00E24ED8"/>
    <w:rsid w:val="00E25510"/>
    <w:rsid w:val="00E25C28"/>
    <w:rsid w:val="00E2640D"/>
    <w:rsid w:val="00E26CFF"/>
    <w:rsid w:val="00E27645"/>
    <w:rsid w:val="00E27F10"/>
    <w:rsid w:val="00E304A9"/>
    <w:rsid w:val="00E30C21"/>
    <w:rsid w:val="00E31D67"/>
    <w:rsid w:val="00E31F1E"/>
    <w:rsid w:val="00E32AD1"/>
    <w:rsid w:val="00E33718"/>
    <w:rsid w:val="00E3498B"/>
    <w:rsid w:val="00E34D1B"/>
    <w:rsid w:val="00E35F27"/>
    <w:rsid w:val="00E37457"/>
    <w:rsid w:val="00E41388"/>
    <w:rsid w:val="00E41724"/>
    <w:rsid w:val="00E420CB"/>
    <w:rsid w:val="00E4252C"/>
    <w:rsid w:val="00E42765"/>
    <w:rsid w:val="00E4283B"/>
    <w:rsid w:val="00E42B78"/>
    <w:rsid w:val="00E430A2"/>
    <w:rsid w:val="00E43808"/>
    <w:rsid w:val="00E4481A"/>
    <w:rsid w:val="00E44DBE"/>
    <w:rsid w:val="00E45AB5"/>
    <w:rsid w:val="00E47136"/>
    <w:rsid w:val="00E50690"/>
    <w:rsid w:val="00E50E10"/>
    <w:rsid w:val="00E5252F"/>
    <w:rsid w:val="00E528E9"/>
    <w:rsid w:val="00E54698"/>
    <w:rsid w:val="00E54A64"/>
    <w:rsid w:val="00E54F9C"/>
    <w:rsid w:val="00E556A2"/>
    <w:rsid w:val="00E5737F"/>
    <w:rsid w:val="00E5739E"/>
    <w:rsid w:val="00E57816"/>
    <w:rsid w:val="00E57E75"/>
    <w:rsid w:val="00E60064"/>
    <w:rsid w:val="00E609F7"/>
    <w:rsid w:val="00E60A2F"/>
    <w:rsid w:val="00E60B38"/>
    <w:rsid w:val="00E60CD8"/>
    <w:rsid w:val="00E61F0F"/>
    <w:rsid w:val="00E64A55"/>
    <w:rsid w:val="00E65CCD"/>
    <w:rsid w:val="00E66828"/>
    <w:rsid w:val="00E668EF"/>
    <w:rsid w:val="00E67500"/>
    <w:rsid w:val="00E70077"/>
    <w:rsid w:val="00E7057C"/>
    <w:rsid w:val="00E707EE"/>
    <w:rsid w:val="00E709BC"/>
    <w:rsid w:val="00E70E16"/>
    <w:rsid w:val="00E717F7"/>
    <w:rsid w:val="00E71DAD"/>
    <w:rsid w:val="00E7335E"/>
    <w:rsid w:val="00E74666"/>
    <w:rsid w:val="00E7531E"/>
    <w:rsid w:val="00E7700A"/>
    <w:rsid w:val="00E770C0"/>
    <w:rsid w:val="00E77C99"/>
    <w:rsid w:val="00E80CFC"/>
    <w:rsid w:val="00E81ADA"/>
    <w:rsid w:val="00E81B38"/>
    <w:rsid w:val="00E81BEB"/>
    <w:rsid w:val="00E842F2"/>
    <w:rsid w:val="00E843C0"/>
    <w:rsid w:val="00E844FB"/>
    <w:rsid w:val="00E84873"/>
    <w:rsid w:val="00E84FED"/>
    <w:rsid w:val="00E85214"/>
    <w:rsid w:val="00E86359"/>
    <w:rsid w:val="00E87AC4"/>
    <w:rsid w:val="00E90572"/>
    <w:rsid w:val="00E91403"/>
    <w:rsid w:val="00E92EDE"/>
    <w:rsid w:val="00E93709"/>
    <w:rsid w:val="00E93E4D"/>
    <w:rsid w:val="00E94F22"/>
    <w:rsid w:val="00E95248"/>
    <w:rsid w:val="00E96F40"/>
    <w:rsid w:val="00E97462"/>
    <w:rsid w:val="00E97A88"/>
    <w:rsid w:val="00EA174C"/>
    <w:rsid w:val="00EA19A2"/>
    <w:rsid w:val="00EA22BE"/>
    <w:rsid w:val="00EA32C7"/>
    <w:rsid w:val="00EA41DD"/>
    <w:rsid w:val="00EA453B"/>
    <w:rsid w:val="00EA488B"/>
    <w:rsid w:val="00EA7C86"/>
    <w:rsid w:val="00EA7C89"/>
    <w:rsid w:val="00EB00CD"/>
    <w:rsid w:val="00EB1412"/>
    <w:rsid w:val="00EB1D87"/>
    <w:rsid w:val="00EB22E6"/>
    <w:rsid w:val="00EB4584"/>
    <w:rsid w:val="00EB4F72"/>
    <w:rsid w:val="00EB5320"/>
    <w:rsid w:val="00EB5429"/>
    <w:rsid w:val="00EB5E35"/>
    <w:rsid w:val="00EB6B2A"/>
    <w:rsid w:val="00EB6BDD"/>
    <w:rsid w:val="00EB7456"/>
    <w:rsid w:val="00EB7C21"/>
    <w:rsid w:val="00EC0F61"/>
    <w:rsid w:val="00EC1195"/>
    <w:rsid w:val="00EC1546"/>
    <w:rsid w:val="00EC1BDD"/>
    <w:rsid w:val="00EC29B0"/>
    <w:rsid w:val="00EC2A36"/>
    <w:rsid w:val="00EC2C94"/>
    <w:rsid w:val="00EC33CA"/>
    <w:rsid w:val="00EC3945"/>
    <w:rsid w:val="00EC3AFD"/>
    <w:rsid w:val="00EC6242"/>
    <w:rsid w:val="00EC6831"/>
    <w:rsid w:val="00EC7395"/>
    <w:rsid w:val="00EC7606"/>
    <w:rsid w:val="00ED0468"/>
    <w:rsid w:val="00ED068C"/>
    <w:rsid w:val="00ED0D43"/>
    <w:rsid w:val="00ED1491"/>
    <w:rsid w:val="00ED1EDC"/>
    <w:rsid w:val="00ED2E25"/>
    <w:rsid w:val="00ED34D1"/>
    <w:rsid w:val="00ED4401"/>
    <w:rsid w:val="00ED49B6"/>
    <w:rsid w:val="00ED52F0"/>
    <w:rsid w:val="00ED5BC9"/>
    <w:rsid w:val="00EE0D6D"/>
    <w:rsid w:val="00EE22D8"/>
    <w:rsid w:val="00EE2A83"/>
    <w:rsid w:val="00EE31B0"/>
    <w:rsid w:val="00EE3CCE"/>
    <w:rsid w:val="00EE5231"/>
    <w:rsid w:val="00EE5A5F"/>
    <w:rsid w:val="00EE6AF7"/>
    <w:rsid w:val="00EE786E"/>
    <w:rsid w:val="00EF0D8B"/>
    <w:rsid w:val="00EF126C"/>
    <w:rsid w:val="00EF1470"/>
    <w:rsid w:val="00EF19F5"/>
    <w:rsid w:val="00EF1CE9"/>
    <w:rsid w:val="00EF3687"/>
    <w:rsid w:val="00EF384F"/>
    <w:rsid w:val="00EF430A"/>
    <w:rsid w:val="00EF4635"/>
    <w:rsid w:val="00EF5752"/>
    <w:rsid w:val="00EF5C0B"/>
    <w:rsid w:val="00EF692A"/>
    <w:rsid w:val="00F00452"/>
    <w:rsid w:val="00F01DA0"/>
    <w:rsid w:val="00F01EF3"/>
    <w:rsid w:val="00F021AD"/>
    <w:rsid w:val="00F029EC"/>
    <w:rsid w:val="00F02CDC"/>
    <w:rsid w:val="00F03301"/>
    <w:rsid w:val="00F03C10"/>
    <w:rsid w:val="00F04C88"/>
    <w:rsid w:val="00F0525B"/>
    <w:rsid w:val="00F055C3"/>
    <w:rsid w:val="00F06320"/>
    <w:rsid w:val="00F07174"/>
    <w:rsid w:val="00F0729B"/>
    <w:rsid w:val="00F07CE5"/>
    <w:rsid w:val="00F07F93"/>
    <w:rsid w:val="00F1002B"/>
    <w:rsid w:val="00F10507"/>
    <w:rsid w:val="00F10F7B"/>
    <w:rsid w:val="00F11055"/>
    <w:rsid w:val="00F11A5C"/>
    <w:rsid w:val="00F12717"/>
    <w:rsid w:val="00F13A1B"/>
    <w:rsid w:val="00F1566B"/>
    <w:rsid w:val="00F15933"/>
    <w:rsid w:val="00F15E50"/>
    <w:rsid w:val="00F16122"/>
    <w:rsid w:val="00F161E8"/>
    <w:rsid w:val="00F1798C"/>
    <w:rsid w:val="00F17F1D"/>
    <w:rsid w:val="00F20178"/>
    <w:rsid w:val="00F209E9"/>
    <w:rsid w:val="00F20D37"/>
    <w:rsid w:val="00F21E1B"/>
    <w:rsid w:val="00F22723"/>
    <w:rsid w:val="00F22E44"/>
    <w:rsid w:val="00F234AA"/>
    <w:rsid w:val="00F23C88"/>
    <w:rsid w:val="00F2484C"/>
    <w:rsid w:val="00F254DE"/>
    <w:rsid w:val="00F25945"/>
    <w:rsid w:val="00F259BB"/>
    <w:rsid w:val="00F272ED"/>
    <w:rsid w:val="00F2789D"/>
    <w:rsid w:val="00F30483"/>
    <w:rsid w:val="00F305E3"/>
    <w:rsid w:val="00F30DEB"/>
    <w:rsid w:val="00F30FD5"/>
    <w:rsid w:val="00F31D26"/>
    <w:rsid w:val="00F32285"/>
    <w:rsid w:val="00F32532"/>
    <w:rsid w:val="00F3414C"/>
    <w:rsid w:val="00F359A3"/>
    <w:rsid w:val="00F35BF3"/>
    <w:rsid w:val="00F363A0"/>
    <w:rsid w:val="00F36D9D"/>
    <w:rsid w:val="00F37B77"/>
    <w:rsid w:val="00F400D3"/>
    <w:rsid w:val="00F407DD"/>
    <w:rsid w:val="00F40B9D"/>
    <w:rsid w:val="00F4166E"/>
    <w:rsid w:val="00F4285E"/>
    <w:rsid w:val="00F42F3A"/>
    <w:rsid w:val="00F430E0"/>
    <w:rsid w:val="00F44208"/>
    <w:rsid w:val="00F4426B"/>
    <w:rsid w:val="00F455C2"/>
    <w:rsid w:val="00F45AFE"/>
    <w:rsid w:val="00F45B4D"/>
    <w:rsid w:val="00F4644B"/>
    <w:rsid w:val="00F47BFD"/>
    <w:rsid w:val="00F5052F"/>
    <w:rsid w:val="00F519BB"/>
    <w:rsid w:val="00F51FB0"/>
    <w:rsid w:val="00F5258C"/>
    <w:rsid w:val="00F52884"/>
    <w:rsid w:val="00F53137"/>
    <w:rsid w:val="00F531AC"/>
    <w:rsid w:val="00F539CD"/>
    <w:rsid w:val="00F53AC3"/>
    <w:rsid w:val="00F54797"/>
    <w:rsid w:val="00F5491E"/>
    <w:rsid w:val="00F554FD"/>
    <w:rsid w:val="00F556B1"/>
    <w:rsid w:val="00F55702"/>
    <w:rsid w:val="00F5601F"/>
    <w:rsid w:val="00F56484"/>
    <w:rsid w:val="00F56B5D"/>
    <w:rsid w:val="00F571FE"/>
    <w:rsid w:val="00F5780C"/>
    <w:rsid w:val="00F57BBD"/>
    <w:rsid w:val="00F600FB"/>
    <w:rsid w:val="00F60DA6"/>
    <w:rsid w:val="00F61C1F"/>
    <w:rsid w:val="00F622C9"/>
    <w:rsid w:val="00F634AC"/>
    <w:rsid w:val="00F64A0B"/>
    <w:rsid w:val="00F64A33"/>
    <w:rsid w:val="00F64E4D"/>
    <w:rsid w:val="00F70174"/>
    <w:rsid w:val="00F70C88"/>
    <w:rsid w:val="00F72421"/>
    <w:rsid w:val="00F73782"/>
    <w:rsid w:val="00F74782"/>
    <w:rsid w:val="00F75B06"/>
    <w:rsid w:val="00F75C7E"/>
    <w:rsid w:val="00F75C8E"/>
    <w:rsid w:val="00F76406"/>
    <w:rsid w:val="00F76759"/>
    <w:rsid w:val="00F76996"/>
    <w:rsid w:val="00F770FD"/>
    <w:rsid w:val="00F77935"/>
    <w:rsid w:val="00F80410"/>
    <w:rsid w:val="00F807D1"/>
    <w:rsid w:val="00F80B02"/>
    <w:rsid w:val="00F824E6"/>
    <w:rsid w:val="00F82B9E"/>
    <w:rsid w:val="00F82C6E"/>
    <w:rsid w:val="00F82D51"/>
    <w:rsid w:val="00F83C1C"/>
    <w:rsid w:val="00F84260"/>
    <w:rsid w:val="00F846B4"/>
    <w:rsid w:val="00F8543F"/>
    <w:rsid w:val="00F8552C"/>
    <w:rsid w:val="00F8562F"/>
    <w:rsid w:val="00F858A4"/>
    <w:rsid w:val="00F86B9A"/>
    <w:rsid w:val="00F90A39"/>
    <w:rsid w:val="00F90B11"/>
    <w:rsid w:val="00F91082"/>
    <w:rsid w:val="00F91B6E"/>
    <w:rsid w:val="00F93126"/>
    <w:rsid w:val="00F93332"/>
    <w:rsid w:val="00F937B1"/>
    <w:rsid w:val="00F94844"/>
    <w:rsid w:val="00F94EC2"/>
    <w:rsid w:val="00F9598D"/>
    <w:rsid w:val="00F964C1"/>
    <w:rsid w:val="00F9664E"/>
    <w:rsid w:val="00F97132"/>
    <w:rsid w:val="00F97441"/>
    <w:rsid w:val="00FA129A"/>
    <w:rsid w:val="00FA24D2"/>
    <w:rsid w:val="00FA5E29"/>
    <w:rsid w:val="00FA6BA0"/>
    <w:rsid w:val="00FA7077"/>
    <w:rsid w:val="00FA78CC"/>
    <w:rsid w:val="00FA7EFB"/>
    <w:rsid w:val="00FB048B"/>
    <w:rsid w:val="00FB05D4"/>
    <w:rsid w:val="00FB0755"/>
    <w:rsid w:val="00FB12A8"/>
    <w:rsid w:val="00FB16ED"/>
    <w:rsid w:val="00FB179F"/>
    <w:rsid w:val="00FB1E1C"/>
    <w:rsid w:val="00FB1EB0"/>
    <w:rsid w:val="00FB22DB"/>
    <w:rsid w:val="00FB2F17"/>
    <w:rsid w:val="00FB3B05"/>
    <w:rsid w:val="00FB41C1"/>
    <w:rsid w:val="00FB4AEC"/>
    <w:rsid w:val="00FB60CB"/>
    <w:rsid w:val="00FB6201"/>
    <w:rsid w:val="00FB787E"/>
    <w:rsid w:val="00FC0E66"/>
    <w:rsid w:val="00FC0EAE"/>
    <w:rsid w:val="00FC1C01"/>
    <w:rsid w:val="00FC1F24"/>
    <w:rsid w:val="00FC259F"/>
    <w:rsid w:val="00FC3268"/>
    <w:rsid w:val="00FC38C3"/>
    <w:rsid w:val="00FC4C45"/>
    <w:rsid w:val="00FC5743"/>
    <w:rsid w:val="00FC5F9A"/>
    <w:rsid w:val="00FC693F"/>
    <w:rsid w:val="00FC7502"/>
    <w:rsid w:val="00FC79BE"/>
    <w:rsid w:val="00FC7B21"/>
    <w:rsid w:val="00FC7BF2"/>
    <w:rsid w:val="00FD073F"/>
    <w:rsid w:val="00FD091C"/>
    <w:rsid w:val="00FD0CD6"/>
    <w:rsid w:val="00FD0FCD"/>
    <w:rsid w:val="00FD0FDF"/>
    <w:rsid w:val="00FD1160"/>
    <w:rsid w:val="00FD1582"/>
    <w:rsid w:val="00FD1866"/>
    <w:rsid w:val="00FD2861"/>
    <w:rsid w:val="00FD35F5"/>
    <w:rsid w:val="00FD3A2A"/>
    <w:rsid w:val="00FD4672"/>
    <w:rsid w:val="00FD4F6F"/>
    <w:rsid w:val="00FD598B"/>
    <w:rsid w:val="00FD66A1"/>
    <w:rsid w:val="00FD6DC1"/>
    <w:rsid w:val="00FD7606"/>
    <w:rsid w:val="00FD7684"/>
    <w:rsid w:val="00FE0373"/>
    <w:rsid w:val="00FE0C3D"/>
    <w:rsid w:val="00FE0D27"/>
    <w:rsid w:val="00FE0DD4"/>
    <w:rsid w:val="00FE0DF5"/>
    <w:rsid w:val="00FE18EE"/>
    <w:rsid w:val="00FE3583"/>
    <w:rsid w:val="00FE3E4C"/>
    <w:rsid w:val="00FE3E71"/>
    <w:rsid w:val="00FE47EE"/>
    <w:rsid w:val="00FE48CA"/>
    <w:rsid w:val="00FE59AA"/>
    <w:rsid w:val="00FE79C5"/>
    <w:rsid w:val="00FF22D8"/>
    <w:rsid w:val="00FF2392"/>
    <w:rsid w:val="00FF32B6"/>
    <w:rsid w:val="00FF47A4"/>
    <w:rsid w:val="00FF569E"/>
    <w:rsid w:val="00FF5974"/>
    <w:rsid w:val="00FF5998"/>
    <w:rsid w:val="00FF5BAD"/>
    <w:rsid w:val="00FF61FF"/>
    <w:rsid w:val="00FF711D"/>
    <w:rsid w:val="00FF7B17"/>
    <w:rsid w:val="00FF7EC1"/>
    <w:rsid w:val="01466AA1"/>
    <w:rsid w:val="015FE035"/>
    <w:rsid w:val="0160BC04"/>
    <w:rsid w:val="0161E91F"/>
    <w:rsid w:val="01A091A5"/>
    <w:rsid w:val="01B9260F"/>
    <w:rsid w:val="01C5E113"/>
    <w:rsid w:val="024EFCE0"/>
    <w:rsid w:val="0295536A"/>
    <w:rsid w:val="0304F30E"/>
    <w:rsid w:val="035F2634"/>
    <w:rsid w:val="037672AC"/>
    <w:rsid w:val="0452F7C5"/>
    <w:rsid w:val="05AF0F0C"/>
    <w:rsid w:val="073C7ED6"/>
    <w:rsid w:val="0767E2A4"/>
    <w:rsid w:val="07F19735"/>
    <w:rsid w:val="0857E7E6"/>
    <w:rsid w:val="089962BB"/>
    <w:rsid w:val="092B651F"/>
    <w:rsid w:val="09931CBA"/>
    <w:rsid w:val="0A150893"/>
    <w:rsid w:val="0ABD0485"/>
    <w:rsid w:val="0B63D9C1"/>
    <w:rsid w:val="0B8FAA46"/>
    <w:rsid w:val="0C357661"/>
    <w:rsid w:val="0C498F8E"/>
    <w:rsid w:val="0C6BC96A"/>
    <w:rsid w:val="0D0AA1F3"/>
    <w:rsid w:val="0D0E27A3"/>
    <w:rsid w:val="0E45D221"/>
    <w:rsid w:val="0EC42CFB"/>
    <w:rsid w:val="0EF548B7"/>
    <w:rsid w:val="0EFAFD70"/>
    <w:rsid w:val="0F77430F"/>
    <w:rsid w:val="0F8932ED"/>
    <w:rsid w:val="0FB8AEDF"/>
    <w:rsid w:val="11338C07"/>
    <w:rsid w:val="1156E4F5"/>
    <w:rsid w:val="1215B232"/>
    <w:rsid w:val="122FBFF9"/>
    <w:rsid w:val="1380C4BA"/>
    <w:rsid w:val="13EB124C"/>
    <w:rsid w:val="13F73142"/>
    <w:rsid w:val="1418DD9E"/>
    <w:rsid w:val="142E6E2A"/>
    <w:rsid w:val="1534415C"/>
    <w:rsid w:val="15D5DE2E"/>
    <w:rsid w:val="15E2B800"/>
    <w:rsid w:val="16433C2F"/>
    <w:rsid w:val="1720A91B"/>
    <w:rsid w:val="17AA87E4"/>
    <w:rsid w:val="17BBF3F3"/>
    <w:rsid w:val="17E559C8"/>
    <w:rsid w:val="17F84A45"/>
    <w:rsid w:val="18AEF8EC"/>
    <w:rsid w:val="18D9C027"/>
    <w:rsid w:val="1A284C5D"/>
    <w:rsid w:val="1A55A152"/>
    <w:rsid w:val="1ACE86DF"/>
    <w:rsid w:val="1B201A9A"/>
    <w:rsid w:val="1B708F7C"/>
    <w:rsid w:val="1BF03C0A"/>
    <w:rsid w:val="1C021E6F"/>
    <w:rsid w:val="1C19B8F9"/>
    <w:rsid w:val="1C562322"/>
    <w:rsid w:val="1CCAA898"/>
    <w:rsid w:val="1D1FAFC8"/>
    <w:rsid w:val="1DBE4EC4"/>
    <w:rsid w:val="1DC80195"/>
    <w:rsid w:val="1DF1FB33"/>
    <w:rsid w:val="1E7368D7"/>
    <w:rsid w:val="1F561BFE"/>
    <w:rsid w:val="204E5EC9"/>
    <w:rsid w:val="209317C9"/>
    <w:rsid w:val="210B11DA"/>
    <w:rsid w:val="21184F60"/>
    <w:rsid w:val="213FF5F7"/>
    <w:rsid w:val="2154552F"/>
    <w:rsid w:val="21E7771C"/>
    <w:rsid w:val="2222E414"/>
    <w:rsid w:val="229346D0"/>
    <w:rsid w:val="243D745F"/>
    <w:rsid w:val="24AFDCEA"/>
    <w:rsid w:val="24CB1491"/>
    <w:rsid w:val="2575E64A"/>
    <w:rsid w:val="25BC7E4A"/>
    <w:rsid w:val="25CAC7B3"/>
    <w:rsid w:val="25EF3740"/>
    <w:rsid w:val="260E04A4"/>
    <w:rsid w:val="261935A7"/>
    <w:rsid w:val="26A196F3"/>
    <w:rsid w:val="272A8B31"/>
    <w:rsid w:val="27E87E0E"/>
    <w:rsid w:val="283FC9E8"/>
    <w:rsid w:val="2844FE73"/>
    <w:rsid w:val="291F0CC1"/>
    <w:rsid w:val="294D3256"/>
    <w:rsid w:val="29853770"/>
    <w:rsid w:val="29BF5C4E"/>
    <w:rsid w:val="2A0E741B"/>
    <w:rsid w:val="2A1D589C"/>
    <w:rsid w:val="2A5A9518"/>
    <w:rsid w:val="2AC7764C"/>
    <w:rsid w:val="2AE8C7D6"/>
    <w:rsid w:val="2B0E957D"/>
    <w:rsid w:val="2B1820F4"/>
    <w:rsid w:val="2CCD8152"/>
    <w:rsid w:val="2D18C7BD"/>
    <w:rsid w:val="2D2E0B17"/>
    <w:rsid w:val="2D5E50F7"/>
    <w:rsid w:val="2E5E4337"/>
    <w:rsid w:val="2E680A1B"/>
    <w:rsid w:val="2E6E77A6"/>
    <w:rsid w:val="2EABCFE0"/>
    <w:rsid w:val="2EC26740"/>
    <w:rsid w:val="2EF1B05E"/>
    <w:rsid w:val="2F446678"/>
    <w:rsid w:val="2F737292"/>
    <w:rsid w:val="30508A7E"/>
    <w:rsid w:val="3060F2C8"/>
    <w:rsid w:val="30A7E4EC"/>
    <w:rsid w:val="30E4EA60"/>
    <w:rsid w:val="30EBD663"/>
    <w:rsid w:val="320998DF"/>
    <w:rsid w:val="3326F244"/>
    <w:rsid w:val="33946A86"/>
    <w:rsid w:val="3492E54D"/>
    <w:rsid w:val="34E5B2C4"/>
    <w:rsid w:val="34EEF1E9"/>
    <w:rsid w:val="35255A24"/>
    <w:rsid w:val="35631526"/>
    <w:rsid w:val="360805A5"/>
    <w:rsid w:val="36EBA3C3"/>
    <w:rsid w:val="36FC1136"/>
    <w:rsid w:val="3743FE22"/>
    <w:rsid w:val="376B6545"/>
    <w:rsid w:val="3794442F"/>
    <w:rsid w:val="381B2464"/>
    <w:rsid w:val="38771A29"/>
    <w:rsid w:val="38833316"/>
    <w:rsid w:val="38AB5E71"/>
    <w:rsid w:val="390FC93B"/>
    <w:rsid w:val="393F2C86"/>
    <w:rsid w:val="39A86B0B"/>
    <w:rsid w:val="39C6D785"/>
    <w:rsid w:val="39D0B259"/>
    <w:rsid w:val="3A151A7F"/>
    <w:rsid w:val="3A45F2EB"/>
    <w:rsid w:val="3A460836"/>
    <w:rsid w:val="3A4C8268"/>
    <w:rsid w:val="3A9E3300"/>
    <w:rsid w:val="3B2A4089"/>
    <w:rsid w:val="3BB43089"/>
    <w:rsid w:val="3BB6D77F"/>
    <w:rsid w:val="3C2C3AD2"/>
    <w:rsid w:val="3D9BFE89"/>
    <w:rsid w:val="3EB1F333"/>
    <w:rsid w:val="3EE035A1"/>
    <w:rsid w:val="3EE8E9CC"/>
    <w:rsid w:val="3F1592A8"/>
    <w:rsid w:val="3F6B5C52"/>
    <w:rsid w:val="3F90768A"/>
    <w:rsid w:val="3FBCA85C"/>
    <w:rsid w:val="3FCE6947"/>
    <w:rsid w:val="41E64F0F"/>
    <w:rsid w:val="41F692B3"/>
    <w:rsid w:val="42CE52C1"/>
    <w:rsid w:val="42D63413"/>
    <w:rsid w:val="42F71BDB"/>
    <w:rsid w:val="4321CD4B"/>
    <w:rsid w:val="4359875A"/>
    <w:rsid w:val="4411BBDC"/>
    <w:rsid w:val="442D0EB9"/>
    <w:rsid w:val="4455DA22"/>
    <w:rsid w:val="44579BAD"/>
    <w:rsid w:val="44B19261"/>
    <w:rsid w:val="463F0955"/>
    <w:rsid w:val="468A9B80"/>
    <w:rsid w:val="46FA85AF"/>
    <w:rsid w:val="47166FD7"/>
    <w:rsid w:val="4767CD36"/>
    <w:rsid w:val="483E9792"/>
    <w:rsid w:val="484A4390"/>
    <w:rsid w:val="499EB655"/>
    <w:rsid w:val="49B4AC99"/>
    <w:rsid w:val="49BEA17F"/>
    <w:rsid w:val="4A258379"/>
    <w:rsid w:val="4A69A4FB"/>
    <w:rsid w:val="4AE1C2B4"/>
    <w:rsid w:val="4B80FB30"/>
    <w:rsid w:val="4B976F25"/>
    <w:rsid w:val="4BC5CA55"/>
    <w:rsid w:val="4C2EB645"/>
    <w:rsid w:val="4E2CF9D3"/>
    <w:rsid w:val="4EB11F4B"/>
    <w:rsid w:val="4F1BE254"/>
    <w:rsid w:val="4F258440"/>
    <w:rsid w:val="4FB77FB1"/>
    <w:rsid w:val="50FFE2BA"/>
    <w:rsid w:val="515701C3"/>
    <w:rsid w:val="5184FDCD"/>
    <w:rsid w:val="525A2130"/>
    <w:rsid w:val="525AE57A"/>
    <w:rsid w:val="539A96C8"/>
    <w:rsid w:val="540C1C43"/>
    <w:rsid w:val="5469E055"/>
    <w:rsid w:val="554C9A43"/>
    <w:rsid w:val="55C543E8"/>
    <w:rsid w:val="55DEEB54"/>
    <w:rsid w:val="55E0D4B1"/>
    <w:rsid w:val="560344C5"/>
    <w:rsid w:val="565EA5A2"/>
    <w:rsid w:val="567F13C1"/>
    <w:rsid w:val="56B7E8CA"/>
    <w:rsid w:val="572E077A"/>
    <w:rsid w:val="57C10E77"/>
    <w:rsid w:val="57DFC40A"/>
    <w:rsid w:val="5842F8BE"/>
    <w:rsid w:val="587FE5A6"/>
    <w:rsid w:val="58B864CF"/>
    <w:rsid w:val="58D94CB7"/>
    <w:rsid w:val="58DA07B5"/>
    <w:rsid w:val="58FF6394"/>
    <w:rsid w:val="59017CBE"/>
    <w:rsid w:val="591F49A6"/>
    <w:rsid w:val="59A339FD"/>
    <w:rsid w:val="5A667FDE"/>
    <w:rsid w:val="5AD7A67D"/>
    <w:rsid w:val="5AE5D3B7"/>
    <w:rsid w:val="5C283B91"/>
    <w:rsid w:val="5C54650E"/>
    <w:rsid w:val="5C7B2632"/>
    <w:rsid w:val="5CE74C22"/>
    <w:rsid w:val="5D5B640F"/>
    <w:rsid w:val="5D5C00DB"/>
    <w:rsid w:val="5D8924E8"/>
    <w:rsid w:val="5D96F088"/>
    <w:rsid w:val="5DCADDDF"/>
    <w:rsid w:val="5DD73B2D"/>
    <w:rsid w:val="5DFC0EF9"/>
    <w:rsid w:val="5E4DA4B8"/>
    <w:rsid w:val="5ED9C568"/>
    <w:rsid w:val="5F0C3F44"/>
    <w:rsid w:val="5F292361"/>
    <w:rsid w:val="5F8CBA58"/>
    <w:rsid w:val="5F99A30D"/>
    <w:rsid w:val="5FAA795C"/>
    <w:rsid w:val="601EC804"/>
    <w:rsid w:val="606C9D70"/>
    <w:rsid w:val="608956BB"/>
    <w:rsid w:val="60CACC7A"/>
    <w:rsid w:val="60D93CDA"/>
    <w:rsid w:val="611F5A72"/>
    <w:rsid w:val="61C94B96"/>
    <w:rsid w:val="62602C05"/>
    <w:rsid w:val="627E01B9"/>
    <w:rsid w:val="62B7CF2A"/>
    <w:rsid w:val="62C4C7FD"/>
    <w:rsid w:val="6308571D"/>
    <w:rsid w:val="633C1DA5"/>
    <w:rsid w:val="633CE68B"/>
    <w:rsid w:val="636A3FE1"/>
    <w:rsid w:val="6370DE3F"/>
    <w:rsid w:val="63E8A77D"/>
    <w:rsid w:val="63F4270E"/>
    <w:rsid w:val="63FD0B3B"/>
    <w:rsid w:val="64217699"/>
    <w:rsid w:val="64475633"/>
    <w:rsid w:val="6451F1E4"/>
    <w:rsid w:val="6566A647"/>
    <w:rsid w:val="657F366F"/>
    <w:rsid w:val="66298E4F"/>
    <w:rsid w:val="6694F73C"/>
    <w:rsid w:val="66B793AC"/>
    <w:rsid w:val="67188F1C"/>
    <w:rsid w:val="67E3ED7C"/>
    <w:rsid w:val="6806F028"/>
    <w:rsid w:val="698BCEEB"/>
    <w:rsid w:val="6992F487"/>
    <w:rsid w:val="69965182"/>
    <w:rsid w:val="69B33E32"/>
    <w:rsid w:val="6A297115"/>
    <w:rsid w:val="6A4A9D13"/>
    <w:rsid w:val="6A6C65CE"/>
    <w:rsid w:val="6AC04BEB"/>
    <w:rsid w:val="6AEB7340"/>
    <w:rsid w:val="6B0FAEEF"/>
    <w:rsid w:val="6B6D0876"/>
    <w:rsid w:val="6B89FABF"/>
    <w:rsid w:val="6BB89C02"/>
    <w:rsid w:val="6C40CAEB"/>
    <w:rsid w:val="6C6C4E5A"/>
    <w:rsid w:val="6C8FB5F5"/>
    <w:rsid w:val="6C92CBF6"/>
    <w:rsid w:val="6C9C7637"/>
    <w:rsid w:val="6CE5042A"/>
    <w:rsid w:val="6E0D9D26"/>
    <w:rsid w:val="6F2E8ECA"/>
    <w:rsid w:val="6F3C657E"/>
    <w:rsid w:val="6F68AD20"/>
    <w:rsid w:val="6F9017C0"/>
    <w:rsid w:val="6FBFD85F"/>
    <w:rsid w:val="703DF93D"/>
    <w:rsid w:val="709DBAAF"/>
    <w:rsid w:val="70BEAAFE"/>
    <w:rsid w:val="70FD5987"/>
    <w:rsid w:val="71598105"/>
    <w:rsid w:val="71A4A4C0"/>
    <w:rsid w:val="71DA50E6"/>
    <w:rsid w:val="720BC9D9"/>
    <w:rsid w:val="720C8141"/>
    <w:rsid w:val="729C058B"/>
    <w:rsid w:val="73029FE7"/>
    <w:rsid w:val="73101E34"/>
    <w:rsid w:val="73350896"/>
    <w:rsid w:val="7378E33D"/>
    <w:rsid w:val="7418EDB6"/>
    <w:rsid w:val="7429F9A5"/>
    <w:rsid w:val="746202D6"/>
    <w:rsid w:val="748CD491"/>
    <w:rsid w:val="748E8C16"/>
    <w:rsid w:val="74B74407"/>
    <w:rsid w:val="74F22E26"/>
    <w:rsid w:val="7531F0CD"/>
    <w:rsid w:val="762F7542"/>
    <w:rsid w:val="765A4F6A"/>
    <w:rsid w:val="770E6916"/>
    <w:rsid w:val="78633C61"/>
    <w:rsid w:val="78A27A5F"/>
    <w:rsid w:val="78B5378A"/>
    <w:rsid w:val="78D3350D"/>
    <w:rsid w:val="7966E975"/>
    <w:rsid w:val="7988F51E"/>
    <w:rsid w:val="79CFB080"/>
    <w:rsid w:val="7A686487"/>
    <w:rsid w:val="7A72FC3D"/>
    <w:rsid w:val="7B380ACF"/>
    <w:rsid w:val="7B997398"/>
    <w:rsid w:val="7C08D9A8"/>
    <w:rsid w:val="7C58AE6A"/>
    <w:rsid w:val="7CA76880"/>
    <w:rsid w:val="7CB12EC2"/>
    <w:rsid w:val="7D8201CB"/>
    <w:rsid w:val="7D8D433F"/>
    <w:rsid w:val="7DE98B7A"/>
    <w:rsid w:val="7DED1341"/>
    <w:rsid w:val="7DF42B77"/>
    <w:rsid w:val="7EE4AF69"/>
    <w:rsid w:val="7F12E8E6"/>
    <w:rsid w:val="7F59FDC7"/>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0124AB54-86FF-419C-9BB6-C1C43DEB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tabs>
        <w:tab w:val="num" w:pos="1080"/>
      </w:tabs>
      <w:ind w:left="1080"/>
      <w:contextualSpacing/>
    </w:pPr>
  </w:style>
  <w:style w:type="paragraph" w:styleId="ListNumber">
    <w:name w:val="List Number"/>
    <w:basedOn w:val="Normal"/>
    <w:uiPriority w:val="99"/>
    <w:unhideWhenUsed/>
    <w:rsid w:val="00326F90"/>
    <w:pPr>
      <w:tabs>
        <w:tab w:val="num" w:pos="360"/>
      </w:tabs>
      <w:ind w:left="360"/>
      <w:contextualSpacing/>
    </w:pPr>
  </w:style>
  <w:style w:type="paragraph" w:styleId="ListNumber2">
    <w:name w:val="List Number 2"/>
    <w:basedOn w:val="Normal"/>
    <w:uiPriority w:val="99"/>
    <w:unhideWhenUsed/>
    <w:rsid w:val="0029639D"/>
    <w:pPr>
      <w:tabs>
        <w:tab w:val="num" w:pos="720"/>
      </w:tabs>
      <w:contextualSpacing/>
    </w:pPr>
  </w:style>
  <w:style w:type="paragraph" w:styleId="ListNumber3">
    <w:name w:val="List Number 3"/>
    <w:basedOn w:val="Normal"/>
    <w:uiPriority w:val="99"/>
    <w:unhideWhenUsed/>
    <w:rsid w:val="0029639D"/>
    <w:pPr>
      <w:tabs>
        <w:tab w:val="num" w:pos="1080"/>
      </w:tabs>
      <w:ind w:left="10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paragraph" w:styleId="NormalWeb">
    <w:name w:val="Normal (Web)"/>
    <w:basedOn w:val="Normal"/>
    <w:uiPriority w:val="99"/>
    <w:unhideWhenUsed/>
    <w:rsid w:val="002D3D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D460B"/>
    <w:rPr>
      <w:color w:val="0000FF" w:themeColor="hyperlink"/>
      <w:u w:val="single"/>
    </w:rPr>
  </w:style>
  <w:style w:type="character" w:styleId="UnresolvedMention">
    <w:name w:val="Unresolved Mention"/>
    <w:basedOn w:val="DefaultParagraphFont"/>
    <w:uiPriority w:val="99"/>
    <w:semiHidden/>
    <w:unhideWhenUsed/>
    <w:rsid w:val="00AD460B"/>
    <w:rPr>
      <w:color w:val="605E5C"/>
      <w:shd w:val="clear" w:color="auto" w:fill="E1DFDD"/>
    </w:rPr>
  </w:style>
  <w:style w:type="character" w:styleId="Mention">
    <w:name w:val="Mention"/>
    <w:basedOn w:val="DefaultParagraphFont"/>
    <w:uiPriority w:val="99"/>
    <w:unhideWhenUsed/>
    <w:rsid w:val="00AA6EA3"/>
    <w:rPr>
      <w:color w:val="2B579A"/>
      <w:shd w:val="clear" w:color="auto" w:fill="E1DFDD"/>
    </w:rPr>
  </w:style>
  <w:style w:type="paragraph" w:styleId="Revision">
    <w:name w:val="Revision"/>
    <w:hidden/>
    <w:uiPriority w:val="99"/>
    <w:semiHidden/>
    <w:rsid w:val="00AA6EA3"/>
    <w:pPr>
      <w:spacing w:after="0" w:line="240" w:lineRule="auto"/>
    </w:pPr>
  </w:style>
  <w:style w:type="character" w:styleId="FollowedHyperlink">
    <w:name w:val="FollowedHyperlink"/>
    <w:basedOn w:val="DefaultParagraphFont"/>
    <w:uiPriority w:val="99"/>
    <w:semiHidden/>
    <w:unhideWhenUsed/>
    <w:rsid w:val="003D31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rginmediao2.atlassian.net/wiki/spaces/MCAR/pages/7623180685/Critical+Service+Comms" TargetMode="External"/><Relationship Id="rId18" Type="http://schemas.openxmlformats.org/officeDocument/2006/relationships/hyperlink" Target="https://virginmediao2.atlassian.net/wiki/spaces/MCAR/pages/7614989527/Price+Rise+Notification+Customer+Journey" TargetMode="External"/><Relationship Id="rId26" Type="http://schemas.openxmlformats.org/officeDocument/2006/relationships/hyperlink" Target="https://virginmediao2.atlassian.net/wiki/spaces/MCAR/pages/7622951677/Customer+Journeys" TargetMode="External"/><Relationship Id="rId21" Type="http://schemas.openxmlformats.org/officeDocument/2006/relationships/hyperlink" Target="https://virginmediao2.atlassian.net/wiki/spaces/MCAR/pages/7613421399/Collections" TargetMode="External"/><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virginmediao2.atlassian.net/wiki/spaces/MCAR/pages/7601422338/MCAR+Deliverables" TargetMode="External"/><Relationship Id="rId17" Type="http://schemas.openxmlformats.org/officeDocument/2006/relationships/hyperlink" Target="https://virginmediao2.atlassian.net/wiki/spaces/MCAR/whiteboard/7613780756" TargetMode="External"/><Relationship Id="rId25" Type="http://schemas.openxmlformats.org/officeDocument/2006/relationships/hyperlink" Target="https://virginmediao2.atlassian.net/wiki/spaces/MCAR/database/7622951536"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virginmediao2.atlassian.net/wiki/spaces/MCAR/pages/7612929595/Price+Rise+Notification" TargetMode="External"/><Relationship Id="rId20" Type="http://schemas.openxmlformats.org/officeDocument/2006/relationships/hyperlink" Target="https://virginmediao2.atlassian.net/wiki/spaces/MCAR/pages/7613813148/Network+Disruption" TargetMode="External"/><Relationship Id="rId29" Type="http://schemas.openxmlformats.org/officeDocument/2006/relationships/hyperlink" Target="https://virginmediao2.atlassian.net/wiki/spaces/MCAR/pages/7622984547/Volt+reference+docum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irginmediao2.atlassian.net/wiki/spaces/MCAR/overview" TargetMode="External"/><Relationship Id="rId24" Type="http://schemas.openxmlformats.org/officeDocument/2006/relationships/hyperlink" Target="https://virginmediao2.atlassian.net/wiki/spaces/MCAR/pages/7623049804/MCAR+Source+to+Target+Mapping" TargetMode="External"/><Relationship Id="rId32" Type="http://schemas.openxmlformats.org/officeDocument/2006/relationships/hyperlink" Target="https://virginmediao2.atlassian.net/wiki/spaces/MCAR/pages/7622591781/Marketing+Consent+Onboard+Opt+In"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virginmediao2.atlassian.net/wiki/spaces/MCAR/pages/7623180806/Annual+Best+Tariff+Notification+ABTN" TargetMode="External"/><Relationship Id="rId23" Type="http://schemas.openxmlformats.org/officeDocument/2006/relationships/hyperlink" Target="https://virginmediao2.atlassian.net/wiki/spaces/MCAR/pages/7623181168/What+is+MCAR" TargetMode="External"/><Relationship Id="rId28" Type="http://schemas.openxmlformats.org/officeDocument/2006/relationships/hyperlink" Target="https://virginmediao2.atlassian.net/wiki/spaces/MCAR/pages/7622951668/Volt+Cross+Sell+and+Upsell" TargetMode="External"/><Relationship Id="rId36" Type="http://schemas.openxmlformats.org/officeDocument/2006/relationships/fontTable" Target="fontTable.xml"/><Relationship Id="rId10" Type="http://schemas.openxmlformats.org/officeDocument/2006/relationships/hyperlink" Target="https://virginmediao2.atlassian.net/jira/software/c/projects/MCAR/boards/14557/backlog" TargetMode="External"/><Relationship Id="rId19" Type="http://schemas.openxmlformats.org/officeDocument/2006/relationships/hyperlink" Target="https://virginmediao2.atlassian.net/wiki/spaces/MCAR/pages/7615906056/Price+Rise+Reference+Documentation" TargetMode="External"/><Relationship Id="rId31" Type="http://schemas.openxmlformats.org/officeDocument/2006/relationships/hyperlink" Target="https://virginmediao2.atlassian.net/wiki/spaces/MCAR/pages/7623148260/Pega+Reference+Documen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virginmediao2.atlassian.net/wiki/spaces/MCAR/pages/7622951591/End+of+Contract+Notification+EOCN" TargetMode="External"/><Relationship Id="rId22" Type="http://schemas.openxmlformats.org/officeDocument/2006/relationships/hyperlink" Target="https://virginmediao2.atlassian.net/wiki/spaces/MCAR/pages/7623180677/Marketing+Customer+Attribute+Model" TargetMode="External"/><Relationship Id="rId27" Type="http://schemas.openxmlformats.org/officeDocument/2006/relationships/hyperlink" Target="https://virginmediao2.atlassian.net/wiki/spaces/MCAR/pages/7623050133/Customer+Journeys+Reference+Materials" TargetMode="External"/><Relationship Id="rId30" Type="http://schemas.openxmlformats.org/officeDocument/2006/relationships/hyperlink" Target="https://virginmediao2.atlassian.net/wiki/spaces/MCAR/pages/7623082706/Pega+Retirement" TargetMode="External"/><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2026-07-09T13:43:46+00:00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1AE7D8-80A1-4176-9E6B-4095321175B2}"/>
</file>

<file path=docProps/app.xml><?xml version="1.0" encoding="utf-8"?>
<Properties xmlns="http://schemas.openxmlformats.org/officeDocument/2006/extended-properties" xmlns:vt="http://schemas.openxmlformats.org/officeDocument/2006/docPropsVTypes">
  <Template>Normal</Template>
  <TotalTime>5645</TotalTime>
  <Pages>12</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28152</CharactersWithSpaces>
  <SharedDoc>false</SharedDoc>
  <HyperlinkBase/>
  <HLinks>
    <vt:vector size="138" baseType="variant">
      <vt:variant>
        <vt:i4>7012454</vt:i4>
      </vt:variant>
      <vt:variant>
        <vt:i4>66</vt:i4>
      </vt:variant>
      <vt:variant>
        <vt:i4>0</vt:i4>
      </vt:variant>
      <vt:variant>
        <vt:i4>5</vt:i4>
      </vt:variant>
      <vt:variant>
        <vt:lpwstr>https://virginmediao2.atlassian.net/wiki/spaces/MCAR/pages/7622591781/Marketing+Consent+Onboard+Opt+In</vt:lpwstr>
      </vt:variant>
      <vt:variant>
        <vt:lpwstr/>
      </vt:variant>
      <vt:variant>
        <vt:i4>7929958</vt:i4>
      </vt:variant>
      <vt:variant>
        <vt:i4>63</vt:i4>
      </vt:variant>
      <vt:variant>
        <vt:i4>0</vt:i4>
      </vt:variant>
      <vt:variant>
        <vt:i4>5</vt:i4>
      </vt:variant>
      <vt:variant>
        <vt:lpwstr>https://virginmediao2.atlassian.net/wiki/spaces/MCAR/pages/7623148260/Pega+Reference+Documents</vt:lpwstr>
      </vt:variant>
      <vt:variant>
        <vt:lpwstr/>
      </vt:variant>
      <vt:variant>
        <vt:i4>1638467</vt:i4>
      </vt:variant>
      <vt:variant>
        <vt:i4>60</vt:i4>
      </vt:variant>
      <vt:variant>
        <vt:i4>0</vt:i4>
      </vt:variant>
      <vt:variant>
        <vt:i4>5</vt:i4>
      </vt:variant>
      <vt:variant>
        <vt:lpwstr>https://virginmediao2.atlassian.net/wiki/spaces/MCAR/pages/7623082706/Pega+Retirement</vt:lpwstr>
      </vt:variant>
      <vt:variant>
        <vt:lpwstr/>
      </vt:variant>
      <vt:variant>
        <vt:i4>6291558</vt:i4>
      </vt:variant>
      <vt:variant>
        <vt:i4>57</vt:i4>
      </vt:variant>
      <vt:variant>
        <vt:i4>0</vt:i4>
      </vt:variant>
      <vt:variant>
        <vt:i4>5</vt:i4>
      </vt:variant>
      <vt:variant>
        <vt:lpwstr>https://virginmediao2.atlassian.net/wiki/spaces/MCAR/pages/7622984547/Volt+reference+documents</vt:lpwstr>
      </vt:variant>
      <vt:variant>
        <vt:lpwstr/>
      </vt:variant>
      <vt:variant>
        <vt:i4>655373</vt:i4>
      </vt:variant>
      <vt:variant>
        <vt:i4>54</vt:i4>
      </vt:variant>
      <vt:variant>
        <vt:i4>0</vt:i4>
      </vt:variant>
      <vt:variant>
        <vt:i4>5</vt:i4>
      </vt:variant>
      <vt:variant>
        <vt:lpwstr>https://virginmediao2.atlassian.net/wiki/spaces/MCAR/pages/7622951668/Volt+Cross+Sell+and+Upsell</vt:lpwstr>
      </vt:variant>
      <vt:variant>
        <vt:lpwstr/>
      </vt:variant>
      <vt:variant>
        <vt:i4>7995424</vt:i4>
      </vt:variant>
      <vt:variant>
        <vt:i4>51</vt:i4>
      </vt:variant>
      <vt:variant>
        <vt:i4>0</vt:i4>
      </vt:variant>
      <vt:variant>
        <vt:i4>5</vt:i4>
      </vt:variant>
      <vt:variant>
        <vt:lpwstr>https://virginmediao2.atlassian.net/wiki/spaces/MCAR/pages/7623050133/Customer+Journeys+Reference+Materials</vt:lpwstr>
      </vt:variant>
      <vt:variant>
        <vt:lpwstr/>
      </vt:variant>
      <vt:variant>
        <vt:i4>7405622</vt:i4>
      </vt:variant>
      <vt:variant>
        <vt:i4>48</vt:i4>
      </vt:variant>
      <vt:variant>
        <vt:i4>0</vt:i4>
      </vt:variant>
      <vt:variant>
        <vt:i4>5</vt:i4>
      </vt:variant>
      <vt:variant>
        <vt:lpwstr>https://virginmediao2.atlassian.net/wiki/spaces/MCAR/pages/7622951677/Customer+Journeys</vt:lpwstr>
      </vt:variant>
      <vt:variant>
        <vt:lpwstr/>
      </vt:variant>
      <vt:variant>
        <vt:i4>655454</vt:i4>
      </vt:variant>
      <vt:variant>
        <vt:i4>45</vt:i4>
      </vt:variant>
      <vt:variant>
        <vt:i4>0</vt:i4>
      </vt:variant>
      <vt:variant>
        <vt:i4>5</vt:i4>
      </vt:variant>
      <vt:variant>
        <vt:lpwstr>https://virginmediao2.atlassian.net/wiki/spaces/MCAR/database/7622951536</vt:lpwstr>
      </vt:variant>
      <vt:variant>
        <vt:lpwstr/>
      </vt:variant>
      <vt:variant>
        <vt:i4>6684788</vt:i4>
      </vt:variant>
      <vt:variant>
        <vt:i4>42</vt:i4>
      </vt:variant>
      <vt:variant>
        <vt:i4>0</vt:i4>
      </vt:variant>
      <vt:variant>
        <vt:i4>5</vt:i4>
      </vt:variant>
      <vt:variant>
        <vt:lpwstr>https://virginmediao2.atlassian.net/wiki/spaces/MCAR/pages/7623049804/MCAR+Source+to+Target+Mapping</vt:lpwstr>
      </vt:variant>
      <vt:variant>
        <vt:lpwstr/>
      </vt:variant>
      <vt:variant>
        <vt:i4>2162745</vt:i4>
      </vt:variant>
      <vt:variant>
        <vt:i4>39</vt:i4>
      </vt:variant>
      <vt:variant>
        <vt:i4>0</vt:i4>
      </vt:variant>
      <vt:variant>
        <vt:i4>5</vt:i4>
      </vt:variant>
      <vt:variant>
        <vt:lpwstr>https://virginmediao2.atlassian.net/wiki/spaces/MCAR/pages/7623181168/What+is+MCAR</vt:lpwstr>
      </vt:variant>
      <vt:variant>
        <vt:lpwstr/>
      </vt:variant>
      <vt:variant>
        <vt:i4>4325383</vt:i4>
      </vt:variant>
      <vt:variant>
        <vt:i4>36</vt:i4>
      </vt:variant>
      <vt:variant>
        <vt:i4>0</vt:i4>
      </vt:variant>
      <vt:variant>
        <vt:i4>5</vt:i4>
      </vt:variant>
      <vt:variant>
        <vt:lpwstr>https://virginmediao2.atlassian.net/wiki/spaces/MCAR/pages/7623180677/Marketing+Customer+Attribute+Model</vt:lpwstr>
      </vt:variant>
      <vt:variant>
        <vt:lpwstr/>
      </vt:variant>
      <vt:variant>
        <vt:i4>3</vt:i4>
      </vt:variant>
      <vt:variant>
        <vt:i4>33</vt:i4>
      </vt:variant>
      <vt:variant>
        <vt:i4>0</vt:i4>
      </vt:variant>
      <vt:variant>
        <vt:i4>5</vt:i4>
      </vt:variant>
      <vt:variant>
        <vt:lpwstr>https://virginmediao2.atlassian.net/wiki/spaces/MCAR/pages/7613421399/Collections</vt:lpwstr>
      </vt:variant>
      <vt:variant>
        <vt:lpwstr/>
      </vt:variant>
      <vt:variant>
        <vt:i4>4390933</vt:i4>
      </vt:variant>
      <vt:variant>
        <vt:i4>30</vt:i4>
      </vt:variant>
      <vt:variant>
        <vt:i4>0</vt:i4>
      </vt:variant>
      <vt:variant>
        <vt:i4>5</vt:i4>
      </vt:variant>
      <vt:variant>
        <vt:lpwstr>https://virginmediao2.atlassian.net/wiki/spaces/MCAR/pages/7613813148/Network+Disruption</vt:lpwstr>
      </vt:variant>
      <vt:variant>
        <vt:lpwstr/>
      </vt:variant>
      <vt:variant>
        <vt:i4>5767185</vt:i4>
      </vt:variant>
      <vt:variant>
        <vt:i4>27</vt:i4>
      </vt:variant>
      <vt:variant>
        <vt:i4>0</vt:i4>
      </vt:variant>
      <vt:variant>
        <vt:i4>5</vt:i4>
      </vt:variant>
      <vt:variant>
        <vt:lpwstr>https://virginmediao2.atlassian.net/wiki/spaces/MCAR/pages/7615906056/Price+Rise+Reference+Documentation</vt:lpwstr>
      </vt:variant>
      <vt:variant>
        <vt:lpwstr/>
      </vt:variant>
      <vt:variant>
        <vt:i4>6684769</vt:i4>
      </vt:variant>
      <vt:variant>
        <vt:i4>24</vt:i4>
      </vt:variant>
      <vt:variant>
        <vt:i4>0</vt:i4>
      </vt:variant>
      <vt:variant>
        <vt:i4>5</vt:i4>
      </vt:variant>
      <vt:variant>
        <vt:lpwstr>https://virginmediao2.atlassian.net/wiki/spaces/MCAR/pages/7614989527/Price+Rise+Notification+Customer+Journey</vt:lpwstr>
      </vt:variant>
      <vt:variant>
        <vt:lpwstr/>
      </vt:variant>
      <vt:variant>
        <vt:i4>6488107</vt:i4>
      </vt:variant>
      <vt:variant>
        <vt:i4>21</vt:i4>
      </vt:variant>
      <vt:variant>
        <vt:i4>0</vt:i4>
      </vt:variant>
      <vt:variant>
        <vt:i4>5</vt:i4>
      </vt:variant>
      <vt:variant>
        <vt:lpwstr>https://virginmediao2.atlassian.net/wiki/spaces/MCAR/whiteboard/7613780756</vt:lpwstr>
      </vt:variant>
      <vt:variant>
        <vt:lpwstr/>
      </vt:variant>
      <vt:variant>
        <vt:i4>5242952</vt:i4>
      </vt:variant>
      <vt:variant>
        <vt:i4>18</vt:i4>
      </vt:variant>
      <vt:variant>
        <vt:i4>0</vt:i4>
      </vt:variant>
      <vt:variant>
        <vt:i4>5</vt:i4>
      </vt:variant>
      <vt:variant>
        <vt:lpwstr>https://virginmediao2.atlassian.net/wiki/spaces/MCAR/pages/7612929595/Price+Rise+Notification</vt:lpwstr>
      </vt:variant>
      <vt:variant>
        <vt:lpwstr/>
      </vt:variant>
      <vt:variant>
        <vt:i4>6881407</vt:i4>
      </vt:variant>
      <vt:variant>
        <vt:i4>15</vt:i4>
      </vt:variant>
      <vt:variant>
        <vt:i4>0</vt:i4>
      </vt:variant>
      <vt:variant>
        <vt:i4>5</vt:i4>
      </vt:variant>
      <vt:variant>
        <vt:lpwstr>https://virginmediao2.atlassian.net/wiki/spaces/MCAR/pages/7623180806/Annual+Best+Tariff+Notification+ABTN</vt:lpwstr>
      </vt:variant>
      <vt:variant>
        <vt:lpwstr/>
      </vt:variant>
      <vt:variant>
        <vt:i4>7471217</vt:i4>
      </vt:variant>
      <vt:variant>
        <vt:i4>12</vt:i4>
      </vt:variant>
      <vt:variant>
        <vt:i4>0</vt:i4>
      </vt:variant>
      <vt:variant>
        <vt:i4>5</vt:i4>
      </vt:variant>
      <vt:variant>
        <vt:lpwstr>https://virginmediao2.atlassian.net/wiki/spaces/MCAR/pages/7622951591/End+of+Contract+Notification+EOCN</vt:lpwstr>
      </vt:variant>
      <vt:variant>
        <vt:lpwstr/>
      </vt:variant>
      <vt:variant>
        <vt:i4>1572865</vt:i4>
      </vt:variant>
      <vt:variant>
        <vt:i4>9</vt:i4>
      </vt:variant>
      <vt:variant>
        <vt:i4>0</vt:i4>
      </vt:variant>
      <vt:variant>
        <vt:i4>5</vt:i4>
      </vt:variant>
      <vt:variant>
        <vt:lpwstr>https://virginmediao2.atlassian.net/wiki/spaces/MCAR/pages/7623180685/Critical+Service+Comms</vt:lpwstr>
      </vt:variant>
      <vt:variant>
        <vt:lpwstr/>
      </vt:variant>
      <vt:variant>
        <vt:i4>7667762</vt:i4>
      </vt:variant>
      <vt:variant>
        <vt:i4>6</vt:i4>
      </vt:variant>
      <vt:variant>
        <vt:i4>0</vt:i4>
      </vt:variant>
      <vt:variant>
        <vt:i4>5</vt:i4>
      </vt:variant>
      <vt:variant>
        <vt:lpwstr>https://virginmediao2.atlassian.net/wiki/spaces/MCAR/pages/7601422338/MCAR+Deliverables</vt:lpwstr>
      </vt:variant>
      <vt:variant>
        <vt:lpwstr/>
      </vt:variant>
      <vt:variant>
        <vt:i4>983049</vt:i4>
      </vt:variant>
      <vt:variant>
        <vt:i4>3</vt:i4>
      </vt:variant>
      <vt:variant>
        <vt:i4>0</vt:i4>
      </vt:variant>
      <vt:variant>
        <vt:i4>5</vt:i4>
      </vt:variant>
      <vt:variant>
        <vt:lpwstr>https://virginmediao2.atlassian.net/wiki/spaces/MCAR/overview</vt:lpwstr>
      </vt:variant>
      <vt:variant>
        <vt:lpwstr/>
      </vt:variant>
      <vt:variant>
        <vt:i4>3866732</vt:i4>
      </vt:variant>
      <vt:variant>
        <vt:i4>0</vt:i4>
      </vt:variant>
      <vt:variant>
        <vt:i4>0</vt:i4>
      </vt:variant>
      <vt:variant>
        <vt:i4>5</vt:i4>
      </vt:variant>
      <vt:variant>
        <vt:lpwstr>https://virginmediao2.atlassian.net/jira/software/c/projects/MCAR/boards/14557/backlog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Caroline Riley</cp:lastModifiedBy>
  <cp:revision>3</cp:revision>
  <cp:lastPrinted>2026-04-17T22:55:00Z</cp:lastPrinted>
  <dcterms:created xsi:type="dcterms:W3CDTF">2026-05-18T13:55:00Z</dcterms:created>
  <dcterms:modified xsi:type="dcterms:W3CDTF">2026-06-01T12:34:00Z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docLang">
    <vt:lpwstr>en</vt:lpwstr>
  </property>
  <property fmtid="{D5CDD505-2E9C-101B-9397-08002B2CF9AE}" pid="8" name="MSIP_Label_d90581af-4115-4512-aab8-8cf1f474dcbe_Enabled">
    <vt:lpwstr>true</vt:lpwstr>
  </property>
  <property fmtid="{D5CDD505-2E9C-101B-9397-08002B2CF9AE}" pid="9" name="MSIP_Label_d90581af-4115-4512-aab8-8cf1f474dcbe_SetDate">
    <vt:lpwstr>2026-05-14T13:20:46Z</vt:lpwstr>
  </property>
  <property fmtid="{D5CDD505-2E9C-101B-9397-08002B2CF9AE}" pid="10" name="MSIP_Label_d90581af-4115-4512-aab8-8cf1f474dcbe_Method">
    <vt:lpwstr>Privileged</vt:lpwstr>
  </property>
  <property fmtid="{D5CDD505-2E9C-101B-9397-08002B2CF9AE}" pid="11" name="MSIP_Label_d90581af-4115-4512-aab8-8cf1f474dcbe_Name">
    <vt:lpwstr>Confidential</vt:lpwstr>
  </property>
  <property fmtid="{D5CDD505-2E9C-101B-9397-08002B2CF9AE}" pid="12" name="MSIP_Label_d90581af-4115-4512-aab8-8cf1f474dcbe_SiteId">
    <vt:lpwstr>3632a834-7ef3-430e-a7a1-8f8554088224</vt:lpwstr>
  </property>
  <property fmtid="{D5CDD505-2E9C-101B-9397-08002B2CF9AE}" pid="13" name="MSIP_Label_d90581af-4115-4512-aab8-8cf1f474dcbe_ActionId">
    <vt:lpwstr>f9c3d1a4-e31c-402f-a973-c98c619126f4</vt:lpwstr>
  </property>
  <property fmtid="{D5CDD505-2E9C-101B-9397-08002B2CF9AE}" pid="14" name="MSIP_Label_d90581af-4115-4512-aab8-8cf1f474dcbe_ContentBits">
    <vt:lpwstr>1</vt:lpwstr>
  </property>
  <property fmtid="{D5CDD505-2E9C-101B-9397-08002B2CF9AE}" pid="15" name="MSIP_Label_d90581af-4115-4512-aab8-8cf1f474dcbe_Tag">
    <vt:lpwstr>50, 0, 1, 1</vt:lpwstr>
  </property>
</Properties>
</file>
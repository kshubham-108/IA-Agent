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6A70" w14:textId="5C5775FB" w:rsidR="00DB51B0" w:rsidRPr="003C2042" w:rsidRDefault="006F420E" w:rsidP="006F420E">
      <w:pPr>
        <w:jc w:val="center"/>
        <w:rPr>
          <w:rFonts w:ascii="Tahoma" w:hAnsi="Tahoma" w:cs="Tahoma"/>
          <w:b/>
          <w:bCs/>
          <w:sz w:val="36"/>
          <w:szCs w:val="36"/>
          <w14:textFill>
            <w14:gradFill>
              <w14:gsLst>
                <w14:gs w14:pos="72000">
                  <w14:srgbClr w14:val="002060"/>
                </w14:gs>
                <w14:gs w14:pos="37000">
                  <w14:srgbClr w14:val="C00000"/>
                </w14:gs>
                <w14:gs w14:pos="0">
                  <w14:schemeClr w14:val="accent1">
                    <w14:lumMod w14:val="5000"/>
                    <w14:lumOff w14:val="95000"/>
                  </w14:schemeClr>
                </w14:gs>
              </w14:gsLst>
              <w14:lin w14:ang="5400000" w14:scaled="0"/>
            </w14:gradFill>
          </w14:textFill>
        </w:rPr>
      </w:pPr>
      <w:r w:rsidRPr="003C2042">
        <w:rPr>
          <w:rFonts w:ascii="Tahoma" w:hAnsi="Tahoma" w:cs="Tahoma"/>
          <w:b/>
          <w:bCs/>
          <w:sz w:val="36"/>
          <w:szCs w:val="36"/>
          <w14:textFill>
            <w14:gradFill>
              <w14:gsLst>
                <w14:gs w14:pos="72000">
                  <w14:srgbClr w14:val="002060"/>
                </w14:gs>
                <w14:gs w14:pos="37000">
                  <w14:srgbClr w14:val="C00000"/>
                </w14:gs>
                <w14:gs w14:pos="0">
                  <w14:schemeClr w14:val="accent1">
                    <w14:lumMod w14:val="5000"/>
                    <w14:lumOff w14:val="95000"/>
                  </w14:schemeClr>
                </w14:gs>
              </w14:gsLst>
              <w14:lin w14:ang="5400000" w14:scaled="0"/>
            </w14:gradFill>
          </w14:textFill>
        </w:rPr>
        <w:t>Vision Document</w:t>
      </w:r>
    </w:p>
    <w:p w14:paraId="5EBE3D43" w14:textId="3EBCF97D" w:rsidR="006F420E" w:rsidRDefault="006F420E" w:rsidP="006F420E">
      <w:pPr>
        <w:jc w:val="center"/>
        <w:rPr>
          <w:rFonts w:ascii="Tahoma" w:hAnsi="Tahoma" w:cs="Tahoma"/>
          <w:b/>
          <w:bCs/>
          <w:sz w:val="20"/>
          <w:szCs w:val="20"/>
        </w:rPr>
      </w:pPr>
    </w:p>
    <w:p w14:paraId="21D09E43" w14:textId="77777777" w:rsidR="00A02B23" w:rsidRDefault="00A02B23" w:rsidP="006F420E">
      <w:pPr>
        <w:jc w:val="center"/>
        <w:rPr>
          <w:rFonts w:ascii="Tahoma" w:hAnsi="Tahoma" w:cs="Tahoma"/>
          <w:b/>
          <w:bCs/>
          <w:sz w:val="20"/>
          <w:szCs w:val="20"/>
        </w:rPr>
      </w:pPr>
    </w:p>
    <w:p w14:paraId="2B202F5D" w14:textId="2740BBB4" w:rsidR="00A02B23" w:rsidRDefault="00862CFA" w:rsidP="006F420E">
      <w:pPr>
        <w:jc w:val="center"/>
        <w:rPr>
          <w:rFonts w:ascii="Tahoma" w:hAnsi="Tahoma" w:cs="Tahoma"/>
          <w:b/>
          <w:bCs/>
          <w:sz w:val="20"/>
          <w:szCs w:val="20"/>
        </w:rPr>
      </w:pPr>
      <w:r w:rsidRPr="00862CFA">
        <w:rPr>
          <w:rFonts w:ascii="Tahoma" w:hAnsi="Tahoma" w:cs="Tahoma"/>
          <w:b/>
          <w:bCs/>
          <w:noProof/>
          <w:sz w:val="20"/>
          <w:szCs w:val="20"/>
        </w:rPr>
        <mc:AlternateContent>
          <mc:Choice Requires="wps">
            <w:drawing>
              <wp:anchor distT="45720" distB="45720" distL="114300" distR="114300" simplePos="0" relativeHeight="251658240" behindDoc="0" locked="0" layoutInCell="1" allowOverlap="1" wp14:anchorId="5A211957" wp14:editId="796DB33E">
                <wp:simplePos x="0" y="0"/>
                <wp:positionH relativeFrom="margin">
                  <wp:align>left</wp:align>
                </wp:positionH>
                <wp:positionV relativeFrom="paragraph">
                  <wp:posOffset>334010</wp:posOffset>
                </wp:positionV>
                <wp:extent cx="6134100" cy="1404620"/>
                <wp:effectExtent l="0" t="0" r="19050" b="14605"/>
                <wp:wrapSquare wrapText="bothSides"/>
                <wp:docPr id="9248667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0" cy="1404620"/>
                        </a:xfrm>
                        <a:prstGeom prst="rect">
                          <a:avLst/>
                        </a:prstGeom>
                        <a:solidFill>
                          <a:srgbClr val="FFFFFF"/>
                        </a:solidFill>
                        <a:ln w="9525">
                          <a:solidFill>
                            <a:srgbClr val="000000"/>
                          </a:solidFill>
                          <a:miter lim="800000"/>
                          <a:headEnd/>
                          <a:tailEnd/>
                        </a:ln>
                      </wps:spPr>
                      <wps:txbx>
                        <w:txbxContent>
                          <w:p w14:paraId="600469DA" w14:textId="7A7612DC" w:rsidR="00862CFA" w:rsidRPr="003C2042" w:rsidRDefault="00862CFA" w:rsidP="00862CFA">
                            <w:pPr>
                              <w:jc w:val="center"/>
                              <w:rPr>
                                <w:rFonts w:ascii="Tahoma" w:hAnsi="Tahoma" w:cs="Tahoma"/>
                                <w:sz w:val="20"/>
                                <w:szCs w:val="20"/>
                              </w:rPr>
                            </w:pPr>
                            <w:r w:rsidRPr="00AF127D">
                              <w:rPr>
                                <w:rFonts w:ascii="Tahoma" w:hAnsi="Tahoma" w:cs="Tahoma"/>
                                <w:b/>
                                <w:bCs/>
                                <w:color w:val="000000" w:themeColor="text1"/>
                                <w:sz w:val="20"/>
                                <w:szCs w:val="20"/>
                                <w:lang w:val="en-US"/>
                              </w:rPr>
                              <w:t>This Vision outlines the desired business outcome, context, problem and vision for your new project idea. The following questions will guide technical teams in providing ball-park T Shirt sizing for the proposal.</w:t>
                            </w:r>
                            <w:r w:rsidRPr="0089088C">
                              <w:rPr>
                                <w:rFonts w:ascii="Tahoma" w:hAnsi="Tahoma" w:cs="Tahoma"/>
                                <w:b/>
                                <w:bCs/>
                                <w:sz w:val="20"/>
                                <w:szCs w:val="20"/>
                                <w:lang w:val="en-US"/>
                              </w:rPr>
                              <w:t> </w:t>
                            </w:r>
                            <w:r w:rsidRPr="00884A13">
                              <w:rPr>
                                <w:rFonts w:ascii="Tahoma" w:hAnsi="Tahoma" w:cs="Tahoma"/>
                                <w:sz w:val="20"/>
                                <w:szCs w:val="20"/>
                              </w:rPr>
                              <w:t>If unsure, provide your best first draft — your Business Engagement Mobilisation Partner will help you refine this after submission.</w:t>
                            </w:r>
                            <w:r w:rsidRPr="0089088C">
                              <w:rPr>
                                <w:rFonts w:ascii="Tahoma" w:hAnsi="Tahoma" w:cs="Tahoma"/>
                                <w:b/>
                                <w:bCs/>
                                <w:sz w:val="20"/>
                                <w:szCs w:val="20"/>
                                <w:lang w:val="en-US"/>
                              </w:rPr>
                              <w:t> </w:t>
                            </w:r>
                            <w:r w:rsidRPr="0089088C">
                              <w:rPr>
                                <w:rFonts w:ascii="Tahoma" w:hAnsi="Tahoma" w:cs="Tahoma"/>
                                <w:b/>
                                <w:bCs/>
                                <w:sz w:val="20"/>
                                <w:szCs w:val="20"/>
                              </w:rPr>
                              <w:t> </w:t>
                            </w:r>
                          </w:p>
                          <w:p w14:paraId="45B0FD7D" w14:textId="5239476D" w:rsidR="00862CFA" w:rsidRDefault="00862CF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A211957" id="_x0000_t202" coordsize="21600,21600" o:spt="202" path="m,l,21600r21600,l21600,xe">
                <v:stroke joinstyle="miter"/>
                <v:path gradientshapeok="t" o:connecttype="rect"/>
              </v:shapetype>
              <v:shape id="_x0000_s1026" type="#_x0000_t202" style="position:absolute;left:0;text-align:left;margin-left:0;margin-top:26.3pt;width:483pt;height:110.6pt;z-index:25165824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">
                <v:textbox style="mso-fit-shape-to-text:t">
                  <w:txbxContent>
                    <w:p w14:paraId="600469DA" w14:textId="7A7612DC" w:rsidR="00862CFA" w:rsidRPr="003C2042" w:rsidRDefault="00862CFA" w:rsidP="00862CFA">
                      <w:pPr>
                        <w:jc w:val="center"/>
                        <w:rPr>
                          <w:rFonts w:ascii="Tahoma" w:hAnsi="Tahoma" w:cs="Tahoma"/>
                          <w:sz w:val="20"/>
                          <w:szCs w:val="20"/>
                        </w:rPr>
                      </w:pPr>
                      <w:r w:rsidRPr="00AF127D">
                        <w:rPr>
                          <w:rFonts w:ascii="Tahoma" w:hAnsi="Tahoma" w:cs="Tahoma"/>
                          <w:b/>
                          <w:bCs/>
                          <w:color w:val="000000" w:themeColor="text1"/>
                          <w:sz w:val="20"/>
                          <w:szCs w:val="20"/>
                          <w:lang w:val="en-US"/>
                        </w:rPr>
                        <w:t>This Vision outlines the desired business outcome, context, problem and vision for your new project idea. The following questions will guide technical teams in providing ball-park T Shirt sizing for the proposal.</w:t>
                      </w:r>
                      <w:r w:rsidRPr="0089088C">
                        <w:rPr>
                          <w:rFonts w:ascii="Tahoma" w:hAnsi="Tahoma" w:cs="Tahoma"/>
                          <w:b/>
                          <w:bCs/>
                          <w:sz w:val="20"/>
                          <w:szCs w:val="20"/>
                          <w:lang w:val="en-US"/>
                        </w:rPr>
                        <w:t> </w:t>
                      </w:r>
                      <w:r w:rsidRPr="00884A13">
                        <w:rPr>
                          <w:rFonts w:ascii="Tahoma" w:hAnsi="Tahoma" w:cs="Tahoma"/>
                          <w:sz w:val="20"/>
                          <w:szCs w:val="20"/>
                        </w:rPr>
                        <w:t>If unsure, provide your best first draft — your Business Engagement Mobilisation Partner will help you refine this after submission.</w:t>
                      </w:r>
                      <w:r w:rsidRPr="0089088C">
                        <w:rPr>
                          <w:rFonts w:ascii="Tahoma" w:hAnsi="Tahoma" w:cs="Tahoma"/>
                          <w:b/>
                          <w:bCs/>
                          <w:sz w:val="20"/>
                          <w:szCs w:val="20"/>
                          <w:lang w:val="en-US"/>
                        </w:rPr>
                        <w:t> </w:t>
                      </w:r>
                      <w:r w:rsidRPr="0089088C">
                        <w:rPr>
                          <w:rFonts w:ascii="Tahoma" w:hAnsi="Tahoma" w:cs="Tahoma"/>
                          <w:b/>
                          <w:bCs/>
                          <w:sz w:val="20"/>
                          <w:szCs w:val="20"/>
                        </w:rPr>
                        <w:t> </w:t>
                      </w:r>
                    </w:p>
                    <w:p w14:paraId="45B0FD7D" w14:textId="5239476D" w:rsidR="00862CFA" w:rsidRDefault="00862CFA"/>
                  </w:txbxContent>
                </v:textbox>
                <w10:wrap type="square" anchorx="margin"/>
              </v:shape>
            </w:pict>
          </mc:Fallback>
        </mc:AlternateContent>
      </w:r>
    </w:p>
    <w:p w14:paraId="5BBAF498" w14:textId="437A5287" w:rsidR="00862CFA" w:rsidRDefault="00862CFA" w:rsidP="006F420E">
      <w:pPr>
        <w:jc w:val="center"/>
        <w:rPr>
          <w:rFonts w:ascii="Tahoma" w:hAnsi="Tahoma" w:cs="Tahoma"/>
          <w:b/>
          <w:bCs/>
          <w:sz w:val="20"/>
          <w:szCs w:val="20"/>
        </w:rPr>
      </w:pPr>
    </w:p>
    <w:p w14:paraId="1CA263D4" w14:textId="7ECD5B9E" w:rsidR="00A02B23" w:rsidRDefault="00A02B23" w:rsidP="006F420E">
      <w:pPr>
        <w:jc w:val="center"/>
        <w:rPr>
          <w:rFonts w:ascii="Tahoma" w:hAnsi="Tahoma" w:cs="Tahoma"/>
          <w:b/>
          <w:bCs/>
          <w:sz w:val="20"/>
          <w:szCs w:val="20"/>
        </w:rPr>
      </w:pPr>
    </w:p>
    <w:p w14:paraId="0B8F52E5" w14:textId="77777777" w:rsidR="00A02B23" w:rsidRDefault="00A02B23" w:rsidP="006F420E">
      <w:pPr>
        <w:jc w:val="center"/>
        <w:rPr>
          <w:rFonts w:ascii="Tahoma" w:hAnsi="Tahoma" w:cs="Tahoma"/>
          <w:b/>
          <w:bCs/>
          <w:sz w:val="20"/>
          <w:szCs w:val="20"/>
        </w:rPr>
      </w:pPr>
    </w:p>
    <w:p w14:paraId="067CCC74" w14:textId="77777777" w:rsidR="00A02B23" w:rsidRPr="003C2042" w:rsidRDefault="00A02B23" w:rsidP="006F420E">
      <w:pPr>
        <w:jc w:val="center"/>
        <w:rPr>
          <w:rFonts w:ascii="Tahoma" w:hAnsi="Tahoma" w:cs="Tahoma"/>
          <w:b/>
          <w:bCs/>
          <w:sz w:val="20"/>
          <w:szCs w:val="20"/>
        </w:rPr>
      </w:pPr>
    </w:p>
    <w:tbl>
      <w:tblPr>
        <w:tblStyle w:val="TableGrid"/>
        <w:tblW w:w="9634" w:type="dxa"/>
        <w:tblCellMar>
          <w:top w:w="57" w:type="dxa"/>
          <w:bottom w:w="57" w:type="dxa"/>
        </w:tblCellMar>
        <w:tblLook w:val="0600" w:firstRow="0" w:lastRow="0" w:firstColumn="0" w:lastColumn="0" w:noHBand="1" w:noVBand="1"/>
      </w:tblPr>
      <w:tblGrid>
        <w:gridCol w:w="2405"/>
        <w:gridCol w:w="7229"/>
      </w:tblGrid>
      <w:tr w:rsidR="006F420E" w:rsidRPr="003C2042" w14:paraId="6B02F530" w14:textId="77777777" w:rsidTr="00231240">
        <w:trPr>
          <w:trHeight w:val="321"/>
        </w:trPr>
        <w:tc>
          <w:tcPr>
            <w:tcW w:w="2405" w:type="dxa"/>
            <w:vAlign w:val="center"/>
          </w:tcPr>
          <w:p w14:paraId="2DC6765D" w14:textId="753036DF" w:rsidR="006F420E" w:rsidRPr="003C2042" w:rsidRDefault="006F420E" w:rsidP="00366BE6">
            <w:pPr>
              <w:rPr>
                <w:rFonts w:ascii="Tahoma" w:hAnsi="Tahoma" w:cs="Tahoma"/>
                <w:b/>
                <w:bCs/>
                <w:color w:val="000000" w:themeColor="text1"/>
                <w:sz w:val="20"/>
                <w:szCs w:val="20"/>
              </w:rPr>
            </w:pPr>
            <w:r w:rsidRPr="003C2042">
              <w:rPr>
                <w:rFonts w:ascii="Tahoma" w:hAnsi="Tahoma" w:cs="Tahoma"/>
                <w:b/>
                <w:bCs/>
                <w:color w:val="000000" w:themeColor="text1"/>
                <w:sz w:val="20"/>
                <w:szCs w:val="20"/>
              </w:rPr>
              <w:t>Idea Name</w:t>
            </w:r>
          </w:p>
        </w:tc>
        <w:tc>
          <w:tcPr>
            <w:tcW w:w="7229" w:type="dxa"/>
            <w:vAlign w:val="center"/>
          </w:tcPr>
          <w:p w14:paraId="31B79604" w14:textId="30C2715E" w:rsidR="006F420E" w:rsidRPr="003C2042" w:rsidRDefault="005F4570" w:rsidP="00366BE6">
            <w:pPr>
              <w:rPr>
                <w:rFonts w:ascii="Tahoma" w:hAnsi="Tahoma" w:cs="Tahoma"/>
                <w:color w:val="0070C0"/>
                <w:sz w:val="20"/>
                <w:szCs w:val="20"/>
              </w:rPr>
            </w:pPr>
            <w:r>
              <w:rPr>
                <w:rFonts w:ascii="Tahoma" w:hAnsi="Tahoma" w:cs="Tahoma"/>
                <w:color w:val="0070C0"/>
                <w:sz w:val="20"/>
                <w:szCs w:val="20"/>
              </w:rPr>
              <w:t>Project Chimera - Sky</w:t>
            </w:r>
          </w:p>
        </w:tc>
      </w:tr>
      <w:tr w:rsidR="006F420E" w:rsidRPr="003C2042" w14:paraId="4A0FD4AF" w14:textId="77777777" w:rsidTr="00231240">
        <w:trPr>
          <w:trHeight w:val="321"/>
        </w:trPr>
        <w:tc>
          <w:tcPr>
            <w:tcW w:w="2405" w:type="dxa"/>
            <w:vAlign w:val="center"/>
          </w:tcPr>
          <w:p w14:paraId="6B851531" w14:textId="1308BC48" w:rsidR="006F420E" w:rsidRPr="003C2042" w:rsidRDefault="006F420E" w:rsidP="00366BE6">
            <w:pPr>
              <w:rPr>
                <w:rFonts w:ascii="Tahoma" w:hAnsi="Tahoma" w:cs="Tahoma"/>
                <w:b/>
                <w:bCs/>
                <w:color w:val="000000" w:themeColor="text1"/>
                <w:sz w:val="20"/>
                <w:szCs w:val="20"/>
              </w:rPr>
            </w:pPr>
            <w:r w:rsidRPr="003C2042">
              <w:rPr>
                <w:rFonts w:ascii="Tahoma" w:hAnsi="Tahoma" w:cs="Tahoma"/>
                <w:b/>
                <w:bCs/>
                <w:color w:val="000000" w:themeColor="text1"/>
                <w:sz w:val="20"/>
                <w:szCs w:val="20"/>
              </w:rPr>
              <w:t xml:space="preserve">Sponsor </w:t>
            </w:r>
          </w:p>
        </w:tc>
        <w:tc>
          <w:tcPr>
            <w:tcW w:w="7229" w:type="dxa"/>
            <w:vAlign w:val="center"/>
          </w:tcPr>
          <w:p w14:paraId="6B8AE213" w14:textId="4127F8B0" w:rsidR="006F420E" w:rsidRPr="003C2042" w:rsidRDefault="00B173F5" w:rsidP="00366BE6">
            <w:pPr>
              <w:rPr>
                <w:rFonts w:ascii="Tahoma" w:hAnsi="Tahoma" w:cs="Tahoma"/>
                <w:color w:val="0070C0"/>
                <w:sz w:val="20"/>
                <w:szCs w:val="20"/>
              </w:rPr>
            </w:pPr>
            <w:r>
              <w:rPr>
                <w:rFonts w:ascii="Tahoma" w:hAnsi="Tahoma" w:cs="Tahoma"/>
                <w:color w:val="0070C0"/>
                <w:sz w:val="20"/>
                <w:szCs w:val="20"/>
              </w:rPr>
              <w:t xml:space="preserve">Daniele </w:t>
            </w:r>
            <w:r w:rsidR="009020F0">
              <w:rPr>
                <w:rFonts w:ascii="Tahoma" w:hAnsi="Tahoma" w:cs="Tahoma"/>
                <w:color w:val="0070C0"/>
                <w:sz w:val="20"/>
                <w:szCs w:val="20"/>
              </w:rPr>
              <w:t xml:space="preserve"> Torrigiani</w:t>
            </w:r>
          </w:p>
        </w:tc>
      </w:tr>
      <w:tr w:rsidR="006F420E" w:rsidRPr="003C2042" w14:paraId="5BBEE6D6" w14:textId="77777777" w:rsidTr="00231240">
        <w:trPr>
          <w:trHeight w:val="321"/>
        </w:trPr>
        <w:tc>
          <w:tcPr>
            <w:tcW w:w="2405" w:type="dxa"/>
            <w:vAlign w:val="center"/>
          </w:tcPr>
          <w:p w14:paraId="02132CDC" w14:textId="7D9E8135" w:rsidR="006F420E" w:rsidRPr="003C2042" w:rsidRDefault="00977110" w:rsidP="00366BE6">
            <w:pPr>
              <w:rPr>
                <w:rFonts w:ascii="Tahoma" w:hAnsi="Tahoma" w:cs="Tahoma"/>
                <w:b/>
                <w:bCs/>
                <w:color w:val="000000" w:themeColor="text1"/>
                <w:sz w:val="20"/>
                <w:szCs w:val="20"/>
              </w:rPr>
            </w:pPr>
            <w:r w:rsidRPr="003C2042">
              <w:rPr>
                <w:rFonts w:ascii="Tahoma" w:hAnsi="Tahoma" w:cs="Tahoma"/>
                <w:b/>
                <w:bCs/>
                <w:color w:val="000000" w:themeColor="text1"/>
                <w:sz w:val="20"/>
                <w:szCs w:val="20"/>
              </w:rPr>
              <w:t xml:space="preserve">MVNO </w:t>
            </w:r>
            <w:r w:rsidR="006F420E" w:rsidRPr="003C2042">
              <w:rPr>
                <w:rFonts w:ascii="Tahoma" w:hAnsi="Tahoma" w:cs="Tahoma"/>
                <w:b/>
                <w:bCs/>
                <w:color w:val="000000" w:themeColor="text1"/>
                <w:sz w:val="20"/>
                <w:szCs w:val="20"/>
              </w:rPr>
              <w:t>Proposer / Owner</w:t>
            </w:r>
          </w:p>
        </w:tc>
        <w:tc>
          <w:tcPr>
            <w:tcW w:w="7229" w:type="dxa"/>
            <w:vAlign w:val="center"/>
          </w:tcPr>
          <w:p w14:paraId="34AC9438" w14:textId="00553C99" w:rsidR="006F420E" w:rsidRPr="003C2042" w:rsidRDefault="005F4570" w:rsidP="00366BE6">
            <w:pPr>
              <w:rPr>
                <w:rFonts w:ascii="Tahoma" w:hAnsi="Tahoma" w:cs="Tahoma"/>
                <w:color w:val="0070C0"/>
                <w:sz w:val="20"/>
                <w:szCs w:val="20"/>
              </w:rPr>
            </w:pPr>
            <w:r>
              <w:rPr>
                <w:rFonts w:ascii="Tahoma" w:hAnsi="Tahoma" w:cs="Tahoma"/>
                <w:color w:val="0070C0"/>
                <w:sz w:val="20"/>
                <w:szCs w:val="20"/>
              </w:rPr>
              <w:t>Andrew Garrety</w:t>
            </w:r>
          </w:p>
        </w:tc>
      </w:tr>
      <w:tr w:rsidR="00520AD2" w:rsidRPr="003C2042" w14:paraId="6F6E6E66" w14:textId="77777777" w:rsidTr="00231240">
        <w:trPr>
          <w:trHeight w:val="321"/>
        </w:trPr>
        <w:tc>
          <w:tcPr>
            <w:tcW w:w="2405" w:type="dxa"/>
            <w:vAlign w:val="center"/>
          </w:tcPr>
          <w:p w14:paraId="23CBC947" w14:textId="7E6D698D" w:rsidR="00520AD2" w:rsidRPr="003C2042" w:rsidRDefault="00520AD2" w:rsidP="00366BE6">
            <w:pPr>
              <w:rPr>
                <w:rFonts w:ascii="Tahoma" w:hAnsi="Tahoma" w:cs="Tahoma"/>
                <w:b/>
                <w:bCs/>
                <w:color w:val="000000" w:themeColor="text1"/>
                <w:sz w:val="20"/>
                <w:szCs w:val="20"/>
              </w:rPr>
            </w:pPr>
            <w:r w:rsidRPr="003C2042">
              <w:rPr>
                <w:rFonts w:ascii="Tahoma" w:hAnsi="Tahoma" w:cs="Tahoma"/>
                <w:b/>
                <w:bCs/>
                <w:color w:val="000000" w:themeColor="text1"/>
                <w:sz w:val="20"/>
                <w:szCs w:val="20"/>
              </w:rPr>
              <w:t>Finance approver</w:t>
            </w:r>
          </w:p>
        </w:tc>
        <w:tc>
          <w:tcPr>
            <w:tcW w:w="7229" w:type="dxa"/>
            <w:vAlign w:val="center"/>
          </w:tcPr>
          <w:p w14:paraId="5BF55FF0" w14:textId="7141DDD7" w:rsidR="00520AD2" w:rsidRPr="003C2042" w:rsidRDefault="005F4570" w:rsidP="00366BE6">
            <w:pPr>
              <w:rPr>
                <w:rFonts w:ascii="Tahoma" w:hAnsi="Tahoma" w:cs="Tahoma"/>
                <w:color w:val="0070C0"/>
                <w:sz w:val="20"/>
                <w:szCs w:val="20"/>
              </w:rPr>
            </w:pPr>
            <w:r>
              <w:rPr>
                <w:rFonts w:ascii="Tahoma" w:hAnsi="Tahoma" w:cs="Tahoma"/>
                <w:color w:val="0070C0"/>
                <w:sz w:val="20"/>
                <w:szCs w:val="20"/>
              </w:rPr>
              <w:t>Sarah Hughes</w:t>
            </w:r>
          </w:p>
        </w:tc>
      </w:tr>
    </w:tbl>
    <w:p w14:paraId="577C5096" w14:textId="77777777" w:rsidR="006F420E" w:rsidRPr="003C2042" w:rsidRDefault="006F420E">
      <w:pPr>
        <w:rPr>
          <w:rFonts w:ascii="Tahoma" w:hAnsi="Tahoma" w:cs="Tahoma"/>
          <w:sz w:val="20"/>
          <w:szCs w:val="20"/>
          <w:highlight w:val="green"/>
        </w:rPr>
      </w:pPr>
    </w:p>
    <w:p w14:paraId="691DE7D0" w14:textId="5CD1A3C0" w:rsidR="006F420E" w:rsidRPr="003C2042" w:rsidRDefault="006F420E">
      <w:pPr>
        <w:rPr>
          <w:rFonts w:ascii="Tahoma" w:hAnsi="Tahoma" w:cs="Tahoma"/>
          <w:sz w:val="20"/>
          <w:szCs w:val="20"/>
        </w:rPr>
      </w:pPr>
    </w:p>
    <w:tbl>
      <w:tblPr>
        <w:tblStyle w:val="TableGrid"/>
        <w:tblW w:w="0" w:type="auto"/>
        <w:tblCellMar>
          <w:top w:w="57" w:type="dxa"/>
          <w:bottom w:w="57" w:type="dxa"/>
        </w:tblCellMar>
        <w:tblLook w:val="04A0" w:firstRow="1" w:lastRow="0" w:firstColumn="1" w:lastColumn="0" w:noHBand="0" w:noVBand="1"/>
      </w:tblPr>
      <w:tblGrid>
        <w:gridCol w:w="9623"/>
      </w:tblGrid>
      <w:tr w:rsidR="00F87858" w:rsidRPr="003C2042" w14:paraId="24F8C2E2" w14:textId="77777777" w:rsidTr="00F87858">
        <w:tc>
          <w:tcPr>
            <w:tcW w:w="9623" w:type="dxa"/>
          </w:tcPr>
          <w:p w14:paraId="63934CDE" w14:textId="45ECEDB8" w:rsidR="00E80E05" w:rsidRPr="003C2042" w:rsidRDefault="00E80E05" w:rsidP="00F87858">
            <w:pPr>
              <w:rPr>
                <w:rFonts w:ascii="Tahoma" w:hAnsi="Tahoma" w:cs="Tahoma"/>
                <w:sz w:val="20"/>
                <w:szCs w:val="20"/>
              </w:rPr>
            </w:pPr>
          </w:p>
        </w:tc>
      </w:tr>
    </w:tbl>
    <w:p w14:paraId="1645AB75" w14:textId="77777777" w:rsidR="00C3643D" w:rsidRDefault="00C3643D" w:rsidP="005960A9">
      <w:pPr>
        <w:pStyle w:val="TOCHeading"/>
        <w:rPr>
          <w:rFonts w:ascii="Tahoma" w:hAnsi="Tahoma" w:cs="Tahoma"/>
          <w:b/>
          <w:bCs/>
          <w:color w:val="auto"/>
          <w:sz w:val="20"/>
          <w:szCs w:val="20"/>
        </w:rPr>
      </w:pPr>
      <w:bookmarkStart w:id="0" w:name="_Toc195084562"/>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35"/>
        <w:gridCol w:w="5596"/>
      </w:tblGrid>
      <w:tr w:rsidR="00464049" w:rsidRPr="009433B8" w14:paraId="6DBA7CDA" w14:textId="77777777" w:rsidTr="7F8B9314">
        <w:trPr>
          <w:trHeight w:val="300"/>
        </w:trPr>
        <w:tc>
          <w:tcPr>
            <w:tcW w:w="9631"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33736A1C" w14:textId="77777777" w:rsidR="00464049" w:rsidRPr="009433B8" w:rsidRDefault="00464049" w:rsidP="006B54AC">
            <w:pPr>
              <w:jc w:val="center"/>
              <w:textAlignment w:val="baseline"/>
              <w:rPr>
                <w:rFonts w:ascii="Segoe UI" w:eastAsia="Times New Roman" w:hAnsi="Segoe UI" w:cs="Segoe UI"/>
                <w:kern w:val="0"/>
                <w:sz w:val="18"/>
                <w:szCs w:val="18"/>
                <w:lang w:eastAsia="en-GB"/>
                <w14:ligatures w14:val="none"/>
              </w:rPr>
            </w:pPr>
            <w:r w:rsidRPr="009433B8">
              <w:rPr>
                <w:rFonts w:ascii="Calibri" w:eastAsia="Times New Roman" w:hAnsi="Calibri" w:cs="Calibri"/>
                <w:b/>
                <w:bCs/>
                <w:i/>
                <w:iCs/>
                <w:kern w:val="0"/>
                <w:sz w:val="22"/>
                <w:szCs w:val="22"/>
                <w:lang w:val="en-US" w:eastAsia="en-GB"/>
                <w14:ligatures w14:val="none"/>
              </w:rPr>
              <w:t>For admin use only</w:t>
            </w:r>
            <w:r w:rsidRPr="009433B8">
              <w:rPr>
                <w:rFonts w:ascii="Calibri" w:eastAsia="Times New Roman" w:hAnsi="Calibri" w:cs="Calibri"/>
                <w:kern w:val="0"/>
                <w:sz w:val="22"/>
                <w:szCs w:val="22"/>
                <w:lang w:eastAsia="en-GB"/>
                <w14:ligatures w14:val="none"/>
              </w:rPr>
              <w:t> </w:t>
            </w:r>
          </w:p>
        </w:tc>
      </w:tr>
      <w:tr w:rsidR="00464049" w:rsidRPr="009433B8" w14:paraId="76FC7B18" w14:textId="77777777" w:rsidTr="7F8B9314">
        <w:trPr>
          <w:trHeight w:val="300"/>
        </w:trPr>
        <w:tc>
          <w:tcPr>
            <w:tcW w:w="4035" w:type="dxa"/>
            <w:tcBorders>
              <w:top w:val="single" w:sz="6" w:space="0" w:color="auto"/>
              <w:left w:val="single" w:sz="6" w:space="0" w:color="auto"/>
              <w:bottom w:val="single" w:sz="6" w:space="0" w:color="auto"/>
              <w:right w:val="single" w:sz="6" w:space="0" w:color="auto"/>
            </w:tcBorders>
            <w:hideMark/>
          </w:tcPr>
          <w:p w14:paraId="26549861" w14:textId="77777777" w:rsidR="00464049" w:rsidRPr="009433B8" w:rsidRDefault="00464049" w:rsidP="006B54AC">
            <w:pPr>
              <w:textAlignment w:val="baseline"/>
              <w:rPr>
                <w:rFonts w:ascii="Tahoma" w:hAnsi="Tahoma" w:cs="Tahoma"/>
                <w:i/>
                <w:iCs/>
                <w:sz w:val="20"/>
                <w:szCs w:val="20"/>
                <w:lang w:val="en-US"/>
              </w:rPr>
            </w:pPr>
            <w:r w:rsidRPr="009433B8">
              <w:rPr>
                <w:rFonts w:ascii="Tahoma" w:hAnsi="Tahoma" w:cs="Tahoma"/>
                <w:b/>
                <w:bCs/>
                <w:sz w:val="20"/>
                <w:szCs w:val="20"/>
                <w:lang w:val="en-US"/>
              </w:rPr>
              <w:t>Date received by Business Engagement and Mobilisation (BEM) team</w:t>
            </w:r>
            <w:r w:rsidRPr="009433B8">
              <w:rPr>
                <w:rFonts w:ascii="Tahoma" w:hAnsi="Tahoma" w:cs="Tahoma"/>
                <w:sz w:val="20"/>
                <w:szCs w:val="20"/>
                <w:lang w:val="en-US"/>
              </w:rPr>
              <w:t> </w:t>
            </w:r>
            <w:r w:rsidRPr="00AF127D">
              <w:rPr>
                <w:rFonts w:ascii="Tahoma" w:hAnsi="Tahoma" w:cs="Tahoma"/>
                <w:i/>
                <w:iCs/>
                <w:sz w:val="20"/>
                <w:szCs w:val="20"/>
                <w:lang w:val="en-US"/>
              </w:rPr>
              <w:t xml:space="preserve">– shared via Business Forum </w:t>
            </w:r>
          </w:p>
        </w:tc>
        <w:tc>
          <w:tcPr>
            <w:tcW w:w="5596" w:type="dxa"/>
            <w:tcBorders>
              <w:top w:val="single" w:sz="6" w:space="0" w:color="auto"/>
              <w:left w:val="single" w:sz="6" w:space="0" w:color="auto"/>
              <w:bottom w:val="single" w:sz="6" w:space="0" w:color="auto"/>
              <w:right w:val="single" w:sz="6" w:space="0" w:color="auto"/>
            </w:tcBorders>
            <w:hideMark/>
          </w:tcPr>
          <w:p w14:paraId="16668B58" w14:textId="310467A7" w:rsidR="00464049" w:rsidRPr="009433B8" w:rsidRDefault="00B1346B" w:rsidP="006B54AC">
            <w:pPr>
              <w:textAlignment w:val="baseline"/>
              <w:rPr>
                <w:rFonts w:ascii="Segoe UI" w:eastAsia="Times New Roman" w:hAnsi="Segoe UI" w:cs="Segoe UI"/>
                <w:kern w:val="0"/>
                <w:sz w:val="18"/>
                <w:szCs w:val="18"/>
                <w:lang w:eastAsia="en-GB"/>
                <w14:ligatures w14:val="none"/>
              </w:rPr>
            </w:pPr>
            <w:r>
              <w:rPr>
                <w:rFonts w:ascii="Calibri" w:eastAsia="Times New Roman" w:hAnsi="Calibri" w:cs="Calibri"/>
                <w:i/>
                <w:iCs/>
                <w:color w:val="4F81BD"/>
                <w:kern w:val="0"/>
                <w:sz w:val="20"/>
                <w:szCs w:val="20"/>
                <w:lang w:val="en-US" w:eastAsia="en-GB"/>
                <w14:ligatures w14:val="none"/>
              </w:rPr>
              <w:t>17</w:t>
            </w:r>
            <w:r w:rsidR="0099063B" w:rsidRPr="0099063B">
              <w:rPr>
                <w:rFonts w:ascii="Calibri" w:eastAsia="Times New Roman" w:hAnsi="Calibri" w:cs="Calibri"/>
                <w:i/>
                <w:iCs/>
                <w:color w:val="4F81BD"/>
                <w:kern w:val="0"/>
                <w:sz w:val="20"/>
                <w:szCs w:val="20"/>
                <w:vertAlign w:val="superscript"/>
                <w:lang w:val="en-US" w:eastAsia="en-GB"/>
                <w14:ligatures w14:val="none"/>
              </w:rPr>
              <w:t>t</w:t>
            </w:r>
            <w:r w:rsidR="0099063B">
              <w:rPr>
                <w:rFonts w:ascii="Calibri" w:eastAsia="Times New Roman" w:hAnsi="Calibri" w:cs="Calibri"/>
                <w:i/>
                <w:iCs/>
                <w:color w:val="4F81BD"/>
                <w:kern w:val="0"/>
                <w:sz w:val="20"/>
                <w:szCs w:val="20"/>
                <w:vertAlign w:val="superscript"/>
                <w:lang w:val="en-US" w:eastAsia="en-GB"/>
                <w14:ligatures w14:val="none"/>
              </w:rPr>
              <w:t xml:space="preserve">h </w:t>
            </w:r>
            <w:r w:rsidR="0099063B">
              <w:rPr>
                <w:rFonts w:ascii="Calibri" w:eastAsia="Times New Roman" w:hAnsi="Calibri" w:cs="Calibri"/>
                <w:i/>
                <w:iCs/>
                <w:color w:val="4F81BD"/>
                <w:kern w:val="0"/>
                <w:sz w:val="20"/>
                <w:szCs w:val="20"/>
                <w:lang w:val="en-US" w:eastAsia="en-GB"/>
                <w14:ligatures w14:val="none"/>
              </w:rPr>
              <w:t>April 2026</w:t>
            </w:r>
            <w:r w:rsidR="00464049" w:rsidRPr="009433B8">
              <w:rPr>
                <w:rFonts w:ascii="Calibri" w:eastAsia="Times New Roman" w:hAnsi="Calibri" w:cs="Calibri"/>
                <w:i/>
                <w:iCs/>
                <w:color w:val="4F81BD"/>
                <w:kern w:val="0"/>
                <w:sz w:val="20"/>
                <w:szCs w:val="20"/>
                <w:lang w:val="en-US" w:eastAsia="en-GB"/>
                <w14:ligatures w14:val="none"/>
              </w:rPr>
              <w:t>D/MM/YY</w:t>
            </w:r>
            <w:r w:rsidR="00464049" w:rsidRPr="009433B8">
              <w:rPr>
                <w:rFonts w:ascii="Calibri" w:eastAsia="Times New Roman" w:hAnsi="Calibri" w:cs="Calibri"/>
                <w:color w:val="4F81BD"/>
                <w:kern w:val="0"/>
                <w:sz w:val="20"/>
                <w:szCs w:val="20"/>
                <w:lang w:eastAsia="en-GB"/>
                <w14:ligatures w14:val="none"/>
              </w:rPr>
              <w:t> </w:t>
            </w:r>
          </w:p>
        </w:tc>
      </w:tr>
      <w:tr w:rsidR="00464049" w:rsidRPr="009433B8" w14:paraId="0F102A69" w14:textId="77777777" w:rsidTr="7F8B9314">
        <w:trPr>
          <w:trHeight w:val="300"/>
        </w:trPr>
        <w:tc>
          <w:tcPr>
            <w:tcW w:w="4035" w:type="dxa"/>
            <w:tcBorders>
              <w:top w:val="single" w:sz="6" w:space="0" w:color="auto"/>
              <w:left w:val="single" w:sz="6" w:space="0" w:color="auto"/>
              <w:bottom w:val="single" w:sz="6" w:space="0" w:color="auto"/>
              <w:right w:val="single" w:sz="6" w:space="0" w:color="auto"/>
            </w:tcBorders>
            <w:hideMark/>
          </w:tcPr>
          <w:p w14:paraId="4F0B3689" w14:textId="77777777" w:rsidR="00464049" w:rsidRPr="009433B8" w:rsidRDefault="00464049" w:rsidP="006B54AC">
            <w:pPr>
              <w:textAlignment w:val="baseline"/>
              <w:rPr>
                <w:rFonts w:ascii="Tahoma" w:hAnsi="Tahoma" w:cs="Tahoma"/>
                <w:b/>
                <w:bCs/>
                <w:sz w:val="20"/>
                <w:szCs w:val="20"/>
                <w:lang w:val="en-US"/>
              </w:rPr>
            </w:pPr>
            <w:r w:rsidRPr="009433B8">
              <w:rPr>
                <w:rFonts w:ascii="Tahoma" w:hAnsi="Tahoma" w:cs="Tahoma"/>
                <w:b/>
                <w:bCs/>
                <w:sz w:val="20"/>
                <w:szCs w:val="20"/>
                <w:lang w:val="en-US"/>
              </w:rPr>
              <w:t>Vision has been reviewed with key architects / ESA domain owners? </w:t>
            </w:r>
          </w:p>
        </w:tc>
        <w:tc>
          <w:tcPr>
            <w:tcW w:w="5596" w:type="dxa"/>
            <w:tcBorders>
              <w:top w:val="single" w:sz="6" w:space="0" w:color="auto"/>
              <w:left w:val="single" w:sz="6" w:space="0" w:color="auto"/>
              <w:bottom w:val="single" w:sz="6" w:space="0" w:color="auto"/>
              <w:right w:val="single" w:sz="6" w:space="0" w:color="auto"/>
            </w:tcBorders>
            <w:hideMark/>
          </w:tcPr>
          <w:p w14:paraId="7C38187B" w14:textId="2D35254E" w:rsidR="00464049" w:rsidRPr="009433B8" w:rsidRDefault="00464049" w:rsidP="006B54AC">
            <w:pPr>
              <w:textAlignment w:val="baseline"/>
              <w:rPr>
                <w:rFonts w:ascii="Segoe UI" w:eastAsia="Times New Roman" w:hAnsi="Segoe UI" w:cs="Segoe UI"/>
                <w:kern w:val="0"/>
                <w:sz w:val="18"/>
                <w:szCs w:val="18"/>
                <w:lang w:eastAsia="en-GB"/>
                <w14:ligatures w14:val="none"/>
              </w:rPr>
            </w:pPr>
            <w:r w:rsidRPr="009433B8">
              <w:rPr>
                <w:rFonts w:ascii="Calibri" w:eastAsia="Times New Roman" w:hAnsi="Calibri" w:cs="Calibri"/>
                <w:i/>
                <w:iCs/>
                <w:color w:val="4F81BD"/>
                <w:kern w:val="0"/>
                <w:sz w:val="20"/>
                <w:szCs w:val="20"/>
                <w:lang w:val="en-US" w:eastAsia="en-GB"/>
                <w14:ligatures w14:val="none"/>
              </w:rPr>
              <w:t>Y</w:t>
            </w:r>
            <w:r w:rsidR="00085488">
              <w:rPr>
                <w:rFonts w:ascii="Calibri" w:eastAsia="Times New Roman" w:hAnsi="Calibri" w:cs="Calibri"/>
                <w:color w:val="4F81BD"/>
                <w:kern w:val="0"/>
                <w:sz w:val="20"/>
                <w:szCs w:val="20"/>
                <w:lang w:eastAsia="en-GB"/>
                <w14:ligatures w14:val="none"/>
              </w:rPr>
              <w:t xml:space="preserve"> 21</w:t>
            </w:r>
            <w:r w:rsidR="00085488" w:rsidRPr="0099063B">
              <w:rPr>
                <w:rFonts w:ascii="Calibri" w:eastAsia="Times New Roman" w:hAnsi="Calibri" w:cs="Calibri"/>
                <w:color w:val="4F81BD"/>
                <w:kern w:val="0"/>
                <w:sz w:val="20"/>
                <w:szCs w:val="20"/>
                <w:vertAlign w:val="superscript"/>
                <w:lang w:eastAsia="en-GB"/>
                <w14:ligatures w14:val="none"/>
              </w:rPr>
              <w:t>st</w:t>
            </w:r>
            <w:r w:rsidR="00085488">
              <w:rPr>
                <w:rFonts w:ascii="Calibri" w:eastAsia="Times New Roman" w:hAnsi="Calibri" w:cs="Calibri"/>
                <w:color w:val="4F81BD"/>
                <w:kern w:val="0"/>
                <w:sz w:val="20"/>
                <w:szCs w:val="20"/>
                <w:lang w:eastAsia="en-GB"/>
                <w14:ligatures w14:val="none"/>
              </w:rPr>
              <w:t xml:space="preserve"> April 2026</w:t>
            </w:r>
          </w:p>
        </w:tc>
      </w:tr>
      <w:tr w:rsidR="00464049" w:rsidRPr="009433B8" w14:paraId="6887E37E" w14:textId="77777777" w:rsidTr="7F8B9314">
        <w:trPr>
          <w:trHeight w:val="300"/>
        </w:trPr>
        <w:tc>
          <w:tcPr>
            <w:tcW w:w="4035" w:type="dxa"/>
            <w:tcBorders>
              <w:top w:val="single" w:sz="6" w:space="0" w:color="auto"/>
              <w:left w:val="single" w:sz="6" w:space="0" w:color="auto"/>
              <w:bottom w:val="single" w:sz="6" w:space="0" w:color="auto"/>
              <w:right w:val="single" w:sz="6" w:space="0" w:color="auto"/>
            </w:tcBorders>
            <w:hideMark/>
          </w:tcPr>
          <w:p w14:paraId="7A37BE34" w14:textId="77777777" w:rsidR="00464049" w:rsidRPr="009433B8" w:rsidRDefault="00464049" w:rsidP="006B54AC">
            <w:pPr>
              <w:textAlignment w:val="baseline"/>
              <w:rPr>
                <w:rFonts w:ascii="Tahoma" w:hAnsi="Tahoma" w:cs="Tahoma"/>
                <w:i/>
                <w:iCs/>
                <w:sz w:val="20"/>
                <w:szCs w:val="20"/>
                <w:lang w:val="en-US"/>
              </w:rPr>
            </w:pPr>
            <w:r w:rsidRPr="009433B8">
              <w:rPr>
                <w:rFonts w:ascii="Tahoma" w:hAnsi="Tahoma" w:cs="Tahoma"/>
                <w:i/>
                <w:iCs/>
                <w:sz w:val="20"/>
                <w:szCs w:val="20"/>
                <w:lang w:val="en-US"/>
              </w:rPr>
              <w:t>Date approved for platform assessment by BEM </w:t>
            </w:r>
          </w:p>
        </w:tc>
        <w:tc>
          <w:tcPr>
            <w:tcW w:w="5596" w:type="dxa"/>
            <w:tcBorders>
              <w:top w:val="single" w:sz="6" w:space="0" w:color="auto"/>
              <w:left w:val="single" w:sz="6" w:space="0" w:color="auto"/>
              <w:bottom w:val="single" w:sz="6" w:space="0" w:color="auto"/>
              <w:right w:val="single" w:sz="6" w:space="0" w:color="auto"/>
            </w:tcBorders>
            <w:hideMark/>
          </w:tcPr>
          <w:p w14:paraId="4788DCB5" w14:textId="6AE4E85E" w:rsidR="00464049" w:rsidRPr="009433B8" w:rsidRDefault="00085488" w:rsidP="7F8B9314">
            <w:pPr>
              <w:textAlignment w:val="baseline"/>
              <w:rPr>
                <w:rFonts w:ascii="Calibri" w:eastAsia="Times New Roman" w:hAnsi="Calibri" w:cs="Calibri"/>
                <w:color w:val="4F81BD"/>
                <w:kern w:val="0"/>
                <w:sz w:val="20"/>
                <w:szCs w:val="20"/>
                <w:lang w:eastAsia="en-GB"/>
                <w14:ligatures w14:val="none"/>
              </w:rPr>
            </w:pPr>
            <w:r w:rsidRPr="7F8B9314">
              <w:rPr>
                <w:rFonts w:ascii="Calibri" w:eastAsia="Times New Roman" w:hAnsi="Calibri" w:cs="Calibri"/>
                <w:i/>
                <w:iCs/>
                <w:color w:val="4F81BD"/>
                <w:kern w:val="0"/>
                <w:sz w:val="20"/>
                <w:szCs w:val="20"/>
                <w:lang w:val="en-US" w:eastAsia="en-GB"/>
                <w14:ligatures w14:val="none"/>
              </w:rPr>
              <w:t>06/05/2026</w:t>
            </w:r>
            <w:r w:rsidR="00464049" w:rsidRPr="7F8B9314">
              <w:rPr>
                <w:rFonts w:ascii="Calibri" w:eastAsia="Times New Roman" w:hAnsi="Calibri" w:cs="Calibri"/>
                <w:i/>
                <w:iCs/>
                <w:color w:val="4F81BD"/>
                <w:kern w:val="0"/>
                <w:sz w:val="20"/>
                <w:szCs w:val="20"/>
                <w:lang w:val="en-US" w:eastAsia="en-GB"/>
                <w14:ligatures w14:val="none"/>
              </w:rPr>
              <w:t>/</w:t>
            </w:r>
          </w:p>
        </w:tc>
      </w:tr>
    </w:tbl>
    <w:p w14:paraId="5DA51416" w14:textId="77777777" w:rsidR="00C3643D" w:rsidRDefault="00C3643D" w:rsidP="005960A9">
      <w:pPr>
        <w:pStyle w:val="TOCHeading"/>
        <w:rPr>
          <w:rFonts w:ascii="Tahoma" w:hAnsi="Tahoma" w:cs="Tahoma"/>
          <w:b/>
          <w:bCs/>
          <w:color w:val="auto"/>
          <w:sz w:val="20"/>
          <w:szCs w:val="20"/>
        </w:rPr>
      </w:pPr>
    </w:p>
    <w:p w14:paraId="63602B8A" w14:textId="1F460E73" w:rsidR="00660E58" w:rsidRPr="003C2042" w:rsidRDefault="00660E58" w:rsidP="005960A9">
      <w:pPr>
        <w:pStyle w:val="TOCHeading"/>
        <w:rPr>
          <w:rFonts w:ascii="Tahoma" w:hAnsi="Tahoma" w:cs="Tahoma"/>
          <w:b/>
          <w:bCs/>
          <w:color w:val="auto"/>
          <w:sz w:val="20"/>
          <w:szCs w:val="20"/>
        </w:rPr>
      </w:pPr>
      <w:r w:rsidRPr="003C2042">
        <w:rPr>
          <w:rFonts w:ascii="Tahoma" w:hAnsi="Tahoma" w:cs="Tahoma"/>
          <w:b/>
          <w:bCs/>
          <w:color w:val="auto"/>
          <w:sz w:val="20"/>
          <w:szCs w:val="20"/>
        </w:rPr>
        <w:t>Approvals &amp; Document Control [Internal Delivery Team]</w:t>
      </w:r>
      <w:bookmarkEnd w:id="0"/>
    </w:p>
    <w:p w14:paraId="29AE625E" w14:textId="77777777" w:rsidR="00660E58" w:rsidRPr="003C2042" w:rsidRDefault="00660E58" w:rsidP="00660E58">
      <w:pPr>
        <w:rPr>
          <w:rFonts w:ascii="Tahoma" w:hAnsi="Tahoma" w:cs="Tahoma"/>
          <w:sz w:val="20"/>
          <w:szCs w:val="20"/>
        </w:rPr>
      </w:pPr>
    </w:p>
    <w:tbl>
      <w:tblPr>
        <w:tblStyle w:val="TableGrid"/>
        <w:tblW w:w="0" w:type="auto"/>
        <w:tblCellMar>
          <w:top w:w="57" w:type="dxa"/>
          <w:bottom w:w="57" w:type="dxa"/>
        </w:tblCellMar>
        <w:tblLook w:val="04A0" w:firstRow="1" w:lastRow="0" w:firstColumn="1" w:lastColumn="0" w:noHBand="0" w:noVBand="1"/>
      </w:tblPr>
      <w:tblGrid>
        <w:gridCol w:w="2405"/>
        <w:gridCol w:w="1559"/>
        <w:gridCol w:w="1276"/>
        <w:gridCol w:w="4383"/>
      </w:tblGrid>
      <w:tr w:rsidR="00660E58" w:rsidRPr="003C2042" w14:paraId="00A74320" w14:textId="77777777" w:rsidTr="7F8B9314">
        <w:tc>
          <w:tcPr>
            <w:tcW w:w="2405" w:type="dxa"/>
          </w:tcPr>
          <w:p w14:paraId="220086EB" w14:textId="77777777" w:rsidR="00660E58" w:rsidRPr="003C2042" w:rsidRDefault="00660E58" w:rsidP="00414FEB">
            <w:pPr>
              <w:rPr>
                <w:rFonts w:ascii="Tahoma" w:hAnsi="Tahoma" w:cs="Tahoma"/>
                <w:b/>
                <w:bCs/>
                <w:color w:val="000000" w:themeColor="text1"/>
                <w:sz w:val="20"/>
                <w:szCs w:val="20"/>
              </w:rPr>
            </w:pPr>
            <w:r w:rsidRPr="003C2042">
              <w:rPr>
                <w:rFonts w:ascii="Tahoma" w:hAnsi="Tahoma" w:cs="Tahoma"/>
                <w:b/>
                <w:bCs/>
                <w:color w:val="000000" w:themeColor="text1"/>
                <w:sz w:val="20"/>
                <w:szCs w:val="20"/>
              </w:rPr>
              <w:t>Author</w:t>
            </w:r>
          </w:p>
        </w:tc>
        <w:tc>
          <w:tcPr>
            <w:tcW w:w="1559" w:type="dxa"/>
          </w:tcPr>
          <w:p w14:paraId="0944A5E3" w14:textId="77777777" w:rsidR="00660E58" w:rsidRPr="003C2042" w:rsidRDefault="00660E58" w:rsidP="00414FEB">
            <w:pPr>
              <w:rPr>
                <w:rFonts w:ascii="Tahoma" w:hAnsi="Tahoma" w:cs="Tahoma"/>
                <w:b/>
                <w:bCs/>
                <w:color w:val="000000" w:themeColor="text1"/>
                <w:sz w:val="20"/>
                <w:szCs w:val="20"/>
              </w:rPr>
            </w:pPr>
            <w:r w:rsidRPr="003C2042">
              <w:rPr>
                <w:rFonts w:ascii="Tahoma" w:hAnsi="Tahoma" w:cs="Tahoma"/>
                <w:b/>
                <w:bCs/>
                <w:color w:val="000000" w:themeColor="text1"/>
                <w:sz w:val="20"/>
                <w:szCs w:val="20"/>
              </w:rPr>
              <w:t>Version</w:t>
            </w:r>
          </w:p>
        </w:tc>
        <w:tc>
          <w:tcPr>
            <w:tcW w:w="1276" w:type="dxa"/>
          </w:tcPr>
          <w:p w14:paraId="299CB801" w14:textId="77777777" w:rsidR="00660E58" w:rsidRPr="003C2042" w:rsidRDefault="00660E58" w:rsidP="00414FEB">
            <w:pPr>
              <w:rPr>
                <w:rFonts w:ascii="Tahoma" w:hAnsi="Tahoma" w:cs="Tahoma"/>
                <w:b/>
                <w:bCs/>
                <w:color w:val="000000" w:themeColor="text1"/>
                <w:sz w:val="20"/>
                <w:szCs w:val="20"/>
              </w:rPr>
            </w:pPr>
            <w:r w:rsidRPr="003C2042">
              <w:rPr>
                <w:rFonts w:ascii="Tahoma" w:hAnsi="Tahoma" w:cs="Tahoma"/>
                <w:b/>
                <w:bCs/>
                <w:color w:val="000000" w:themeColor="text1"/>
                <w:sz w:val="20"/>
                <w:szCs w:val="20"/>
              </w:rPr>
              <w:t>Date</w:t>
            </w:r>
          </w:p>
        </w:tc>
        <w:tc>
          <w:tcPr>
            <w:tcW w:w="4383" w:type="dxa"/>
          </w:tcPr>
          <w:p w14:paraId="7C4BBD3A" w14:textId="77777777" w:rsidR="00660E58" w:rsidRPr="003C2042" w:rsidRDefault="00660E58" w:rsidP="00414FEB">
            <w:pPr>
              <w:rPr>
                <w:rFonts w:ascii="Tahoma" w:hAnsi="Tahoma" w:cs="Tahoma"/>
                <w:b/>
                <w:bCs/>
                <w:color w:val="000000" w:themeColor="text1"/>
                <w:sz w:val="20"/>
                <w:szCs w:val="20"/>
              </w:rPr>
            </w:pPr>
            <w:r w:rsidRPr="003C2042">
              <w:rPr>
                <w:rFonts w:ascii="Tahoma" w:hAnsi="Tahoma" w:cs="Tahoma"/>
                <w:b/>
                <w:bCs/>
                <w:color w:val="000000" w:themeColor="text1"/>
                <w:sz w:val="20"/>
                <w:szCs w:val="20"/>
              </w:rPr>
              <w:t>Reason</w:t>
            </w:r>
          </w:p>
        </w:tc>
      </w:tr>
      <w:tr w:rsidR="00660E58" w:rsidRPr="003C2042" w14:paraId="49355AAC" w14:textId="77777777" w:rsidTr="7F8B9314">
        <w:tc>
          <w:tcPr>
            <w:tcW w:w="2405" w:type="dxa"/>
          </w:tcPr>
          <w:p w14:paraId="2BC6C937" w14:textId="75849C48" w:rsidR="00660E58" w:rsidRPr="003C2042" w:rsidRDefault="00DE31EE" w:rsidP="00414FEB">
            <w:pPr>
              <w:rPr>
                <w:rFonts w:ascii="Tahoma" w:hAnsi="Tahoma" w:cs="Tahoma"/>
                <w:color w:val="0070C0"/>
                <w:sz w:val="20"/>
                <w:szCs w:val="20"/>
              </w:rPr>
            </w:pPr>
            <w:r>
              <w:rPr>
                <w:rFonts w:ascii="Tahoma" w:hAnsi="Tahoma" w:cs="Tahoma"/>
                <w:color w:val="0070C0"/>
                <w:sz w:val="20"/>
                <w:szCs w:val="20"/>
              </w:rPr>
              <w:t>Andrew Garregty</w:t>
            </w:r>
          </w:p>
        </w:tc>
        <w:tc>
          <w:tcPr>
            <w:tcW w:w="1559" w:type="dxa"/>
          </w:tcPr>
          <w:p w14:paraId="04220B5E" w14:textId="77777777" w:rsidR="00660E58" w:rsidRPr="003C2042" w:rsidRDefault="00660E58" w:rsidP="00414FEB">
            <w:pPr>
              <w:rPr>
                <w:rFonts w:ascii="Tahoma" w:hAnsi="Tahoma" w:cs="Tahoma"/>
                <w:color w:val="000000" w:themeColor="text1"/>
                <w:sz w:val="20"/>
                <w:szCs w:val="20"/>
              </w:rPr>
            </w:pPr>
            <w:r w:rsidRPr="003C2042">
              <w:rPr>
                <w:rFonts w:ascii="Tahoma" w:hAnsi="Tahoma" w:cs="Tahoma"/>
                <w:color w:val="000000" w:themeColor="text1"/>
                <w:sz w:val="20"/>
                <w:szCs w:val="20"/>
              </w:rPr>
              <w:t>0.1</w:t>
            </w:r>
          </w:p>
        </w:tc>
        <w:tc>
          <w:tcPr>
            <w:tcW w:w="1276" w:type="dxa"/>
          </w:tcPr>
          <w:p w14:paraId="291ABF99" w14:textId="77777777" w:rsidR="00660E58" w:rsidRPr="003C2042" w:rsidRDefault="00660E58" w:rsidP="00414FEB">
            <w:pPr>
              <w:rPr>
                <w:rFonts w:ascii="Tahoma" w:hAnsi="Tahoma" w:cs="Tahoma"/>
                <w:color w:val="0070C0"/>
                <w:sz w:val="20"/>
                <w:szCs w:val="20"/>
              </w:rPr>
            </w:pPr>
          </w:p>
        </w:tc>
        <w:tc>
          <w:tcPr>
            <w:tcW w:w="4383" w:type="dxa"/>
          </w:tcPr>
          <w:p w14:paraId="02351362" w14:textId="77777777" w:rsidR="00660E58" w:rsidRPr="003C2042" w:rsidRDefault="00660E58" w:rsidP="00414FEB">
            <w:pPr>
              <w:rPr>
                <w:rFonts w:ascii="Tahoma" w:hAnsi="Tahoma" w:cs="Tahoma"/>
                <w:color w:val="000000" w:themeColor="text1"/>
                <w:sz w:val="20"/>
                <w:szCs w:val="20"/>
              </w:rPr>
            </w:pPr>
            <w:r w:rsidRPr="003C2042">
              <w:rPr>
                <w:rFonts w:ascii="Tahoma" w:hAnsi="Tahoma" w:cs="Tahoma"/>
                <w:color w:val="000000" w:themeColor="text1"/>
                <w:sz w:val="20"/>
                <w:szCs w:val="20"/>
              </w:rPr>
              <w:t>First draft</w:t>
            </w:r>
          </w:p>
        </w:tc>
      </w:tr>
      <w:tr w:rsidR="00660E58" w:rsidRPr="003C2042" w14:paraId="0B092373" w14:textId="77777777" w:rsidTr="7F8B9314">
        <w:tc>
          <w:tcPr>
            <w:tcW w:w="2405" w:type="dxa"/>
          </w:tcPr>
          <w:p w14:paraId="1EE4664C" w14:textId="5238106B" w:rsidR="00660E58" w:rsidRPr="003C2042" w:rsidRDefault="00FF109D" w:rsidP="00414FEB">
            <w:pPr>
              <w:rPr>
                <w:rFonts w:ascii="Tahoma" w:hAnsi="Tahoma" w:cs="Tahoma"/>
                <w:color w:val="0070C0"/>
                <w:sz w:val="20"/>
                <w:szCs w:val="20"/>
              </w:rPr>
            </w:pPr>
            <w:r>
              <w:rPr>
                <w:rFonts w:ascii="Tahoma" w:hAnsi="Tahoma" w:cs="Tahoma"/>
                <w:color w:val="0070C0"/>
                <w:sz w:val="20"/>
                <w:szCs w:val="20"/>
              </w:rPr>
              <w:t>Andrew Garregy</w:t>
            </w:r>
          </w:p>
        </w:tc>
        <w:tc>
          <w:tcPr>
            <w:tcW w:w="1559" w:type="dxa"/>
          </w:tcPr>
          <w:p w14:paraId="3B353053" w14:textId="77777777" w:rsidR="00660E58" w:rsidRPr="003C2042" w:rsidRDefault="00660E58" w:rsidP="00414FEB">
            <w:pPr>
              <w:rPr>
                <w:rFonts w:ascii="Tahoma" w:hAnsi="Tahoma" w:cs="Tahoma"/>
                <w:color w:val="000000" w:themeColor="text1"/>
                <w:sz w:val="20"/>
                <w:szCs w:val="20"/>
              </w:rPr>
            </w:pPr>
            <w:r w:rsidRPr="003C2042">
              <w:rPr>
                <w:rFonts w:ascii="Tahoma" w:hAnsi="Tahoma" w:cs="Tahoma"/>
                <w:color w:val="000000" w:themeColor="text1"/>
                <w:sz w:val="20"/>
                <w:szCs w:val="20"/>
              </w:rPr>
              <w:t>0.2</w:t>
            </w:r>
          </w:p>
        </w:tc>
        <w:tc>
          <w:tcPr>
            <w:tcW w:w="1276" w:type="dxa"/>
          </w:tcPr>
          <w:p w14:paraId="028BBB45" w14:textId="553C672E" w:rsidR="00660E58" w:rsidRPr="003C2042" w:rsidRDefault="00FF109D" w:rsidP="00414FEB">
            <w:pPr>
              <w:rPr>
                <w:rFonts w:ascii="Tahoma" w:hAnsi="Tahoma" w:cs="Tahoma"/>
                <w:color w:val="0070C0"/>
                <w:sz w:val="20"/>
                <w:szCs w:val="20"/>
              </w:rPr>
            </w:pPr>
            <w:r>
              <w:rPr>
                <w:rFonts w:ascii="Tahoma" w:hAnsi="Tahoma" w:cs="Tahoma"/>
                <w:color w:val="0070C0"/>
                <w:sz w:val="20"/>
                <w:szCs w:val="20"/>
              </w:rPr>
              <w:t>5/05/2026</w:t>
            </w:r>
          </w:p>
        </w:tc>
        <w:tc>
          <w:tcPr>
            <w:tcW w:w="4383" w:type="dxa"/>
          </w:tcPr>
          <w:p w14:paraId="459BF4BF" w14:textId="1144C584" w:rsidR="00660E58" w:rsidRPr="003C2042" w:rsidRDefault="7F8B9314" w:rsidP="00414FEB">
            <w:pPr>
              <w:rPr>
                <w:rFonts w:ascii="Tahoma" w:hAnsi="Tahoma" w:cs="Tahoma"/>
                <w:color w:val="000000" w:themeColor="text1"/>
                <w:sz w:val="20"/>
                <w:szCs w:val="20"/>
              </w:rPr>
            </w:pPr>
            <w:r w:rsidRPr="7F8B9314">
              <w:rPr>
                <w:rFonts w:ascii="Tahoma" w:hAnsi="Tahoma" w:cs="Tahoma"/>
                <w:color w:val="000000" w:themeColor="text1"/>
                <w:sz w:val="20"/>
                <w:szCs w:val="20"/>
              </w:rPr>
              <w:t>Updates to Vision doc following initial review on the 21/4/2026</w:t>
            </w:r>
          </w:p>
        </w:tc>
      </w:tr>
      <w:tr w:rsidR="008051AC" w:rsidRPr="003C2042" w14:paraId="310BADDE" w14:textId="77777777" w:rsidTr="7F8B9314">
        <w:trPr>
          <w:ins w:id="1" w:author="Breidge Mckeever (UK)" w:date="2026-06-02T13:54:00Z"/>
        </w:trPr>
        <w:tc>
          <w:tcPr>
            <w:tcW w:w="2405" w:type="dxa"/>
          </w:tcPr>
          <w:p w14:paraId="6267CF7D" w14:textId="7643B720" w:rsidR="008051AC" w:rsidRDefault="008051AC" w:rsidP="00414FEB">
            <w:pPr>
              <w:rPr>
                <w:ins w:id="2" w:author="Breidge Mckeever (UK)" w:date="2026-06-02T13:54:00Z" w16du:dateUtc="2026-06-02T12:54:00Z"/>
                <w:rFonts w:ascii="Tahoma" w:hAnsi="Tahoma" w:cs="Tahoma"/>
                <w:color w:val="0070C0"/>
                <w:sz w:val="20"/>
                <w:szCs w:val="20"/>
              </w:rPr>
            </w:pPr>
            <w:ins w:id="3" w:author="Breidge Mckeever (UK)" w:date="2026-06-02T13:55:00Z" w16du:dateUtc="2026-06-02T12:55:00Z">
              <w:r>
                <w:rPr>
                  <w:rFonts w:ascii="Tahoma" w:hAnsi="Tahoma" w:cs="Tahoma"/>
                  <w:color w:val="0070C0"/>
                  <w:sz w:val="20"/>
                  <w:szCs w:val="20"/>
                </w:rPr>
                <w:t>Breidge McKeever</w:t>
              </w:r>
            </w:ins>
          </w:p>
        </w:tc>
        <w:tc>
          <w:tcPr>
            <w:tcW w:w="1559" w:type="dxa"/>
          </w:tcPr>
          <w:p w14:paraId="438FE925" w14:textId="57139665" w:rsidR="008051AC" w:rsidRPr="003C2042" w:rsidRDefault="008051AC" w:rsidP="00414FEB">
            <w:pPr>
              <w:rPr>
                <w:ins w:id="4" w:author="Breidge Mckeever (UK)" w:date="2026-06-02T13:54:00Z" w16du:dateUtc="2026-06-02T12:54:00Z"/>
                <w:rFonts w:ascii="Tahoma" w:hAnsi="Tahoma" w:cs="Tahoma"/>
                <w:color w:val="000000" w:themeColor="text1"/>
                <w:sz w:val="20"/>
                <w:szCs w:val="20"/>
              </w:rPr>
            </w:pPr>
            <w:ins w:id="5" w:author="Breidge Mckeever (UK)" w:date="2026-06-02T13:55:00Z" w16du:dateUtc="2026-06-02T12:55:00Z">
              <w:r>
                <w:rPr>
                  <w:rFonts w:ascii="Tahoma" w:hAnsi="Tahoma" w:cs="Tahoma"/>
                  <w:color w:val="000000" w:themeColor="text1"/>
                  <w:sz w:val="20"/>
                  <w:szCs w:val="20"/>
                </w:rPr>
                <w:t>0.3</w:t>
              </w:r>
            </w:ins>
          </w:p>
        </w:tc>
        <w:tc>
          <w:tcPr>
            <w:tcW w:w="1276" w:type="dxa"/>
          </w:tcPr>
          <w:p w14:paraId="02EFF827" w14:textId="2F868814" w:rsidR="008051AC" w:rsidRDefault="008051AC" w:rsidP="00414FEB">
            <w:pPr>
              <w:rPr>
                <w:ins w:id="6" w:author="Breidge Mckeever (UK)" w:date="2026-06-02T13:54:00Z" w16du:dateUtc="2026-06-02T12:54:00Z"/>
                <w:rFonts w:ascii="Tahoma" w:hAnsi="Tahoma" w:cs="Tahoma"/>
                <w:color w:val="0070C0"/>
                <w:sz w:val="20"/>
                <w:szCs w:val="20"/>
              </w:rPr>
            </w:pPr>
            <w:ins w:id="7" w:author="Breidge Mckeever (UK)" w:date="2026-06-02T13:55:00Z" w16du:dateUtc="2026-06-02T12:55:00Z">
              <w:r>
                <w:rPr>
                  <w:rFonts w:ascii="Tahoma" w:hAnsi="Tahoma" w:cs="Tahoma"/>
                  <w:color w:val="0070C0"/>
                  <w:sz w:val="20"/>
                  <w:szCs w:val="20"/>
                </w:rPr>
                <w:t>02/06/2026</w:t>
              </w:r>
            </w:ins>
          </w:p>
        </w:tc>
        <w:tc>
          <w:tcPr>
            <w:tcW w:w="4383" w:type="dxa"/>
          </w:tcPr>
          <w:p w14:paraId="4B0F9D20" w14:textId="7BC82DE4" w:rsidR="008051AC" w:rsidRPr="7F8B9314" w:rsidRDefault="008051AC" w:rsidP="00414FEB">
            <w:pPr>
              <w:rPr>
                <w:ins w:id="8" w:author="Breidge Mckeever (UK)" w:date="2026-06-02T13:54:00Z" w16du:dateUtc="2026-06-02T12:54:00Z"/>
                <w:rFonts w:ascii="Tahoma" w:hAnsi="Tahoma" w:cs="Tahoma"/>
                <w:color w:val="000000" w:themeColor="text1"/>
                <w:sz w:val="20"/>
                <w:szCs w:val="20"/>
              </w:rPr>
            </w:pPr>
            <w:ins w:id="9" w:author="Breidge Mckeever (UK)" w:date="2026-06-02T13:55:00Z" w16du:dateUtc="2026-06-02T12:55:00Z">
              <w:r>
                <w:rPr>
                  <w:rFonts w:ascii="Tahoma" w:hAnsi="Tahoma" w:cs="Tahoma"/>
                  <w:color w:val="000000" w:themeColor="text1"/>
                  <w:sz w:val="20"/>
                  <w:szCs w:val="20"/>
                </w:rPr>
                <w:t>Reviewed with Annette &amp; Sagar, comments and questions inserted</w:t>
              </w:r>
            </w:ins>
          </w:p>
        </w:tc>
      </w:tr>
      <w:tr w:rsidR="008051AC" w:rsidRPr="003C2042" w14:paraId="761526DD" w14:textId="77777777" w:rsidTr="7F8B9314">
        <w:trPr>
          <w:ins w:id="10" w:author="Breidge Mckeever (UK)" w:date="2026-06-02T13:54:00Z"/>
        </w:trPr>
        <w:tc>
          <w:tcPr>
            <w:tcW w:w="2405" w:type="dxa"/>
          </w:tcPr>
          <w:p w14:paraId="4C0ABBA0" w14:textId="77777777" w:rsidR="008051AC" w:rsidRDefault="008051AC" w:rsidP="00414FEB">
            <w:pPr>
              <w:rPr>
                <w:ins w:id="11" w:author="Breidge Mckeever (UK)" w:date="2026-06-02T13:54:00Z" w16du:dateUtc="2026-06-02T12:54:00Z"/>
                <w:rFonts w:ascii="Tahoma" w:hAnsi="Tahoma" w:cs="Tahoma"/>
                <w:color w:val="0070C0"/>
                <w:sz w:val="20"/>
                <w:szCs w:val="20"/>
              </w:rPr>
            </w:pPr>
          </w:p>
        </w:tc>
        <w:tc>
          <w:tcPr>
            <w:tcW w:w="1559" w:type="dxa"/>
          </w:tcPr>
          <w:p w14:paraId="52CCBEB1" w14:textId="77777777" w:rsidR="008051AC" w:rsidRPr="003C2042" w:rsidRDefault="008051AC" w:rsidP="00414FEB">
            <w:pPr>
              <w:rPr>
                <w:ins w:id="12" w:author="Breidge Mckeever (UK)" w:date="2026-06-02T13:54:00Z" w16du:dateUtc="2026-06-02T12:54:00Z"/>
                <w:rFonts w:ascii="Tahoma" w:hAnsi="Tahoma" w:cs="Tahoma"/>
                <w:color w:val="000000" w:themeColor="text1"/>
                <w:sz w:val="20"/>
                <w:szCs w:val="20"/>
              </w:rPr>
            </w:pPr>
          </w:p>
        </w:tc>
        <w:tc>
          <w:tcPr>
            <w:tcW w:w="1276" w:type="dxa"/>
          </w:tcPr>
          <w:p w14:paraId="13BC76C7" w14:textId="77777777" w:rsidR="008051AC" w:rsidRDefault="008051AC" w:rsidP="00414FEB">
            <w:pPr>
              <w:rPr>
                <w:ins w:id="13" w:author="Breidge Mckeever (UK)" w:date="2026-06-02T13:54:00Z" w16du:dateUtc="2026-06-02T12:54:00Z"/>
                <w:rFonts w:ascii="Tahoma" w:hAnsi="Tahoma" w:cs="Tahoma"/>
                <w:color w:val="0070C0"/>
                <w:sz w:val="20"/>
                <w:szCs w:val="20"/>
              </w:rPr>
            </w:pPr>
          </w:p>
        </w:tc>
        <w:tc>
          <w:tcPr>
            <w:tcW w:w="4383" w:type="dxa"/>
          </w:tcPr>
          <w:p w14:paraId="4025680A" w14:textId="77777777" w:rsidR="008051AC" w:rsidRPr="7F8B9314" w:rsidRDefault="008051AC" w:rsidP="00414FEB">
            <w:pPr>
              <w:rPr>
                <w:ins w:id="14" w:author="Breidge Mckeever (UK)" w:date="2026-06-02T13:54:00Z" w16du:dateUtc="2026-06-02T12:54:00Z"/>
                <w:rFonts w:ascii="Tahoma" w:hAnsi="Tahoma" w:cs="Tahoma"/>
                <w:color w:val="000000" w:themeColor="text1"/>
                <w:sz w:val="20"/>
                <w:szCs w:val="20"/>
              </w:rPr>
            </w:pPr>
          </w:p>
        </w:tc>
      </w:tr>
    </w:tbl>
    <w:sdt>
      <w:sdtPr>
        <w:rPr>
          <w:rFonts w:ascii="Tahoma" w:hAnsi="Tahoma" w:cs="Tahoma"/>
          <w:sz w:val="20"/>
          <w:szCs w:val="20"/>
        </w:rPr>
        <w:id w:val="1982344924"/>
        <w:docPartObj>
          <w:docPartGallery w:val="Table of Contents"/>
          <w:docPartUnique/>
        </w:docPartObj>
      </w:sdtPr>
      <w:sdtEndPr>
        <w:rPr>
          <w:b/>
          <w:bCs/>
          <w:noProof/>
        </w:rPr>
      </w:sdtEndPr>
      <w:sdtContent>
        <w:p w14:paraId="46B002E6" w14:textId="430F95E6" w:rsidR="007A13B1" w:rsidRPr="003C2042" w:rsidRDefault="007A13B1" w:rsidP="00660E58">
          <w:pPr>
            <w:rPr>
              <w:rFonts w:ascii="Tahoma" w:hAnsi="Tahoma" w:cs="Tahoma"/>
              <w:sz w:val="20"/>
              <w:szCs w:val="20"/>
            </w:rPr>
          </w:pPr>
          <w:r w:rsidRPr="003C2042">
            <w:rPr>
              <w:rFonts w:ascii="Tahoma" w:hAnsi="Tahoma" w:cs="Tahoma"/>
              <w:b/>
              <w:bCs/>
              <w:sz w:val="20"/>
              <w:szCs w:val="20"/>
            </w:rPr>
            <w:t>Table of Contents</w:t>
          </w:r>
        </w:p>
        <w:p w14:paraId="6042F128" w14:textId="0B53CE23" w:rsidR="001E4B80" w:rsidRPr="003C2042" w:rsidRDefault="007A13B1">
          <w:pPr>
            <w:pStyle w:val="TOC1"/>
            <w:tabs>
              <w:tab w:val="left" w:pos="440"/>
              <w:tab w:val="right" w:leader="dot" w:pos="10189"/>
            </w:tabs>
            <w:rPr>
              <w:rFonts w:eastAsiaTheme="minorEastAsia"/>
              <w:noProof/>
              <w:sz w:val="20"/>
              <w:szCs w:val="20"/>
              <w:lang w:eastAsia="en-GB"/>
            </w:rPr>
          </w:pPr>
          <w:r w:rsidRPr="003C2042">
            <w:rPr>
              <w:rFonts w:ascii="Tahoma" w:hAnsi="Tahoma" w:cs="Tahoma"/>
              <w:sz w:val="20"/>
              <w:szCs w:val="20"/>
            </w:rPr>
            <w:fldChar w:fldCharType="begin"/>
          </w:r>
          <w:r w:rsidRPr="003C2042">
            <w:rPr>
              <w:rFonts w:ascii="Tahoma" w:hAnsi="Tahoma" w:cs="Tahoma"/>
              <w:sz w:val="20"/>
              <w:szCs w:val="20"/>
            </w:rPr>
            <w:instrText xml:space="preserve"> TOC \o "1-1" \h \z \u </w:instrText>
          </w:r>
          <w:r w:rsidRPr="003C2042">
            <w:rPr>
              <w:rFonts w:ascii="Tahoma" w:hAnsi="Tahoma" w:cs="Tahoma"/>
              <w:sz w:val="20"/>
              <w:szCs w:val="20"/>
            </w:rPr>
            <w:fldChar w:fldCharType="separate"/>
          </w:r>
          <w:hyperlink w:anchor="_Toc195172841" w:history="1">
            <w:r w:rsidR="001E4B80" w:rsidRPr="003C2042">
              <w:rPr>
                <w:rStyle w:val="Hyperlink"/>
                <w:rFonts w:ascii="Tahoma" w:hAnsi="Tahoma" w:cs="Tahoma"/>
                <w:noProof/>
                <w:sz w:val="20"/>
                <w:szCs w:val="20"/>
              </w:rPr>
              <w:t>1</w:t>
            </w:r>
            <w:r w:rsidR="001E4B80" w:rsidRPr="003C2042">
              <w:rPr>
                <w:rFonts w:eastAsiaTheme="minorEastAsia"/>
                <w:noProof/>
                <w:sz w:val="20"/>
                <w:szCs w:val="20"/>
                <w:lang w:eastAsia="en-GB"/>
              </w:rPr>
              <w:tab/>
            </w:r>
            <w:r w:rsidR="001E4B80" w:rsidRPr="003C2042">
              <w:rPr>
                <w:rStyle w:val="Hyperlink"/>
                <w:rFonts w:ascii="Tahoma" w:hAnsi="Tahoma" w:cs="Tahoma"/>
                <w:noProof/>
                <w:sz w:val="20"/>
                <w:szCs w:val="20"/>
              </w:rPr>
              <w:t>Problem / Opportunity Statement (Required)</w:t>
            </w:r>
            <w:r w:rsidR="001E4B80" w:rsidRPr="003C2042">
              <w:rPr>
                <w:noProof/>
                <w:webHidden/>
                <w:sz w:val="20"/>
                <w:szCs w:val="20"/>
              </w:rPr>
              <w:tab/>
            </w:r>
            <w:r w:rsidR="001E4B80" w:rsidRPr="003C2042">
              <w:rPr>
                <w:noProof/>
                <w:webHidden/>
                <w:sz w:val="20"/>
                <w:szCs w:val="20"/>
              </w:rPr>
              <w:fldChar w:fldCharType="begin"/>
            </w:r>
            <w:r w:rsidR="001E4B80" w:rsidRPr="003C2042">
              <w:rPr>
                <w:noProof/>
                <w:webHidden/>
                <w:sz w:val="20"/>
                <w:szCs w:val="20"/>
              </w:rPr>
              <w:instrText xml:space="preserve"> PAGEREF _Toc195172841 \h </w:instrText>
            </w:r>
            <w:r w:rsidR="001E4B80" w:rsidRPr="003C2042">
              <w:rPr>
                <w:noProof/>
                <w:webHidden/>
                <w:sz w:val="20"/>
                <w:szCs w:val="20"/>
              </w:rPr>
            </w:r>
            <w:r w:rsidR="001E4B80" w:rsidRPr="003C2042">
              <w:rPr>
                <w:noProof/>
                <w:webHidden/>
                <w:sz w:val="20"/>
                <w:szCs w:val="20"/>
              </w:rPr>
              <w:fldChar w:fldCharType="separate"/>
            </w:r>
            <w:r w:rsidR="001E4B80" w:rsidRPr="003C2042">
              <w:rPr>
                <w:noProof/>
                <w:webHidden/>
                <w:sz w:val="20"/>
                <w:szCs w:val="20"/>
              </w:rPr>
              <w:t>3</w:t>
            </w:r>
            <w:r w:rsidR="001E4B80" w:rsidRPr="003C2042">
              <w:rPr>
                <w:noProof/>
                <w:webHidden/>
                <w:sz w:val="20"/>
                <w:szCs w:val="20"/>
              </w:rPr>
              <w:fldChar w:fldCharType="end"/>
            </w:r>
          </w:hyperlink>
        </w:p>
        <w:p w14:paraId="032A80DF" w14:textId="03F9EE34" w:rsidR="001E4B80" w:rsidRPr="003C2042" w:rsidRDefault="001E4B80">
          <w:pPr>
            <w:pStyle w:val="TOC1"/>
            <w:tabs>
              <w:tab w:val="left" w:pos="440"/>
              <w:tab w:val="right" w:leader="dot" w:pos="10189"/>
            </w:tabs>
            <w:rPr>
              <w:rFonts w:eastAsiaTheme="minorEastAsia"/>
              <w:noProof/>
              <w:sz w:val="20"/>
              <w:szCs w:val="20"/>
              <w:lang w:eastAsia="en-GB"/>
            </w:rPr>
          </w:pPr>
          <w:hyperlink w:anchor="_Toc195172842" w:history="1">
            <w:r w:rsidRPr="003C2042">
              <w:rPr>
                <w:rStyle w:val="Hyperlink"/>
                <w:rFonts w:ascii="Tahoma" w:hAnsi="Tahoma" w:cs="Tahoma"/>
                <w:noProof/>
                <w:sz w:val="20"/>
                <w:szCs w:val="20"/>
              </w:rPr>
              <w:t>2</w:t>
            </w:r>
            <w:r w:rsidRPr="003C2042">
              <w:rPr>
                <w:rFonts w:eastAsiaTheme="minorEastAsia"/>
                <w:noProof/>
                <w:sz w:val="20"/>
                <w:szCs w:val="20"/>
                <w:lang w:eastAsia="en-GB"/>
              </w:rPr>
              <w:tab/>
            </w:r>
            <w:r w:rsidRPr="003C2042">
              <w:rPr>
                <w:rStyle w:val="Hyperlink"/>
                <w:rFonts w:ascii="Tahoma" w:hAnsi="Tahoma" w:cs="Tahoma"/>
                <w:noProof/>
                <w:sz w:val="20"/>
                <w:szCs w:val="20"/>
              </w:rPr>
              <w:t>What is in scope of this idea? (Required)</w:t>
            </w:r>
            <w:r w:rsidRPr="003C2042">
              <w:rPr>
                <w:noProof/>
                <w:webHidden/>
                <w:sz w:val="20"/>
                <w:szCs w:val="20"/>
              </w:rPr>
              <w:tab/>
            </w:r>
            <w:r w:rsidRPr="003C2042">
              <w:rPr>
                <w:noProof/>
                <w:webHidden/>
                <w:sz w:val="20"/>
                <w:szCs w:val="20"/>
              </w:rPr>
              <w:fldChar w:fldCharType="begin"/>
            </w:r>
            <w:r w:rsidRPr="003C2042">
              <w:rPr>
                <w:noProof/>
                <w:webHidden/>
                <w:sz w:val="20"/>
                <w:szCs w:val="20"/>
              </w:rPr>
              <w:instrText xml:space="preserve"> PAGEREF _Toc195172842 \h </w:instrText>
            </w:r>
            <w:r w:rsidRPr="003C2042">
              <w:rPr>
                <w:noProof/>
                <w:webHidden/>
                <w:sz w:val="20"/>
                <w:szCs w:val="20"/>
              </w:rPr>
            </w:r>
            <w:r w:rsidRPr="003C2042">
              <w:rPr>
                <w:noProof/>
                <w:webHidden/>
                <w:sz w:val="20"/>
                <w:szCs w:val="20"/>
              </w:rPr>
              <w:fldChar w:fldCharType="separate"/>
            </w:r>
            <w:r w:rsidRPr="003C2042">
              <w:rPr>
                <w:noProof/>
                <w:webHidden/>
                <w:sz w:val="20"/>
                <w:szCs w:val="20"/>
              </w:rPr>
              <w:t>3</w:t>
            </w:r>
            <w:r w:rsidRPr="003C2042">
              <w:rPr>
                <w:noProof/>
                <w:webHidden/>
                <w:sz w:val="20"/>
                <w:szCs w:val="20"/>
              </w:rPr>
              <w:fldChar w:fldCharType="end"/>
            </w:r>
          </w:hyperlink>
        </w:p>
        <w:p w14:paraId="109EAFB9" w14:textId="5FC660EF" w:rsidR="001E4B80" w:rsidRPr="003C2042" w:rsidRDefault="001E4B80">
          <w:pPr>
            <w:pStyle w:val="TOC1"/>
            <w:tabs>
              <w:tab w:val="left" w:pos="440"/>
              <w:tab w:val="right" w:leader="dot" w:pos="10189"/>
            </w:tabs>
            <w:rPr>
              <w:rFonts w:eastAsiaTheme="minorEastAsia"/>
              <w:noProof/>
              <w:sz w:val="20"/>
              <w:szCs w:val="20"/>
              <w:lang w:eastAsia="en-GB"/>
            </w:rPr>
          </w:pPr>
          <w:hyperlink w:anchor="_Toc195172843" w:history="1">
            <w:r w:rsidRPr="003C2042">
              <w:rPr>
                <w:rStyle w:val="Hyperlink"/>
                <w:rFonts w:ascii="Tahoma" w:hAnsi="Tahoma" w:cs="Tahoma"/>
                <w:noProof/>
                <w:sz w:val="20"/>
                <w:szCs w:val="20"/>
              </w:rPr>
              <w:t>3</w:t>
            </w:r>
            <w:r w:rsidRPr="003C2042">
              <w:rPr>
                <w:rFonts w:eastAsiaTheme="minorEastAsia"/>
                <w:noProof/>
                <w:sz w:val="20"/>
                <w:szCs w:val="20"/>
                <w:lang w:eastAsia="en-GB"/>
              </w:rPr>
              <w:tab/>
            </w:r>
            <w:r w:rsidRPr="003C2042">
              <w:rPr>
                <w:rStyle w:val="Hyperlink"/>
                <w:rFonts w:ascii="Tahoma" w:hAnsi="Tahoma" w:cs="Tahoma"/>
                <w:noProof/>
                <w:sz w:val="20"/>
                <w:szCs w:val="20"/>
              </w:rPr>
              <w:t>Out of current scope (possible future scope) [Required]</w:t>
            </w:r>
            <w:r w:rsidRPr="003C2042">
              <w:rPr>
                <w:noProof/>
                <w:webHidden/>
                <w:sz w:val="20"/>
                <w:szCs w:val="20"/>
              </w:rPr>
              <w:tab/>
            </w:r>
            <w:r w:rsidRPr="003C2042">
              <w:rPr>
                <w:noProof/>
                <w:webHidden/>
                <w:sz w:val="20"/>
                <w:szCs w:val="20"/>
              </w:rPr>
              <w:fldChar w:fldCharType="begin"/>
            </w:r>
            <w:r w:rsidRPr="003C2042">
              <w:rPr>
                <w:noProof/>
                <w:webHidden/>
                <w:sz w:val="20"/>
                <w:szCs w:val="20"/>
              </w:rPr>
              <w:instrText xml:space="preserve"> PAGEREF _Toc195172843 \h </w:instrText>
            </w:r>
            <w:r w:rsidRPr="003C2042">
              <w:rPr>
                <w:noProof/>
                <w:webHidden/>
                <w:sz w:val="20"/>
                <w:szCs w:val="20"/>
              </w:rPr>
            </w:r>
            <w:r w:rsidRPr="003C2042">
              <w:rPr>
                <w:noProof/>
                <w:webHidden/>
                <w:sz w:val="20"/>
                <w:szCs w:val="20"/>
              </w:rPr>
              <w:fldChar w:fldCharType="separate"/>
            </w:r>
            <w:r w:rsidRPr="003C2042">
              <w:rPr>
                <w:noProof/>
                <w:webHidden/>
                <w:sz w:val="20"/>
                <w:szCs w:val="20"/>
              </w:rPr>
              <w:t>3</w:t>
            </w:r>
            <w:r w:rsidRPr="003C2042">
              <w:rPr>
                <w:noProof/>
                <w:webHidden/>
                <w:sz w:val="20"/>
                <w:szCs w:val="20"/>
              </w:rPr>
              <w:fldChar w:fldCharType="end"/>
            </w:r>
          </w:hyperlink>
        </w:p>
        <w:p w14:paraId="32C81557" w14:textId="1253DA8F" w:rsidR="001E4B80" w:rsidRPr="003C2042" w:rsidRDefault="001E4B80">
          <w:pPr>
            <w:pStyle w:val="TOC1"/>
            <w:tabs>
              <w:tab w:val="left" w:pos="440"/>
              <w:tab w:val="right" w:leader="dot" w:pos="10189"/>
            </w:tabs>
            <w:rPr>
              <w:rFonts w:eastAsiaTheme="minorEastAsia"/>
              <w:noProof/>
              <w:sz w:val="20"/>
              <w:szCs w:val="20"/>
              <w:lang w:eastAsia="en-GB"/>
            </w:rPr>
          </w:pPr>
          <w:hyperlink w:anchor="_Toc195172844" w:history="1">
            <w:r w:rsidRPr="003C2042">
              <w:rPr>
                <w:rStyle w:val="Hyperlink"/>
                <w:rFonts w:ascii="Tahoma" w:hAnsi="Tahoma" w:cs="Tahoma"/>
                <w:noProof/>
                <w:sz w:val="20"/>
                <w:szCs w:val="20"/>
              </w:rPr>
              <w:t>4</w:t>
            </w:r>
            <w:r w:rsidRPr="003C2042">
              <w:rPr>
                <w:rFonts w:eastAsiaTheme="minorEastAsia"/>
                <w:noProof/>
                <w:sz w:val="20"/>
                <w:szCs w:val="20"/>
                <w:lang w:eastAsia="en-GB"/>
              </w:rPr>
              <w:tab/>
            </w:r>
            <w:r w:rsidRPr="003C2042">
              <w:rPr>
                <w:rStyle w:val="Hyperlink"/>
                <w:rFonts w:ascii="Tahoma" w:hAnsi="Tahoma" w:cs="Tahoma"/>
                <w:noProof/>
                <w:sz w:val="20"/>
                <w:szCs w:val="20"/>
              </w:rPr>
              <w:t>Legal/Regulatory, Fraud, Security and environmental impacts</w:t>
            </w:r>
            <w:r w:rsidRPr="003C2042">
              <w:rPr>
                <w:noProof/>
                <w:webHidden/>
                <w:sz w:val="20"/>
                <w:szCs w:val="20"/>
              </w:rPr>
              <w:tab/>
            </w:r>
            <w:r w:rsidRPr="003C2042">
              <w:rPr>
                <w:noProof/>
                <w:webHidden/>
                <w:sz w:val="20"/>
                <w:szCs w:val="20"/>
              </w:rPr>
              <w:fldChar w:fldCharType="begin"/>
            </w:r>
            <w:r w:rsidRPr="003C2042">
              <w:rPr>
                <w:noProof/>
                <w:webHidden/>
                <w:sz w:val="20"/>
                <w:szCs w:val="20"/>
              </w:rPr>
              <w:instrText xml:space="preserve"> PAGEREF _Toc195172844 \h </w:instrText>
            </w:r>
            <w:r w:rsidRPr="003C2042">
              <w:rPr>
                <w:noProof/>
                <w:webHidden/>
                <w:sz w:val="20"/>
                <w:szCs w:val="20"/>
              </w:rPr>
            </w:r>
            <w:r w:rsidRPr="003C2042">
              <w:rPr>
                <w:noProof/>
                <w:webHidden/>
                <w:sz w:val="20"/>
                <w:szCs w:val="20"/>
              </w:rPr>
              <w:fldChar w:fldCharType="separate"/>
            </w:r>
            <w:r w:rsidRPr="003C2042">
              <w:rPr>
                <w:noProof/>
                <w:webHidden/>
                <w:sz w:val="20"/>
                <w:szCs w:val="20"/>
              </w:rPr>
              <w:t>4</w:t>
            </w:r>
            <w:r w:rsidRPr="003C2042">
              <w:rPr>
                <w:noProof/>
                <w:webHidden/>
                <w:sz w:val="20"/>
                <w:szCs w:val="20"/>
              </w:rPr>
              <w:fldChar w:fldCharType="end"/>
            </w:r>
          </w:hyperlink>
        </w:p>
        <w:p w14:paraId="40E77FE0" w14:textId="3262DA36" w:rsidR="001E4B80" w:rsidRPr="003C2042" w:rsidRDefault="001E4B80">
          <w:pPr>
            <w:pStyle w:val="TOC1"/>
            <w:tabs>
              <w:tab w:val="left" w:pos="440"/>
              <w:tab w:val="right" w:leader="dot" w:pos="10189"/>
            </w:tabs>
            <w:rPr>
              <w:rFonts w:eastAsiaTheme="minorEastAsia"/>
              <w:noProof/>
              <w:sz w:val="20"/>
              <w:szCs w:val="20"/>
              <w:lang w:eastAsia="en-GB"/>
            </w:rPr>
          </w:pPr>
          <w:hyperlink w:anchor="_Toc195172845" w:history="1">
            <w:r w:rsidRPr="003C2042">
              <w:rPr>
                <w:rStyle w:val="Hyperlink"/>
                <w:rFonts w:ascii="Tahoma" w:hAnsi="Tahoma" w:cs="Tahoma"/>
                <w:noProof/>
                <w:sz w:val="20"/>
                <w:szCs w:val="20"/>
              </w:rPr>
              <w:t>5</w:t>
            </w:r>
            <w:r w:rsidRPr="003C2042">
              <w:rPr>
                <w:rFonts w:eastAsiaTheme="minorEastAsia"/>
                <w:noProof/>
                <w:sz w:val="20"/>
                <w:szCs w:val="20"/>
                <w:lang w:eastAsia="en-GB"/>
              </w:rPr>
              <w:tab/>
            </w:r>
            <w:r w:rsidRPr="003C2042">
              <w:rPr>
                <w:rStyle w:val="Hyperlink"/>
                <w:rFonts w:ascii="Tahoma" w:hAnsi="Tahoma" w:cs="Tahoma"/>
                <w:noProof/>
                <w:sz w:val="20"/>
                <w:szCs w:val="20"/>
              </w:rPr>
              <w:t>Dependencies / Risks / Assumptions [Required]</w:t>
            </w:r>
            <w:r w:rsidRPr="003C2042">
              <w:rPr>
                <w:noProof/>
                <w:webHidden/>
                <w:sz w:val="20"/>
                <w:szCs w:val="20"/>
              </w:rPr>
              <w:tab/>
            </w:r>
            <w:r w:rsidRPr="003C2042">
              <w:rPr>
                <w:noProof/>
                <w:webHidden/>
                <w:sz w:val="20"/>
                <w:szCs w:val="20"/>
              </w:rPr>
              <w:fldChar w:fldCharType="begin"/>
            </w:r>
            <w:r w:rsidRPr="003C2042">
              <w:rPr>
                <w:noProof/>
                <w:webHidden/>
                <w:sz w:val="20"/>
                <w:szCs w:val="20"/>
              </w:rPr>
              <w:instrText xml:space="preserve"> PAGEREF _Toc195172845 \h </w:instrText>
            </w:r>
            <w:r w:rsidRPr="003C2042">
              <w:rPr>
                <w:noProof/>
                <w:webHidden/>
                <w:sz w:val="20"/>
                <w:szCs w:val="20"/>
              </w:rPr>
            </w:r>
            <w:r w:rsidRPr="003C2042">
              <w:rPr>
                <w:noProof/>
                <w:webHidden/>
                <w:sz w:val="20"/>
                <w:szCs w:val="20"/>
              </w:rPr>
              <w:fldChar w:fldCharType="separate"/>
            </w:r>
            <w:r w:rsidRPr="003C2042">
              <w:rPr>
                <w:noProof/>
                <w:webHidden/>
                <w:sz w:val="20"/>
                <w:szCs w:val="20"/>
              </w:rPr>
              <w:t>5</w:t>
            </w:r>
            <w:r w:rsidRPr="003C2042">
              <w:rPr>
                <w:noProof/>
                <w:webHidden/>
                <w:sz w:val="20"/>
                <w:szCs w:val="20"/>
              </w:rPr>
              <w:fldChar w:fldCharType="end"/>
            </w:r>
          </w:hyperlink>
        </w:p>
        <w:p w14:paraId="0C2182FA" w14:textId="39EAEC54" w:rsidR="001E4B80" w:rsidRPr="003C2042" w:rsidRDefault="001E4B80">
          <w:pPr>
            <w:pStyle w:val="TOC1"/>
            <w:tabs>
              <w:tab w:val="left" w:pos="440"/>
              <w:tab w:val="right" w:leader="dot" w:pos="10189"/>
            </w:tabs>
            <w:rPr>
              <w:rFonts w:eastAsiaTheme="minorEastAsia"/>
              <w:noProof/>
              <w:sz w:val="20"/>
              <w:szCs w:val="20"/>
              <w:lang w:eastAsia="en-GB"/>
            </w:rPr>
          </w:pPr>
          <w:hyperlink w:anchor="_Toc195172846" w:history="1">
            <w:r w:rsidRPr="003C2042">
              <w:rPr>
                <w:rStyle w:val="Hyperlink"/>
                <w:rFonts w:ascii="Tahoma" w:hAnsi="Tahoma" w:cs="Tahoma"/>
                <w:noProof/>
                <w:sz w:val="20"/>
                <w:szCs w:val="20"/>
              </w:rPr>
              <w:t>6</w:t>
            </w:r>
            <w:r w:rsidRPr="003C2042">
              <w:rPr>
                <w:rFonts w:eastAsiaTheme="minorEastAsia"/>
                <w:noProof/>
                <w:sz w:val="20"/>
                <w:szCs w:val="20"/>
                <w:lang w:eastAsia="en-GB"/>
              </w:rPr>
              <w:tab/>
            </w:r>
            <w:r w:rsidRPr="003C2042">
              <w:rPr>
                <w:rStyle w:val="Hyperlink"/>
                <w:rFonts w:ascii="Tahoma" w:hAnsi="Tahoma" w:cs="Tahoma"/>
                <w:noProof/>
                <w:sz w:val="20"/>
                <w:szCs w:val="20"/>
              </w:rPr>
              <w:t>ASpirational timelines</w:t>
            </w:r>
            <w:r w:rsidRPr="003C2042">
              <w:rPr>
                <w:noProof/>
                <w:webHidden/>
                <w:sz w:val="20"/>
                <w:szCs w:val="20"/>
              </w:rPr>
              <w:tab/>
            </w:r>
            <w:r w:rsidRPr="003C2042">
              <w:rPr>
                <w:noProof/>
                <w:webHidden/>
                <w:sz w:val="20"/>
                <w:szCs w:val="20"/>
              </w:rPr>
              <w:fldChar w:fldCharType="begin"/>
            </w:r>
            <w:r w:rsidRPr="003C2042">
              <w:rPr>
                <w:noProof/>
                <w:webHidden/>
                <w:sz w:val="20"/>
                <w:szCs w:val="20"/>
              </w:rPr>
              <w:instrText xml:space="preserve"> PAGEREF _Toc195172846 \h </w:instrText>
            </w:r>
            <w:r w:rsidRPr="003C2042">
              <w:rPr>
                <w:noProof/>
                <w:webHidden/>
                <w:sz w:val="20"/>
                <w:szCs w:val="20"/>
              </w:rPr>
            </w:r>
            <w:r w:rsidRPr="003C2042">
              <w:rPr>
                <w:noProof/>
                <w:webHidden/>
                <w:sz w:val="20"/>
                <w:szCs w:val="20"/>
              </w:rPr>
              <w:fldChar w:fldCharType="separate"/>
            </w:r>
            <w:r w:rsidRPr="003C2042">
              <w:rPr>
                <w:noProof/>
                <w:webHidden/>
                <w:sz w:val="20"/>
                <w:szCs w:val="20"/>
              </w:rPr>
              <w:t>5</w:t>
            </w:r>
            <w:r w:rsidRPr="003C2042">
              <w:rPr>
                <w:noProof/>
                <w:webHidden/>
                <w:sz w:val="20"/>
                <w:szCs w:val="20"/>
              </w:rPr>
              <w:fldChar w:fldCharType="end"/>
            </w:r>
          </w:hyperlink>
        </w:p>
        <w:p w14:paraId="7CAA790C" w14:textId="2807003D" w:rsidR="001E4B80" w:rsidRPr="003C2042" w:rsidRDefault="001E4B80">
          <w:pPr>
            <w:pStyle w:val="TOC1"/>
            <w:tabs>
              <w:tab w:val="left" w:pos="440"/>
              <w:tab w:val="right" w:leader="dot" w:pos="10189"/>
            </w:tabs>
            <w:rPr>
              <w:rFonts w:eastAsiaTheme="minorEastAsia"/>
              <w:noProof/>
              <w:sz w:val="20"/>
              <w:szCs w:val="20"/>
              <w:lang w:eastAsia="en-GB"/>
            </w:rPr>
          </w:pPr>
          <w:hyperlink w:anchor="_Toc195172847" w:history="1">
            <w:r w:rsidRPr="003C2042">
              <w:rPr>
                <w:rStyle w:val="Hyperlink"/>
                <w:rFonts w:ascii="Tahoma" w:hAnsi="Tahoma" w:cs="Tahoma"/>
                <w:noProof/>
                <w:sz w:val="20"/>
                <w:szCs w:val="20"/>
              </w:rPr>
              <w:t>7</w:t>
            </w:r>
            <w:r w:rsidRPr="003C2042">
              <w:rPr>
                <w:rFonts w:eastAsiaTheme="minorEastAsia"/>
                <w:noProof/>
                <w:sz w:val="20"/>
                <w:szCs w:val="20"/>
                <w:lang w:eastAsia="en-GB"/>
              </w:rPr>
              <w:tab/>
            </w:r>
            <w:r w:rsidRPr="003C2042">
              <w:rPr>
                <w:rStyle w:val="Hyperlink"/>
                <w:rFonts w:ascii="Tahoma" w:hAnsi="Tahoma" w:cs="Tahoma"/>
                <w:noProof/>
                <w:sz w:val="20"/>
                <w:szCs w:val="20"/>
              </w:rPr>
              <w:t>Key stakeholders and distribution</w:t>
            </w:r>
            <w:r w:rsidRPr="003C2042">
              <w:rPr>
                <w:noProof/>
                <w:webHidden/>
                <w:sz w:val="20"/>
                <w:szCs w:val="20"/>
              </w:rPr>
              <w:tab/>
            </w:r>
            <w:r w:rsidRPr="003C2042">
              <w:rPr>
                <w:noProof/>
                <w:webHidden/>
                <w:sz w:val="20"/>
                <w:szCs w:val="20"/>
              </w:rPr>
              <w:fldChar w:fldCharType="begin"/>
            </w:r>
            <w:r w:rsidRPr="003C2042">
              <w:rPr>
                <w:noProof/>
                <w:webHidden/>
                <w:sz w:val="20"/>
                <w:szCs w:val="20"/>
              </w:rPr>
              <w:instrText xml:space="preserve"> PAGEREF _Toc195172847 \h </w:instrText>
            </w:r>
            <w:r w:rsidRPr="003C2042">
              <w:rPr>
                <w:noProof/>
                <w:webHidden/>
                <w:sz w:val="20"/>
                <w:szCs w:val="20"/>
              </w:rPr>
            </w:r>
            <w:r w:rsidRPr="003C2042">
              <w:rPr>
                <w:noProof/>
                <w:webHidden/>
                <w:sz w:val="20"/>
                <w:szCs w:val="20"/>
              </w:rPr>
              <w:fldChar w:fldCharType="separate"/>
            </w:r>
            <w:r w:rsidRPr="003C2042">
              <w:rPr>
                <w:noProof/>
                <w:webHidden/>
                <w:sz w:val="20"/>
                <w:szCs w:val="20"/>
              </w:rPr>
              <w:t>6</w:t>
            </w:r>
            <w:r w:rsidRPr="003C2042">
              <w:rPr>
                <w:noProof/>
                <w:webHidden/>
                <w:sz w:val="20"/>
                <w:szCs w:val="20"/>
              </w:rPr>
              <w:fldChar w:fldCharType="end"/>
            </w:r>
          </w:hyperlink>
        </w:p>
        <w:p w14:paraId="32F2C576" w14:textId="51DBA270" w:rsidR="001E4B80" w:rsidRPr="003C2042" w:rsidRDefault="001E4B80">
          <w:pPr>
            <w:pStyle w:val="TOC1"/>
            <w:tabs>
              <w:tab w:val="left" w:pos="440"/>
              <w:tab w:val="right" w:leader="dot" w:pos="10189"/>
            </w:tabs>
            <w:rPr>
              <w:rFonts w:eastAsiaTheme="minorEastAsia"/>
              <w:noProof/>
              <w:sz w:val="20"/>
              <w:szCs w:val="20"/>
              <w:lang w:eastAsia="en-GB"/>
            </w:rPr>
          </w:pPr>
          <w:hyperlink w:anchor="_Toc195172848" w:history="1">
            <w:r w:rsidRPr="003C2042">
              <w:rPr>
                <w:rStyle w:val="Hyperlink"/>
                <w:rFonts w:ascii="Tahoma" w:hAnsi="Tahoma" w:cs="Tahoma"/>
                <w:noProof/>
                <w:sz w:val="20"/>
                <w:szCs w:val="20"/>
              </w:rPr>
              <w:t>8</w:t>
            </w:r>
            <w:r w:rsidRPr="003C2042">
              <w:rPr>
                <w:rFonts w:eastAsiaTheme="minorEastAsia"/>
                <w:noProof/>
                <w:sz w:val="20"/>
                <w:szCs w:val="20"/>
                <w:lang w:eastAsia="en-GB"/>
              </w:rPr>
              <w:tab/>
            </w:r>
            <w:r w:rsidRPr="003C2042">
              <w:rPr>
                <w:rStyle w:val="Hyperlink"/>
                <w:rFonts w:ascii="Tahoma" w:hAnsi="Tahoma" w:cs="Tahoma"/>
                <w:noProof/>
                <w:sz w:val="20"/>
                <w:szCs w:val="20"/>
              </w:rPr>
              <w:t>Appendices</w:t>
            </w:r>
            <w:r w:rsidRPr="003C2042">
              <w:rPr>
                <w:noProof/>
                <w:webHidden/>
                <w:sz w:val="20"/>
                <w:szCs w:val="20"/>
              </w:rPr>
              <w:tab/>
            </w:r>
            <w:r w:rsidRPr="003C2042">
              <w:rPr>
                <w:noProof/>
                <w:webHidden/>
                <w:sz w:val="20"/>
                <w:szCs w:val="20"/>
              </w:rPr>
              <w:fldChar w:fldCharType="begin"/>
            </w:r>
            <w:r w:rsidRPr="003C2042">
              <w:rPr>
                <w:noProof/>
                <w:webHidden/>
                <w:sz w:val="20"/>
                <w:szCs w:val="20"/>
              </w:rPr>
              <w:instrText xml:space="preserve"> PAGEREF _Toc195172848 \h </w:instrText>
            </w:r>
            <w:r w:rsidRPr="003C2042">
              <w:rPr>
                <w:noProof/>
                <w:webHidden/>
                <w:sz w:val="20"/>
                <w:szCs w:val="20"/>
              </w:rPr>
            </w:r>
            <w:r w:rsidRPr="003C2042">
              <w:rPr>
                <w:noProof/>
                <w:webHidden/>
                <w:sz w:val="20"/>
                <w:szCs w:val="20"/>
              </w:rPr>
              <w:fldChar w:fldCharType="separate"/>
            </w:r>
            <w:r w:rsidRPr="003C2042">
              <w:rPr>
                <w:noProof/>
                <w:webHidden/>
                <w:sz w:val="20"/>
                <w:szCs w:val="20"/>
              </w:rPr>
              <w:t>6</w:t>
            </w:r>
            <w:r w:rsidRPr="003C2042">
              <w:rPr>
                <w:noProof/>
                <w:webHidden/>
                <w:sz w:val="20"/>
                <w:szCs w:val="20"/>
              </w:rPr>
              <w:fldChar w:fldCharType="end"/>
            </w:r>
          </w:hyperlink>
        </w:p>
        <w:p w14:paraId="268DFC56" w14:textId="758826B4" w:rsidR="001E4B80" w:rsidRPr="003C2042" w:rsidRDefault="001E4B80">
          <w:pPr>
            <w:pStyle w:val="TOC1"/>
            <w:tabs>
              <w:tab w:val="left" w:pos="440"/>
              <w:tab w:val="right" w:leader="dot" w:pos="10189"/>
            </w:tabs>
            <w:rPr>
              <w:rFonts w:eastAsiaTheme="minorEastAsia"/>
              <w:noProof/>
              <w:sz w:val="20"/>
              <w:szCs w:val="20"/>
              <w:lang w:eastAsia="en-GB"/>
            </w:rPr>
          </w:pPr>
          <w:hyperlink w:anchor="_Toc195172849" w:history="1">
            <w:r w:rsidRPr="003C2042">
              <w:rPr>
                <w:rStyle w:val="Hyperlink"/>
                <w:rFonts w:ascii="Tahoma" w:hAnsi="Tahoma" w:cs="Tahoma"/>
                <w:noProof/>
                <w:sz w:val="20"/>
                <w:szCs w:val="20"/>
              </w:rPr>
              <w:t>9</w:t>
            </w:r>
            <w:r w:rsidRPr="003C2042">
              <w:rPr>
                <w:rFonts w:eastAsiaTheme="minorEastAsia"/>
                <w:noProof/>
                <w:sz w:val="20"/>
                <w:szCs w:val="20"/>
                <w:lang w:eastAsia="en-GB"/>
              </w:rPr>
              <w:tab/>
            </w:r>
            <w:r w:rsidRPr="003C2042">
              <w:rPr>
                <w:rStyle w:val="Hyperlink"/>
                <w:rFonts w:ascii="Tahoma" w:hAnsi="Tahoma" w:cs="Tahoma"/>
                <w:noProof/>
                <w:sz w:val="20"/>
                <w:szCs w:val="20"/>
              </w:rPr>
              <w:t>Glossary</w:t>
            </w:r>
            <w:r w:rsidRPr="003C2042">
              <w:rPr>
                <w:noProof/>
                <w:webHidden/>
                <w:sz w:val="20"/>
                <w:szCs w:val="20"/>
              </w:rPr>
              <w:tab/>
            </w:r>
            <w:r w:rsidRPr="003C2042">
              <w:rPr>
                <w:noProof/>
                <w:webHidden/>
                <w:sz w:val="20"/>
                <w:szCs w:val="20"/>
              </w:rPr>
              <w:fldChar w:fldCharType="begin"/>
            </w:r>
            <w:r w:rsidRPr="003C2042">
              <w:rPr>
                <w:noProof/>
                <w:webHidden/>
                <w:sz w:val="20"/>
                <w:szCs w:val="20"/>
              </w:rPr>
              <w:instrText xml:space="preserve"> PAGEREF _Toc195172849 \h </w:instrText>
            </w:r>
            <w:r w:rsidRPr="003C2042">
              <w:rPr>
                <w:noProof/>
                <w:webHidden/>
                <w:sz w:val="20"/>
                <w:szCs w:val="20"/>
              </w:rPr>
            </w:r>
            <w:r w:rsidRPr="003C2042">
              <w:rPr>
                <w:noProof/>
                <w:webHidden/>
                <w:sz w:val="20"/>
                <w:szCs w:val="20"/>
              </w:rPr>
              <w:fldChar w:fldCharType="separate"/>
            </w:r>
            <w:r w:rsidRPr="003C2042">
              <w:rPr>
                <w:noProof/>
                <w:webHidden/>
                <w:sz w:val="20"/>
                <w:szCs w:val="20"/>
              </w:rPr>
              <w:t>7</w:t>
            </w:r>
            <w:r w:rsidRPr="003C2042">
              <w:rPr>
                <w:noProof/>
                <w:webHidden/>
                <w:sz w:val="20"/>
                <w:szCs w:val="20"/>
              </w:rPr>
              <w:fldChar w:fldCharType="end"/>
            </w:r>
          </w:hyperlink>
        </w:p>
        <w:p w14:paraId="3016391F" w14:textId="2FF07C0B" w:rsidR="001E4B80" w:rsidRPr="003C2042" w:rsidRDefault="001E4B80">
          <w:pPr>
            <w:pStyle w:val="TOC1"/>
            <w:tabs>
              <w:tab w:val="left" w:pos="720"/>
              <w:tab w:val="right" w:leader="dot" w:pos="10189"/>
            </w:tabs>
            <w:rPr>
              <w:rFonts w:eastAsiaTheme="minorEastAsia"/>
              <w:noProof/>
              <w:sz w:val="20"/>
              <w:szCs w:val="20"/>
              <w:lang w:eastAsia="en-GB"/>
            </w:rPr>
          </w:pPr>
          <w:hyperlink w:anchor="_Toc195172850" w:history="1">
            <w:r w:rsidRPr="003C2042">
              <w:rPr>
                <w:rStyle w:val="Hyperlink"/>
                <w:rFonts w:ascii="Tahoma" w:hAnsi="Tahoma" w:cs="Tahoma"/>
                <w:noProof/>
                <w:sz w:val="20"/>
                <w:szCs w:val="20"/>
              </w:rPr>
              <w:t>10</w:t>
            </w:r>
            <w:r w:rsidR="00BD0F81" w:rsidRPr="003C2042">
              <w:rPr>
                <w:rFonts w:eastAsiaTheme="minorEastAsia"/>
                <w:noProof/>
                <w:sz w:val="20"/>
                <w:szCs w:val="20"/>
                <w:lang w:eastAsia="en-GB"/>
              </w:rPr>
              <w:t xml:space="preserve">   </w:t>
            </w:r>
            <w:r w:rsidRPr="003C2042">
              <w:rPr>
                <w:rStyle w:val="Hyperlink"/>
                <w:rFonts w:ascii="Tahoma" w:hAnsi="Tahoma" w:cs="Tahoma"/>
                <w:noProof/>
                <w:sz w:val="20"/>
                <w:szCs w:val="20"/>
              </w:rPr>
              <w:t>Attachments, References (optional)</w:t>
            </w:r>
            <w:r w:rsidRPr="003C2042">
              <w:rPr>
                <w:noProof/>
                <w:webHidden/>
                <w:sz w:val="20"/>
                <w:szCs w:val="20"/>
              </w:rPr>
              <w:tab/>
            </w:r>
            <w:r w:rsidRPr="003C2042">
              <w:rPr>
                <w:noProof/>
                <w:webHidden/>
                <w:sz w:val="20"/>
                <w:szCs w:val="20"/>
              </w:rPr>
              <w:fldChar w:fldCharType="begin"/>
            </w:r>
            <w:r w:rsidRPr="003C2042">
              <w:rPr>
                <w:noProof/>
                <w:webHidden/>
                <w:sz w:val="20"/>
                <w:szCs w:val="20"/>
              </w:rPr>
              <w:instrText xml:space="preserve"> PAGEREF _Toc195172850 \h </w:instrText>
            </w:r>
            <w:r w:rsidRPr="003C2042">
              <w:rPr>
                <w:noProof/>
                <w:webHidden/>
                <w:sz w:val="20"/>
                <w:szCs w:val="20"/>
              </w:rPr>
            </w:r>
            <w:r w:rsidRPr="003C2042">
              <w:rPr>
                <w:noProof/>
                <w:webHidden/>
                <w:sz w:val="20"/>
                <w:szCs w:val="20"/>
              </w:rPr>
              <w:fldChar w:fldCharType="separate"/>
            </w:r>
            <w:r w:rsidRPr="003C2042">
              <w:rPr>
                <w:noProof/>
                <w:webHidden/>
                <w:sz w:val="20"/>
                <w:szCs w:val="20"/>
              </w:rPr>
              <w:t>8</w:t>
            </w:r>
            <w:r w:rsidRPr="003C2042">
              <w:rPr>
                <w:noProof/>
                <w:webHidden/>
                <w:sz w:val="20"/>
                <w:szCs w:val="20"/>
              </w:rPr>
              <w:fldChar w:fldCharType="end"/>
            </w:r>
          </w:hyperlink>
        </w:p>
        <w:p w14:paraId="696C0F36" w14:textId="5F9A37D8" w:rsidR="007A13B1" w:rsidRPr="003C2042" w:rsidRDefault="007A13B1" w:rsidP="003E30AD">
          <w:pPr>
            <w:spacing w:line="360" w:lineRule="auto"/>
            <w:rPr>
              <w:rFonts w:ascii="Tahoma" w:hAnsi="Tahoma" w:cs="Tahoma"/>
              <w:sz w:val="20"/>
              <w:szCs w:val="20"/>
            </w:rPr>
          </w:pPr>
          <w:r w:rsidRPr="003C2042">
            <w:rPr>
              <w:rFonts w:ascii="Tahoma" w:hAnsi="Tahoma" w:cs="Tahoma"/>
              <w:sz w:val="20"/>
              <w:szCs w:val="20"/>
            </w:rPr>
            <w:fldChar w:fldCharType="end"/>
          </w:r>
        </w:p>
      </w:sdtContent>
    </w:sdt>
    <w:p w14:paraId="6ABE1091" w14:textId="6423FB20" w:rsidR="1B111CE0" w:rsidRPr="003C2042" w:rsidRDefault="1B111CE0" w:rsidP="003E30AD">
      <w:pPr>
        <w:spacing w:line="360" w:lineRule="auto"/>
        <w:rPr>
          <w:rFonts w:ascii="Tahoma" w:hAnsi="Tahoma" w:cs="Tahoma"/>
          <w:b/>
          <w:bCs/>
          <w:sz w:val="20"/>
          <w:szCs w:val="20"/>
        </w:rPr>
      </w:pPr>
    </w:p>
    <w:p w14:paraId="2E5E9E11" w14:textId="77777777" w:rsidR="00CA165B" w:rsidRPr="003C2042" w:rsidRDefault="00CA165B" w:rsidP="003E30AD">
      <w:pPr>
        <w:spacing w:line="360" w:lineRule="auto"/>
        <w:rPr>
          <w:rFonts w:ascii="Tahoma" w:hAnsi="Tahoma" w:cs="Tahoma"/>
          <w:b/>
          <w:bCs/>
          <w:sz w:val="20"/>
          <w:szCs w:val="20"/>
        </w:rPr>
      </w:pPr>
    </w:p>
    <w:p w14:paraId="5D1E4E1B" w14:textId="77777777" w:rsidR="00CA165B" w:rsidRPr="003C2042" w:rsidRDefault="00CA165B" w:rsidP="003E30AD">
      <w:pPr>
        <w:spacing w:line="360" w:lineRule="auto"/>
        <w:rPr>
          <w:rFonts w:ascii="Tahoma" w:hAnsi="Tahoma" w:cs="Tahoma"/>
          <w:b/>
          <w:bCs/>
          <w:sz w:val="20"/>
          <w:szCs w:val="20"/>
        </w:rPr>
      </w:pPr>
    </w:p>
    <w:p w14:paraId="25316CBB" w14:textId="77777777" w:rsidR="00CA165B" w:rsidRPr="003C2042" w:rsidRDefault="00CA165B" w:rsidP="003E30AD">
      <w:pPr>
        <w:spacing w:line="360" w:lineRule="auto"/>
        <w:rPr>
          <w:rFonts w:ascii="Tahoma" w:hAnsi="Tahoma" w:cs="Tahoma"/>
          <w:b/>
          <w:bCs/>
          <w:sz w:val="20"/>
          <w:szCs w:val="20"/>
        </w:rPr>
      </w:pPr>
    </w:p>
    <w:p w14:paraId="4C516780" w14:textId="77777777" w:rsidR="00CA165B" w:rsidRPr="003C2042" w:rsidRDefault="00CA165B" w:rsidP="003E30AD">
      <w:pPr>
        <w:spacing w:line="360" w:lineRule="auto"/>
        <w:rPr>
          <w:rFonts w:ascii="Tahoma" w:hAnsi="Tahoma" w:cs="Tahoma"/>
          <w:b/>
          <w:bCs/>
          <w:sz w:val="20"/>
          <w:szCs w:val="20"/>
        </w:rPr>
      </w:pPr>
    </w:p>
    <w:p w14:paraId="5D9D4FF5" w14:textId="77777777" w:rsidR="003E30AD" w:rsidRPr="003C2042" w:rsidRDefault="003E30AD" w:rsidP="003E30AD">
      <w:pPr>
        <w:spacing w:line="360" w:lineRule="auto"/>
        <w:rPr>
          <w:rFonts w:ascii="Tahoma" w:hAnsi="Tahoma" w:cs="Tahoma"/>
          <w:b/>
          <w:bCs/>
          <w:sz w:val="20"/>
          <w:szCs w:val="20"/>
        </w:rPr>
      </w:pPr>
    </w:p>
    <w:p w14:paraId="70A31641" w14:textId="77777777" w:rsidR="003E30AD" w:rsidRPr="003C2042" w:rsidRDefault="003E30AD" w:rsidP="003E30AD">
      <w:pPr>
        <w:spacing w:line="360" w:lineRule="auto"/>
        <w:rPr>
          <w:rFonts w:ascii="Tahoma" w:hAnsi="Tahoma" w:cs="Tahoma"/>
          <w:b/>
          <w:bCs/>
          <w:sz w:val="20"/>
          <w:szCs w:val="20"/>
        </w:rPr>
      </w:pPr>
    </w:p>
    <w:p w14:paraId="103ABB8B" w14:textId="77777777" w:rsidR="003E30AD" w:rsidRPr="003C2042" w:rsidRDefault="003E30AD" w:rsidP="003E30AD">
      <w:pPr>
        <w:spacing w:line="360" w:lineRule="auto"/>
        <w:rPr>
          <w:rFonts w:ascii="Tahoma" w:hAnsi="Tahoma" w:cs="Tahoma"/>
          <w:b/>
          <w:bCs/>
          <w:sz w:val="20"/>
          <w:szCs w:val="20"/>
        </w:rPr>
      </w:pPr>
    </w:p>
    <w:p w14:paraId="103F9880" w14:textId="77777777" w:rsidR="003E30AD" w:rsidRPr="003C2042" w:rsidRDefault="003E30AD" w:rsidP="003E30AD">
      <w:pPr>
        <w:spacing w:line="360" w:lineRule="auto"/>
        <w:rPr>
          <w:rFonts w:ascii="Tahoma" w:hAnsi="Tahoma" w:cs="Tahoma"/>
          <w:b/>
          <w:bCs/>
          <w:sz w:val="20"/>
          <w:szCs w:val="20"/>
        </w:rPr>
      </w:pPr>
    </w:p>
    <w:p w14:paraId="5210926D" w14:textId="77777777" w:rsidR="003E30AD" w:rsidRPr="003C2042" w:rsidRDefault="003E30AD" w:rsidP="003E30AD">
      <w:pPr>
        <w:spacing w:line="360" w:lineRule="auto"/>
        <w:rPr>
          <w:rFonts w:ascii="Tahoma" w:hAnsi="Tahoma" w:cs="Tahoma"/>
          <w:b/>
          <w:bCs/>
          <w:sz w:val="20"/>
          <w:szCs w:val="20"/>
        </w:rPr>
      </w:pPr>
    </w:p>
    <w:p w14:paraId="63C040DF" w14:textId="77777777" w:rsidR="003E30AD" w:rsidRPr="003C2042" w:rsidRDefault="003E30AD" w:rsidP="003E30AD">
      <w:pPr>
        <w:spacing w:line="360" w:lineRule="auto"/>
        <w:rPr>
          <w:rFonts w:ascii="Tahoma" w:hAnsi="Tahoma" w:cs="Tahoma"/>
          <w:b/>
          <w:bCs/>
          <w:sz w:val="20"/>
          <w:szCs w:val="20"/>
        </w:rPr>
      </w:pPr>
    </w:p>
    <w:p w14:paraId="5FC6F17F" w14:textId="77777777" w:rsidR="003E30AD" w:rsidRPr="003C2042" w:rsidRDefault="003E30AD" w:rsidP="003E30AD">
      <w:pPr>
        <w:spacing w:line="360" w:lineRule="auto"/>
        <w:rPr>
          <w:rFonts w:ascii="Tahoma" w:hAnsi="Tahoma" w:cs="Tahoma"/>
          <w:b/>
          <w:bCs/>
          <w:sz w:val="20"/>
          <w:szCs w:val="20"/>
        </w:rPr>
      </w:pPr>
    </w:p>
    <w:p w14:paraId="1552A737" w14:textId="77777777" w:rsidR="003E30AD" w:rsidRPr="003C2042" w:rsidRDefault="003E30AD" w:rsidP="1B111CE0">
      <w:pPr>
        <w:rPr>
          <w:rFonts w:ascii="Tahoma" w:hAnsi="Tahoma" w:cs="Tahoma"/>
          <w:b/>
          <w:bCs/>
          <w:sz w:val="20"/>
          <w:szCs w:val="20"/>
        </w:rPr>
      </w:pPr>
    </w:p>
    <w:p w14:paraId="6D75DAB8" w14:textId="77777777" w:rsidR="003E30AD" w:rsidRPr="003C2042" w:rsidRDefault="003E30AD" w:rsidP="1B111CE0">
      <w:pPr>
        <w:rPr>
          <w:rFonts w:ascii="Tahoma" w:hAnsi="Tahoma" w:cs="Tahoma"/>
          <w:b/>
          <w:bCs/>
          <w:sz w:val="20"/>
          <w:szCs w:val="20"/>
        </w:rPr>
      </w:pPr>
    </w:p>
    <w:p w14:paraId="177CF618" w14:textId="77777777" w:rsidR="003E30AD" w:rsidRPr="003C2042" w:rsidRDefault="003E30AD" w:rsidP="1B111CE0">
      <w:pPr>
        <w:rPr>
          <w:rFonts w:ascii="Tahoma" w:hAnsi="Tahoma" w:cs="Tahoma"/>
          <w:b/>
          <w:bCs/>
          <w:sz w:val="20"/>
          <w:szCs w:val="20"/>
        </w:rPr>
      </w:pPr>
    </w:p>
    <w:p w14:paraId="17D7F3C7" w14:textId="77777777" w:rsidR="003E30AD" w:rsidRPr="003C2042" w:rsidRDefault="003E30AD" w:rsidP="1B111CE0">
      <w:pPr>
        <w:rPr>
          <w:rFonts w:ascii="Tahoma" w:hAnsi="Tahoma" w:cs="Tahoma"/>
          <w:b/>
          <w:bCs/>
          <w:sz w:val="20"/>
          <w:szCs w:val="20"/>
        </w:rPr>
      </w:pPr>
    </w:p>
    <w:p w14:paraId="40C1EB89" w14:textId="77777777" w:rsidR="003E30AD" w:rsidRPr="003C2042" w:rsidRDefault="003E30AD" w:rsidP="1B111CE0">
      <w:pPr>
        <w:rPr>
          <w:rFonts w:ascii="Tahoma" w:hAnsi="Tahoma" w:cs="Tahoma"/>
          <w:b/>
          <w:bCs/>
          <w:sz w:val="20"/>
          <w:szCs w:val="20"/>
        </w:rPr>
      </w:pPr>
    </w:p>
    <w:p w14:paraId="427951B2" w14:textId="77777777" w:rsidR="003E30AD" w:rsidRPr="003C2042" w:rsidRDefault="003E30AD" w:rsidP="1B111CE0">
      <w:pPr>
        <w:rPr>
          <w:rFonts w:ascii="Tahoma" w:hAnsi="Tahoma" w:cs="Tahoma"/>
          <w:b/>
          <w:bCs/>
          <w:sz w:val="20"/>
          <w:szCs w:val="20"/>
        </w:rPr>
      </w:pPr>
    </w:p>
    <w:p w14:paraId="0A056FAA" w14:textId="77777777" w:rsidR="003E30AD" w:rsidRPr="003C2042" w:rsidRDefault="003E30AD" w:rsidP="1B111CE0">
      <w:pPr>
        <w:rPr>
          <w:rFonts w:ascii="Tahoma" w:hAnsi="Tahoma" w:cs="Tahoma"/>
          <w:b/>
          <w:bCs/>
          <w:sz w:val="20"/>
          <w:szCs w:val="20"/>
        </w:rPr>
      </w:pPr>
    </w:p>
    <w:p w14:paraId="55D923F5" w14:textId="77777777" w:rsidR="003E30AD" w:rsidRPr="003C2042" w:rsidRDefault="003E30AD" w:rsidP="1B111CE0">
      <w:pPr>
        <w:rPr>
          <w:rFonts w:ascii="Tahoma" w:hAnsi="Tahoma" w:cs="Tahoma"/>
          <w:b/>
          <w:bCs/>
          <w:sz w:val="20"/>
          <w:szCs w:val="20"/>
        </w:rPr>
      </w:pPr>
    </w:p>
    <w:p w14:paraId="2D577ED2" w14:textId="77777777" w:rsidR="003E30AD" w:rsidRPr="003C2042" w:rsidRDefault="003E30AD" w:rsidP="1B111CE0">
      <w:pPr>
        <w:rPr>
          <w:rFonts w:ascii="Tahoma" w:hAnsi="Tahoma" w:cs="Tahoma"/>
          <w:b/>
          <w:bCs/>
          <w:sz w:val="20"/>
          <w:szCs w:val="20"/>
        </w:rPr>
      </w:pPr>
    </w:p>
    <w:p w14:paraId="3EF8FF3A" w14:textId="77777777" w:rsidR="003E30AD" w:rsidRDefault="003E30AD" w:rsidP="1B111CE0">
      <w:pPr>
        <w:rPr>
          <w:rFonts w:ascii="Tahoma" w:hAnsi="Tahoma" w:cs="Tahoma"/>
          <w:b/>
          <w:bCs/>
          <w:sz w:val="20"/>
          <w:szCs w:val="20"/>
        </w:rPr>
      </w:pPr>
    </w:p>
    <w:p w14:paraId="57B06EAB" w14:textId="77777777" w:rsidR="003C2042" w:rsidRDefault="003C2042" w:rsidP="1B111CE0">
      <w:pPr>
        <w:rPr>
          <w:rFonts w:ascii="Tahoma" w:hAnsi="Tahoma" w:cs="Tahoma"/>
          <w:b/>
          <w:bCs/>
          <w:sz w:val="20"/>
          <w:szCs w:val="20"/>
        </w:rPr>
      </w:pPr>
    </w:p>
    <w:p w14:paraId="5F08720F" w14:textId="77777777" w:rsidR="003C2042" w:rsidRDefault="003C2042" w:rsidP="1B111CE0">
      <w:pPr>
        <w:rPr>
          <w:rFonts w:ascii="Tahoma" w:hAnsi="Tahoma" w:cs="Tahoma"/>
          <w:b/>
          <w:bCs/>
          <w:sz w:val="20"/>
          <w:szCs w:val="20"/>
        </w:rPr>
      </w:pPr>
    </w:p>
    <w:p w14:paraId="15DBD6A2" w14:textId="77777777" w:rsidR="003C2042" w:rsidRDefault="003C2042" w:rsidP="1B111CE0">
      <w:pPr>
        <w:rPr>
          <w:rFonts w:ascii="Tahoma" w:hAnsi="Tahoma" w:cs="Tahoma"/>
          <w:b/>
          <w:bCs/>
          <w:sz w:val="20"/>
          <w:szCs w:val="20"/>
        </w:rPr>
      </w:pPr>
    </w:p>
    <w:p w14:paraId="188D3A0A" w14:textId="77777777" w:rsidR="003C2042" w:rsidRDefault="003C2042" w:rsidP="1B111CE0">
      <w:pPr>
        <w:rPr>
          <w:rFonts w:ascii="Tahoma" w:hAnsi="Tahoma" w:cs="Tahoma"/>
          <w:b/>
          <w:bCs/>
          <w:sz w:val="20"/>
          <w:szCs w:val="20"/>
        </w:rPr>
      </w:pPr>
    </w:p>
    <w:p w14:paraId="5D37E10E" w14:textId="77777777" w:rsidR="003C2042" w:rsidRDefault="003C2042" w:rsidP="1B111CE0">
      <w:pPr>
        <w:rPr>
          <w:rFonts w:ascii="Tahoma" w:hAnsi="Tahoma" w:cs="Tahoma"/>
          <w:b/>
          <w:bCs/>
          <w:sz w:val="20"/>
          <w:szCs w:val="20"/>
        </w:rPr>
      </w:pPr>
    </w:p>
    <w:p w14:paraId="7BB7440A" w14:textId="77777777" w:rsidR="003C2042" w:rsidRPr="003C2042" w:rsidRDefault="003C2042" w:rsidP="1B111CE0">
      <w:pPr>
        <w:rPr>
          <w:rFonts w:ascii="Tahoma" w:hAnsi="Tahoma" w:cs="Tahoma"/>
          <w:b/>
          <w:bCs/>
          <w:sz w:val="20"/>
          <w:szCs w:val="20"/>
        </w:rPr>
      </w:pPr>
    </w:p>
    <w:p w14:paraId="16D00C09" w14:textId="77777777" w:rsidR="00CA165B" w:rsidRPr="003C2042" w:rsidRDefault="00CA165B" w:rsidP="1B111CE0">
      <w:pPr>
        <w:rPr>
          <w:rFonts w:ascii="Tahoma" w:hAnsi="Tahoma" w:cs="Tahoma"/>
          <w:b/>
          <w:bCs/>
          <w:sz w:val="20"/>
          <w:szCs w:val="20"/>
        </w:rPr>
      </w:pPr>
    </w:p>
    <w:p w14:paraId="200792C8" w14:textId="419F4CFA" w:rsidR="009A5C6E" w:rsidRPr="003C2042" w:rsidRDefault="00C37EF7" w:rsidP="005960A9">
      <w:pPr>
        <w:pStyle w:val="Heading1"/>
        <w:numPr>
          <w:ilvl w:val="0"/>
          <w:numId w:val="35"/>
        </w:numPr>
        <w:rPr>
          <w:rFonts w:ascii="Tahoma" w:hAnsi="Tahoma" w:cs="Tahoma"/>
          <w:b w:val="0"/>
          <w:bCs w:val="0"/>
          <w:sz w:val="24"/>
          <w:szCs w:val="24"/>
        </w:rPr>
      </w:pPr>
      <w:bookmarkStart w:id="15" w:name="_Toc195172841"/>
      <w:r w:rsidRPr="003C2042">
        <w:rPr>
          <w:rFonts w:ascii="Tahoma" w:hAnsi="Tahoma" w:cs="Tahoma"/>
          <w:sz w:val="24"/>
          <w:szCs w:val="24"/>
        </w:rPr>
        <w:t xml:space="preserve">Problem / Opportunity </w:t>
      </w:r>
      <w:r w:rsidR="00211134" w:rsidRPr="003C2042">
        <w:rPr>
          <w:rFonts w:ascii="Tahoma" w:hAnsi="Tahoma" w:cs="Tahoma"/>
          <w:sz w:val="24"/>
          <w:szCs w:val="24"/>
        </w:rPr>
        <w:t>Statement (</w:t>
      </w:r>
      <w:r w:rsidR="00947340" w:rsidRPr="003C2042">
        <w:rPr>
          <w:rFonts w:ascii="Tahoma" w:hAnsi="Tahoma" w:cs="Tahoma"/>
          <w:sz w:val="24"/>
          <w:szCs w:val="24"/>
        </w:rPr>
        <w:t>Required)</w:t>
      </w:r>
      <w:bookmarkEnd w:id="15"/>
    </w:p>
    <w:p w14:paraId="456E3659" w14:textId="37AFF778" w:rsidR="00627F24" w:rsidRPr="003C2042" w:rsidRDefault="00C37EF7" w:rsidP="00BB742D">
      <w:pPr>
        <w:pStyle w:val="Heading2"/>
        <w:rPr>
          <w:rFonts w:ascii="Tahoma" w:hAnsi="Tahoma" w:cs="Tahoma"/>
          <w:sz w:val="20"/>
          <w:szCs w:val="20"/>
        </w:rPr>
      </w:pPr>
      <w:r w:rsidRPr="003C2042">
        <w:rPr>
          <w:rFonts w:ascii="Tahoma" w:hAnsi="Tahoma" w:cs="Tahoma"/>
          <w:sz w:val="20"/>
          <w:szCs w:val="20"/>
        </w:rPr>
        <w:t>Background or context of the opportunity</w:t>
      </w:r>
    </w:p>
    <w:p w14:paraId="7471939C" w14:textId="77777777" w:rsidR="00091090" w:rsidRPr="00091090" w:rsidRDefault="00091090" w:rsidP="00091090">
      <w:pPr>
        <w:rPr>
          <w:rFonts w:ascii="Tahoma" w:hAnsi="Tahoma" w:cs="Tahoma"/>
          <w:sz w:val="20"/>
          <w:szCs w:val="20"/>
        </w:rPr>
      </w:pPr>
      <w:commentRangeStart w:id="16"/>
      <w:r w:rsidRPr="00885E8C">
        <w:rPr>
          <w:rFonts w:ascii="Tahoma" w:hAnsi="Tahoma" w:cs="Tahoma"/>
          <w:sz w:val="20"/>
          <w:szCs w:val="20"/>
        </w:rPr>
        <w:t>Chimera</w:t>
      </w:r>
      <w:commentRangeEnd w:id="16"/>
      <w:r w:rsidR="001263F5" w:rsidRPr="00885E8C">
        <w:rPr>
          <w:rStyle w:val="CommentReference"/>
          <w:rFonts w:ascii="Tahoma" w:hAnsi="Tahoma" w:cs="Tahoma"/>
          <w:sz w:val="20"/>
          <w:szCs w:val="20"/>
        </w:rPr>
        <w:commentReference w:id="16"/>
      </w:r>
      <w:r w:rsidRPr="00885E8C">
        <w:rPr>
          <w:rFonts w:ascii="Tahoma" w:hAnsi="Tahoma" w:cs="Tahoma"/>
          <w:sz w:val="20"/>
          <w:szCs w:val="20"/>
        </w:rPr>
        <w:t xml:space="preserve"> Brief</w:t>
      </w:r>
    </w:p>
    <w:p w14:paraId="4438BDAF" w14:textId="77777777" w:rsidR="00091090" w:rsidRPr="00091090" w:rsidRDefault="00091090" w:rsidP="00091090">
      <w:pPr>
        <w:rPr>
          <w:rFonts w:ascii="Tahoma" w:hAnsi="Tahoma" w:cs="Tahoma"/>
          <w:sz w:val="20"/>
          <w:szCs w:val="20"/>
        </w:rPr>
      </w:pPr>
      <w:commentRangeStart w:id="17"/>
      <w:r w:rsidRPr="00091090">
        <w:rPr>
          <w:rFonts w:ascii="Tahoma" w:hAnsi="Tahoma" w:cs="Tahoma"/>
          <w:sz w:val="20"/>
          <w:szCs w:val="20"/>
        </w:rPr>
        <w:lastRenderedPageBreak/>
        <w:t>Sky</w:t>
      </w:r>
      <w:commentRangeEnd w:id="17"/>
      <w:r w:rsidR="00B50149" w:rsidRPr="00091090">
        <w:rPr>
          <w:rStyle w:val="CommentReference"/>
          <w:rFonts w:ascii="Tahoma" w:hAnsi="Tahoma" w:cs="Tahoma"/>
          <w:sz w:val="20"/>
          <w:szCs w:val="20"/>
        </w:rPr>
        <w:commentReference w:id="17"/>
      </w:r>
      <w:r w:rsidRPr="00091090">
        <w:rPr>
          <w:rFonts w:ascii="Tahoma" w:hAnsi="Tahoma" w:cs="Tahoma"/>
          <w:sz w:val="20"/>
          <w:szCs w:val="20"/>
        </w:rPr>
        <w:t xml:space="preserve"> has embarked on the </w:t>
      </w:r>
      <w:r w:rsidRPr="00885E8C">
        <w:rPr>
          <w:rFonts w:ascii="Tahoma" w:hAnsi="Tahoma" w:cs="Tahoma"/>
          <w:sz w:val="20"/>
          <w:szCs w:val="20"/>
        </w:rPr>
        <w:t xml:space="preserve">Chimera </w:t>
      </w:r>
      <w:commentRangeStart w:id="18"/>
      <w:r w:rsidRPr="00885E8C">
        <w:rPr>
          <w:rFonts w:ascii="Tahoma" w:hAnsi="Tahoma" w:cs="Tahoma"/>
          <w:sz w:val="20"/>
          <w:szCs w:val="20"/>
        </w:rPr>
        <w:t>programme</w:t>
      </w:r>
      <w:commentRangeEnd w:id="18"/>
      <w:r w:rsidR="00FE579D" w:rsidRPr="00091090">
        <w:rPr>
          <w:rStyle w:val="CommentReference"/>
          <w:rFonts w:ascii="Tahoma" w:hAnsi="Tahoma" w:cs="Tahoma"/>
          <w:sz w:val="20"/>
          <w:szCs w:val="20"/>
        </w:rPr>
        <w:commentReference w:id="18"/>
      </w:r>
      <w:r w:rsidRPr="00091090">
        <w:rPr>
          <w:rFonts w:ascii="Tahoma" w:hAnsi="Tahoma" w:cs="Tahoma"/>
          <w:sz w:val="20"/>
          <w:szCs w:val="20"/>
        </w:rPr>
        <w:t>, a major initiative to modernise its existing telco cloud environment that hosts key network functions supporting both fixed and mobile services. This programme represents a strategic shift toward a more scalable, resilient, and future</w:t>
      </w:r>
      <w:r w:rsidRPr="00091090">
        <w:rPr>
          <w:rFonts w:ascii="Tahoma" w:hAnsi="Tahoma" w:cs="Tahoma"/>
          <w:sz w:val="20"/>
          <w:szCs w:val="20"/>
        </w:rPr>
        <w:noBreakHyphen/>
        <w:t>ready architecture.</w:t>
      </w:r>
    </w:p>
    <w:p w14:paraId="23F8E8F8" w14:textId="77777777" w:rsidR="0065109E" w:rsidRPr="00091090" w:rsidRDefault="0065109E" w:rsidP="00091090">
      <w:pPr>
        <w:rPr>
          <w:rFonts w:ascii="Tahoma" w:hAnsi="Tahoma" w:cs="Tahoma"/>
          <w:sz w:val="20"/>
          <w:szCs w:val="20"/>
        </w:rPr>
      </w:pPr>
    </w:p>
    <w:p w14:paraId="21E144CC" w14:textId="172EDDA5" w:rsidR="003442F9" w:rsidRPr="00874140" w:rsidRDefault="0065109E" w:rsidP="00091090">
      <w:pPr>
        <w:rPr>
          <w:rFonts w:ascii="Tahoma" w:hAnsi="Tahoma" w:cs="Tahoma"/>
          <w:sz w:val="20"/>
          <w:szCs w:val="20"/>
        </w:rPr>
      </w:pPr>
      <w:r w:rsidRPr="00874140">
        <w:rPr>
          <w:rFonts w:ascii="Tahoma" w:hAnsi="Tahoma" w:cs="Tahoma"/>
          <w:sz w:val="20"/>
          <w:szCs w:val="20"/>
        </w:rPr>
        <w:t xml:space="preserve">There are two distinct elements to this, one is a set of ‘pre-work’ the other is the specific </w:t>
      </w:r>
      <w:r w:rsidR="003442F9" w:rsidRPr="00874140">
        <w:rPr>
          <w:rFonts w:ascii="Tahoma" w:hAnsi="Tahoma" w:cs="Tahoma"/>
          <w:sz w:val="20"/>
          <w:szCs w:val="20"/>
        </w:rPr>
        <w:t>work we need to do in support of Project Chimera and we would like to assess whether managing this as a single project is the correct way to operate this in order to get the efficiencies of a single project.</w:t>
      </w:r>
    </w:p>
    <w:p w14:paraId="34E0C3AA" w14:textId="77777777" w:rsidR="003442F9" w:rsidRPr="00874140" w:rsidRDefault="003442F9" w:rsidP="00091090">
      <w:pPr>
        <w:rPr>
          <w:rFonts w:ascii="Tahoma" w:hAnsi="Tahoma" w:cs="Tahoma"/>
          <w:sz w:val="20"/>
          <w:szCs w:val="20"/>
        </w:rPr>
      </w:pPr>
    </w:p>
    <w:p w14:paraId="3BDF3D45" w14:textId="403D3AD5" w:rsidR="00885E8C" w:rsidRPr="00885E8C" w:rsidRDefault="003442F9" w:rsidP="00885E8C">
      <w:pPr>
        <w:rPr>
          <w:rFonts w:ascii="Tahoma" w:hAnsi="Tahoma" w:cs="Tahoma"/>
          <w:sz w:val="20"/>
          <w:szCs w:val="20"/>
        </w:rPr>
      </w:pPr>
      <w:r w:rsidRPr="00874140">
        <w:rPr>
          <w:rFonts w:ascii="Tahoma" w:hAnsi="Tahoma" w:cs="Tahoma"/>
          <w:sz w:val="20"/>
          <w:szCs w:val="20"/>
        </w:rPr>
        <w:t>In the first phase</w:t>
      </w:r>
      <w:r w:rsidR="00885E8C" w:rsidRPr="00874140">
        <w:rPr>
          <w:rFonts w:ascii="Tahoma" w:hAnsi="Tahoma" w:cs="Tahoma"/>
          <w:sz w:val="20"/>
          <w:szCs w:val="20"/>
        </w:rPr>
        <w:t>, Sky have note that their Application Firewalls that cover SIGTRAN and Diameter connectivity have some complex configuration when it comes to the routing of UK SMS traffic which we would like to correct/optimise, this is due to Sky segregating UK MVNO traffic from UK MNO traffic. We currently</w:t>
      </w:r>
      <w:r w:rsidR="00885E8C" w:rsidRPr="00885E8C">
        <w:rPr>
          <w:rFonts w:ascii="Tahoma" w:hAnsi="Tahoma" w:cs="Tahoma"/>
          <w:sz w:val="20"/>
          <w:szCs w:val="20"/>
        </w:rPr>
        <w:t xml:space="preserve"> send all MNO traffic to VMO2 for onward transit, but we are sending MVNO traffic via other routes, this makes configuration and signalling analysis configuration unnecessarily complicated. </w:t>
      </w:r>
    </w:p>
    <w:p w14:paraId="7E3E551B" w14:textId="77777777" w:rsidR="00885E8C" w:rsidRPr="00885E8C" w:rsidRDefault="00885E8C" w:rsidP="00885E8C">
      <w:pPr>
        <w:rPr>
          <w:rFonts w:ascii="Tahoma" w:hAnsi="Tahoma" w:cs="Tahoma"/>
          <w:sz w:val="20"/>
          <w:szCs w:val="20"/>
        </w:rPr>
      </w:pPr>
    </w:p>
    <w:p w14:paraId="3853F33B" w14:textId="77777777" w:rsidR="00885E8C" w:rsidRPr="00885E8C" w:rsidRDefault="00885E8C" w:rsidP="00885E8C">
      <w:pPr>
        <w:rPr>
          <w:rFonts w:ascii="Tahoma" w:hAnsi="Tahoma" w:cs="Tahoma"/>
          <w:sz w:val="20"/>
          <w:szCs w:val="20"/>
        </w:rPr>
      </w:pPr>
      <w:r w:rsidRPr="00885E8C">
        <w:rPr>
          <w:rFonts w:ascii="Tahoma" w:hAnsi="Tahoma" w:cs="Tahoma"/>
          <w:sz w:val="20"/>
          <w:szCs w:val="20"/>
        </w:rPr>
        <w:t xml:space="preserve">We would like to request if it would be possible to also route this traffic to VMO2 as we do for MNOs, allowing VMO2 to transit this traffic via your existing routes, this is for SMS traffic only and is very low volume. The </w:t>
      </w:r>
      <w:commentRangeStart w:id="19"/>
      <w:r w:rsidRPr="00885E8C">
        <w:rPr>
          <w:rFonts w:ascii="Tahoma" w:hAnsi="Tahoma" w:cs="Tahoma"/>
          <w:sz w:val="20"/>
          <w:szCs w:val="20"/>
        </w:rPr>
        <w:t>MVNOs</w:t>
      </w:r>
      <w:commentRangeEnd w:id="19"/>
      <w:r w:rsidR="00FE579D" w:rsidRPr="00885E8C">
        <w:rPr>
          <w:rStyle w:val="CommentReference"/>
          <w:rFonts w:ascii="Tahoma" w:hAnsi="Tahoma" w:cs="Tahoma"/>
          <w:sz w:val="20"/>
          <w:szCs w:val="20"/>
        </w:rPr>
        <w:commentReference w:id="19"/>
      </w:r>
      <w:r w:rsidRPr="00885E8C">
        <w:rPr>
          <w:rFonts w:ascii="Tahoma" w:hAnsi="Tahoma" w:cs="Tahoma"/>
          <w:sz w:val="20"/>
          <w:szCs w:val="20"/>
        </w:rPr>
        <w:t xml:space="preserve"> in question are:</w:t>
      </w:r>
    </w:p>
    <w:p w14:paraId="07A6F32E" w14:textId="77777777" w:rsidR="00885E8C" w:rsidRPr="00885E8C" w:rsidRDefault="00885E8C" w:rsidP="00885E8C">
      <w:pPr>
        <w:rPr>
          <w:rFonts w:ascii="Tahoma" w:hAnsi="Tahoma" w:cs="Tahoma"/>
          <w:sz w:val="20"/>
          <w:szCs w:val="20"/>
        </w:rPr>
      </w:pPr>
    </w:p>
    <w:p w14:paraId="2ACBEFE6" w14:textId="77777777" w:rsidR="00885E8C" w:rsidRPr="00885E8C" w:rsidRDefault="00885E8C" w:rsidP="00885E8C">
      <w:pPr>
        <w:pStyle w:val="ListParagraph"/>
        <w:numPr>
          <w:ilvl w:val="0"/>
          <w:numId w:val="38"/>
        </w:numPr>
        <w:contextualSpacing w:val="0"/>
        <w:rPr>
          <w:rFonts w:ascii="Tahoma" w:hAnsi="Tahoma" w:cs="Tahoma"/>
          <w:sz w:val="20"/>
          <w:szCs w:val="20"/>
        </w:rPr>
      </w:pPr>
      <w:r w:rsidRPr="00885E8C">
        <w:rPr>
          <w:rFonts w:ascii="Tahoma" w:hAnsi="Tahoma" w:cs="Tahoma"/>
          <w:sz w:val="20"/>
          <w:szCs w:val="20"/>
        </w:rPr>
        <w:t>Truphone</w:t>
      </w:r>
    </w:p>
    <w:p w14:paraId="6CBF0944" w14:textId="77777777" w:rsidR="00885E8C" w:rsidRPr="00885E8C" w:rsidRDefault="00885E8C" w:rsidP="00885E8C">
      <w:pPr>
        <w:pStyle w:val="ListParagraph"/>
        <w:numPr>
          <w:ilvl w:val="0"/>
          <w:numId w:val="38"/>
        </w:numPr>
        <w:contextualSpacing w:val="0"/>
        <w:rPr>
          <w:rFonts w:ascii="Tahoma" w:hAnsi="Tahoma" w:cs="Tahoma"/>
          <w:sz w:val="20"/>
          <w:szCs w:val="20"/>
        </w:rPr>
      </w:pPr>
      <w:r w:rsidRPr="00885E8C">
        <w:rPr>
          <w:rFonts w:ascii="Tahoma" w:hAnsi="Tahoma" w:cs="Tahoma"/>
          <w:sz w:val="20"/>
          <w:szCs w:val="20"/>
        </w:rPr>
        <w:t>TISMI</w:t>
      </w:r>
    </w:p>
    <w:p w14:paraId="77D3772D" w14:textId="77777777" w:rsidR="00885E8C" w:rsidRPr="00885E8C" w:rsidRDefault="00885E8C" w:rsidP="00885E8C">
      <w:pPr>
        <w:pStyle w:val="ListParagraph"/>
        <w:numPr>
          <w:ilvl w:val="0"/>
          <w:numId w:val="38"/>
        </w:numPr>
        <w:contextualSpacing w:val="0"/>
        <w:rPr>
          <w:rFonts w:ascii="Tahoma" w:hAnsi="Tahoma" w:cs="Tahoma"/>
          <w:sz w:val="20"/>
          <w:szCs w:val="20"/>
        </w:rPr>
      </w:pPr>
      <w:r w:rsidRPr="00885E8C">
        <w:rPr>
          <w:rFonts w:ascii="Tahoma" w:hAnsi="Tahoma" w:cs="Tahoma"/>
          <w:sz w:val="20"/>
          <w:szCs w:val="20"/>
        </w:rPr>
        <w:t>Gamma</w:t>
      </w:r>
    </w:p>
    <w:p w14:paraId="068FF4C2" w14:textId="77777777" w:rsidR="00885E8C" w:rsidRPr="00885E8C" w:rsidRDefault="00885E8C" w:rsidP="00885E8C">
      <w:pPr>
        <w:pStyle w:val="ListParagraph"/>
        <w:numPr>
          <w:ilvl w:val="0"/>
          <w:numId w:val="38"/>
        </w:numPr>
        <w:contextualSpacing w:val="0"/>
        <w:rPr>
          <w:rFonts w:ascii="Tahoma" w:hAnsi="Tahoma" w:cs="Tahoma"/>
          <w:sz w:val="20"/>
          <w:szCs w:val="20"/>
        </w:rPr>
      </w:pPr>
      <w:r w:rsidRPr="00885E8C">
        <w:rPr>
          <w:rFonts w:ascii="Tahoma" w:hAnsi="Tahoma" w:cs="Tahoma"/>
          <w:sz w:val="20"/>
          <w:szCs w:val="20"/>
        </w:rPr>
        <w:t>Lycamobile</w:t>
      </w:r>
    </w:p>
    <w:p w14:paraId="5BAD703F" w14:textId="77777777" w:rsidR="00885E8C" w:rsidRPr="00885E8C" w:rsidRDefault="00885E8C" w:rsidP="00885E8C">
      <w:pPr>
        <w:pStyle w:val="ListParagraph"/>
        <w:numPr>
          <w:ilvl w:val="0"/>
          <w:numId w:val="38"/>
        </w:numPr>
        <w:contextualSpacing w:val="0"/>
        <w:rPr>
          <w:rFonts w:ascii="Tahoma" w:hAnsi="Tahoma" w:cs="Tahoma"/>
          <w:sz w:val="20"/>
          <w:szCs w:val="20"/>
        </w:rPr>
      </w:pPr>
      <w:r w:rsidRPr="00885E8C">
        <w:rPr>
          <w:rFonts w:ascii="Tahoma" w:hAnsi="Tahoma" w:cs="Tahoma"/>
          <w:sz w:val="20"/>
          <w:szCs w:val="20"/>
        </w:rPr>
        <w:t>Parateum</w:t>
      </w:r>
    </w:p>
    <w:p w14:paraId="27B7FC73" w14:textId="77777777" w:rsidR="00885E8C" w:rsidRPr="00885E8C" w:rsidRDefault="00885E8C" w:rsidP="00885E8C">
      <w:pPr>
        <w:pStyle w:val="ListParagraph"/>
        <w:numPr>
          <w:ilvl w:val="0"/>
          <w:numId w:val="38"/>
        </w:numPr>
        <w:contextualSpacing w:val="0"/>
        <w:rPr>
          <w:rFonts w:ascii="Tahoma" w:hAnsi="Tahoma" w:cs="Tahoma"/>
          <w:sz w:val="20"/>
          <w:szCs w:val="20"/>
        </w:rPr>
      </w:pPr>
      <w:r w:rsidRPr="00885E8C">
        <w:rPr>
          <w:rFonts w:ascii="Tahoma" w:hAnsi="Tahoma" w:cs="Tahoma"/>
          <w:sz w:val="20"/>
          <w:szCs w:val="20"/>
        </w:rPr>
        <w:t>Stour Marine</w:t>
      </w:r>
    </w:p>
    <w:p w14:paraId="585CA044" w14:textId="77777777" w:rsidR="00885E8C" w:rsidRPr="00885E8C" w:rsidRDefault="00885E8C" w:rsidP="00885E8C">
      <w:pPr>
        <w:pStyle w:val="ListParagraph"/>
        <w:numPr>
          <w:ilvl w:val="0"/>
          <w:numId w:val="38"/>
        </w:numPr>
        <w:contextualSpacing w:val="0"/>
        <w:rPr>
          <w:rFonts w:ascii="Tahoma" w:hAnsi="Tahoma" w:cs="Tahoma"/>
          <w:sz w:val="20"/>
          <w:szCs w:val="20"/>
        </w:rPr>
      </w:pPr>
      <w:r w:rsidRPr="00885E8C">
        <w:rPr>
          <w:rFonts w:ascii="Tahoma" w:hAnsi="Tahoma" w:cs="Tahoma"/>
          <w:sz w:val="20"/>
          <w:szCs w:val="20"/>
        </w:rPr>
        <w:t>Lebara</w:t>
      </w:r>
    </w:p>
    <w:p w14:paraId="747D3E65" w14:textId="77777777" w:rsidR="00885E8C" w:rsidRPr="00885E8C" w:rsidRDefault="4F81B4CA" w:rsidP="00885E8C">
      <w:pPr>
        <w:pStyle w:val="ListParagraph"/>
        <w:numPr>
          <w:ilvl w:val="0"/>
          <w:numId w:val="38"/>
        </w:numPr>
        <w:contextualSpacing w:val="0"/>
        <w:rPr>
          <w:rFonts w:ascii="Tahoma" w:hAnsi="Tahoma" w:cs="Tahoma"/>
          <w:sz w:val="20"/>
          <w:szCs w:val="20"/>
        </w:rPr>
      </w:pPr>
      <w:r w:rsidRPr="4F81B4CA">
        <w:rPr>
          <w:rFonts w:ascii="Tahoma" w:hAnsi="Tahoma" w:cs="Tahoma"/>
          <w:sz w:val="20"/>
          <w:szCs w:val="20"/>
        </w:rPr>
        <w:t>Spitfire (under review)</w:t>
      </w:r>
    </w:p>
    <w:p w14:paraId="1E0C5520" w14:textId="28C02601" w:rsidR="334624D3" w:rsidRDefault="334624D3" w:rsidP="4F81B4CA">
      <w:pPr>
        <w:rPr>
          <w:rFonts w:ascii="Tahoma" w:hAnsi="Tahoma" w:cs="Tahoma"/>
          <w:sz w:val="20"/>
          <w:szCs w:val="20"/>
        </w:rPr>
      </w:pPr>
    </w:p>
    <w:p w14:paraId="2868FD7A" w14:textId="4773EE05" w:rsidR="4F81B4CA" w:rsidRDefault="7F8B9314" w:rsidP="7F8B9314">
      <w:pPr>
        <w:rPr>
          <w:rFonts w:ascii="Tahoma" w:hAnsi="Tahoma" w:cs="Tahoma"/>
          <w:sz w:val="20"/>
          <w:szCs w:val="20"/>
          <w:u w:val="single"/>
        </w:rPr>
      </w:pPr>
      <w:r w:rsidRPr="7F8B9314">
        <w:rPr>
          <w:rFonts w:ascii="Tahoma" w:hAnsi="Tahoma" w:cs="Tahoma"/>
          <w:sz w:val="20"/>
          <w:szCs w:val="20"/>
          <w:u w:val="single"/>
        </w:rPr>
        <w:t>Business Outcomes</w:t>
      </w:r>
    </w:p>
    <w:p w14:paraId="51FFA7E5" w14:textId="37A32B2B" w:rsidR="4F81B4CA" w:rsidRDefault="7F8B9314" w:rsidP="7F8B9314">
      <w:pPr>
        <w:spacing w:before="210" w:after="210" w:line="300" w:lineRule="auto"/>
        <w:rPr>
          <w:rFonts w:ascii="Segoe UI" w:eastAsia="Segoe UI" w:hAnsi="Segoe UI" w:cs="Segoe UI"/>
          <w:sz w:val="21"/>
          <w:szCs w:val="21"/>
        </w:rPr>
      </w:pPr>
      <w:r w:rsidRPr="7F8B9314">
        <w:rPr>
          <w:rFonts w:ascii="Segoe UI" w:eastAsia="Segoe UI" w:hAnsi="Segoe UI" w:cs="Segoe UI"/>
          <w:sz w:val="21"/>
          <w:szCs w:val="21"/>
        </w:rPr>
        <w:t>Make VMO2 the single route for all SMS traffic (including MVNOs)</w:t>
      </w:r>
    </w:p>
    <w:p w14:paraId="09A46587" w14:textId="5F15349C" w:rsidR="4F81B4CA" w:rsidRDefault="4F81B4CA" w:rsidP="4F81B4CA">
      <w:pPr>
        <w:pStyle w:val="ListParagraph"/>
        <w:numPr>
          <w:ilvl w:val="0"/>
          <w:numId w:val="5"/>
        </w:numPr>
        <w:spacing w:line="300" w:lineRule="auto"/>
        <w:rPr>
          <w:rFonts w:ascii="Segoe UI" w:eastAsia="Segoe UI" w:hAnsi="Segoe UI" w:cs="Segoe UI"/>
          <w:sz w:val="21"/>
          <w:szCs w:val="21"/>
        </w:rPr>
      </w:pPr>
      <w:r w:rsidRPr="4F81B4CA">
        <w:rPr>
          <w:rFonts w:ascii="Segoe UI" w:eastAsia="Segoe UI" w:hAnsi="Segoe UI" w:cs="Segoe UI"/>
          <w:sz w:val="21"/>
          <w:szCs w:val="21"/>
        </w:rPr>
        <w:t>Redirect MVNO SMS traffic through VMO2</w:t>
      </w:r>
    </w:p>
    <w:p w14:paraId="51DE30B4" w14:textId="40D808C0" w:rsidR="4F81B4CA" w:rsidRDefault="4F81B4CA" w:rsidP="4F81B4CA">
      <w:pPr>
        <w:pStyle w:val="ListParagraph"/>
        <w:numPr>
          <w:ilvl w:val="0"/>
          <w:numId w:val="5"/>
        </w:numPr>
        <w:spacing w:line="300" w:lineRule="auto"/>
        <w:rPr>
          <w:rFonts w:ascii="Segoe UI" w:eastAsia="Segoe UI" w:hAnsi="Segoe UI" w:cs="Segoe UI"/>
          <w:sz w:val="21"/>
          <w:szCs w:val="21"/>
        </w:rPr>
      </w:pPr>
      <w:r w:rsidRPr="4F81B4CA">
        <w:rPr>
          <w:rFonts w:ascii="Segoe UI" w:eastAsia="Segoe UI" w:hAnsi="Segoe UI" w:cs="Segoe UI"/>
          <w:sz w:val="21"/>
          <w:szCs w:val="21"/>
        </w:rPr>
        <w:t>Remove the need for multiple routing paths</w:t>
      </w:r>
    </w:p>
    <w:p w14:paraId="30718F12" w14:textId="3BD03561" w:rsidR="4F81B4CA" w:rsidRDefault="7F8B9314" w:rsidP="4F81B4CA">
      <w:pPr>
        <w:pStyle w:val="ListParagraph"/>
        <w:numPr>
          <w:ilvl w:val="0"/>
          <w:numId w:val="5"/>
        </w:numPr>
        <w:spacing w:line="300" w:lineRule="auto"/>
        <w:rPr>
          <w:rFonts w:ascii="Segoe UI" w:eastAsia="Segoe UI" w:hAnsi="Segoe UI" w:cs="Segoe UI"/>
          <w:sz w:val="21"/>
          <w:szCs w:val="21"/>
        </w:rPr>
      </w:pPr>
      <w:r w:rsidRPr="7F8B9314">
        <w:rPr>
          <w:rFonts w:ascii="Segoe UI" w:eastAsia="Segoe UI" w:hAnsi="Segoe UI" w:cs="Segoe UI"/>
          <w:sz w:val="21"/>
          <w:szCs w:val="21"/>
        </w:rPr>
        <w:t>Simplify configuration and troubleshooting</w:t>
      </w:r>
    </w:p>
    <w:p w14:paraId="3153108D" w14:textId="7A734708" w:rsidR="4F81B4CA" w:rsidRDefault="4F81B4CA" w:rsidP="4F81B4CA">
      <w:pPr>
        <w:rPr>
          <w:rFonts w:ascii="Tahoma" w:hAnsi="Tahoma" w:cs="Tahoma"/>
          <w:sz w:val="20"/>
          <w:szCs w:val="20"/>
        </w:rPr>
      </w:pPr>
    </w:p>
    <w:p w14:paraId="05931D01" w14:textId="77777777" w:rsidR="003442F9" w:rsidRDefault="003442F9" w:rsidP="00091090">
      <w:pPr>
        <w:rPr>
          <w:rFonts w:ascii="Tahoma" w:hAnsi="Tahoma" w:cs="Tahoma"/>
          <w:sz w:val="20"/>
          <w:szCs w:val="20"/>
        </w:rPr>
      </w:pPr>
    </w:p>
    <w:p w14:paraId="4FD1BFB6" w14:textId="60E067FA" w:rsidR="00091090" w:rsidRPr="00091090" w:rsidRDefault="00885E8C" w:rsidP="00091090">
      <w:pPr>
        <w:rPr>
          <w:rFonts w:ascii="Tahoma" w:hAnsi="Tahoma" w:cs="Tahoma"/>
          <w:sz w:val="20"/>
          <w:szCs w:val="20"/>
        </w:rPr>
      </w:pPr>
      <w:r>
        <w:rPr>
          <w:rFonts w:ascii="Tahoma" w:hAnsi="Tahoma" w:cs="Tahoma"/>
          <w:sz w:val="20"/>
          <w:szCs w:val="20"/>
        </w:rPr>
        <w:t>The second element is that</w:t>
      </w:r>
      <w:r w:rsidR="00091090" w:rsidRPr="0065109E">
        <w:rPr>
          <w:rFonts w:ascii="Tahoma" w:hAnsi="Tahoma" w:cs="Tahoma"/>
          <w:sz w:val="20"/>
          <w:szCs w:val="20"/>
        </w:rPr>
        <w:t xml:space="preserve"> Sky will extend its telco cloud footprint by introducing a new set of Appliance Network Functions (ANFs). </w:t>
      </w:r>
      <w:r w:rsidR="00091090" w:rsidRPr="00091090">
        <w:rPr>
          <w:rFonts w:ascii="Tahoma" w:hAnsi="Tahoma" w:cs="Tahoma"/>
          <w:sz w:val="20"/>
          <w:szCs w:val="20"/>
        </w:rPr>
        <w:t xml:space="preserve">These ANFs will be deployed in the </w:t>
      </w:r>
      <w:r w:rsidR="00091090" w:rsidRPr="0065109E">
        <w:rPr>
          <w:rFonts w:ascii="Tahoma" w:hAnsi="Tahoma" w:cs="Tahoma"/>
          <w:sz w:val="20"/>
          <w:szCs w:val="20"/>
        </w:rPr>
        <w:t xml:space="preserve">lab </w:t>
      </w:r>
      <w:commentRangeStart w:id="20"/>
      <w:commentRangeStart w:id="21"/>
      <w:r w:rsidR="00091090" w:rsidRPr="0065109E">
        <w:rPr>
          <w:rFonts w:ascii="Tahoma" w:hAnsi="Tahoma" w:cs="Tahoma"/>
          <w:sz w:val="20"/>
          <w:szCs w:val="20"/>
        </w:rPr>
        <w:t>environment</w:t>
      </w:r>
      <w:commentRangeEnd w:id="20"/>
      <w:r w:rsidR="00FE579D" w:rsidRPr="0065109E">
        <w:rPr>
          <w:rStyle w:val="CommentReference"/>
          <w:rFonts w:ascii="Tahoma" w:hAnsi="Tahoma" w:cs="Tahoma"/>
          <w:sz w:val="20"/>
          <w:szCs w:val="20"/>
        </w:rPr>
        <w:commentReference w:id="20"/>
      </w:r>
      <w:commentRangeEnd w:id="21"/>
      <w:r w:rsidR="00FE579D" w:rsidRPr="0065109E">
        <w:rPr>
          <w:rStyle w:val="CommentReference"/>
          <w:rFonts w:ascii="Tahoma" w:hAnsi="Tahoma" w:cs="Tahoma"/>
          <w:sz w:val="20"/>
          <w:szCs w:val="20"/>
        </w:rPr>
        <w:commentReference w:id="21"/>
      </w:r>
      <w:r w:rsidR="00091090" w:rsidRPr="0065109E">
        <w:rPr>
          <w:rFonts w:ascii="Tahoma" w:hAnsi="Tahoma" w:cs="Tahoma"/>
          <w:sz w:val="20"/>
          <w:szCs w:val="20"/>
        </w:rPr>
        <w:t xml:space="preserve"> during Q1–</w:t>
      </w:r>
      <w:commentRangeStart w:id="22"/>
      <w:r w:rsidR="00091090" w:rsidRPr="0065109E">
        <w:rPr>
          <w:rFonts w:ascii="Tahoma" w:hAnsi="Tahoma" w:cs="Tahoma"/>
          <w:sz w:val="20"/>
          <w:szCs w:val="20"/>
        </w:rPr>
        <w:t>Q2</w:t>
      </w:r>
      <w:commentRangeEnd w:id="22"/>
      <w:r w:rsidR="00CA29EE" w:rsidRPr="00091090">
        <w:rPr>
          <w:rStyle w:val="CommentReference"/>
          <w:rFonts w:ascii="Tahoma" w:hAnsi="Tahoma" w:cs="Tahoma"/>
          <w:sz w:val="20"/>
          <w:szCs w:val="20"/>
        </w:rPr>
        <w:commentReference w:id="22"/>
      </w:r>
      <w:r w:rsidR="00091090" w:rsidRPr="00091090">
        <w:rPr>
          <w:rFonts w:ascii="Tahoma" w:hAnsi="Tahoma" w:cs="Tahoma"/>
          <w:sz w:val="20"/>
          <w:szCs w:val="20"/>
        </w:rPr>
        <w:t xml:space="preserve">, enabling validation, integration </w:t>
      </w:r>
      <w:commentRangeStart w:id="23"/>
      <w:r w:rsidR="00091090" w:rsidRPr="00091090">
        <w:rPr>
          <w:rFonts w:ascii="Tahoma" w:hAnsi="Tahoma" w:cs="Tahoma"/>
          <w:sz w:val="20"/>
          <w:szCs w:val="20"/>
        </w:rPr>
        <w:t>testing</w:t>
      </w:r>
      <w:commentRangeEnd w:id="23"/>
      <w:r w:rsidR="00CA29EE" w:rsidRPr="00091090">
        <w:rPr>
          <w:rStyle w:val="CommentReference"/>
          <w:rFonts w:ascii="Tahoma" w:hAnsi="Tahoma" w:cs="Tahoma"/>
          <w:sz w:val="20"/>
          <w:szCs w:val="20"/>
        </w:rPr>
        <w:commentReference w:id="23"/>
      </w:r>
      <w:r w:rsidR="00091090" w:rsidRPr="00091090">
        <w:rPr>
          <w:rFonts w:ascii="Tahoma" w:hAnsi="Tahoma" w:cs="Tahoma"/>
          <w:sz w:val="20"/>
          <w:szCs w:val="20"/>
        </w:rPr>
        <w:t>, and platform readiness activities.</w:t>
      </w:r>
    </w:p>
    <w:p w14:paraId="3CB47A7D" w14:textId="77777777" w:rsidR="00091090" w:rsidRPr="00091090" w:rsidRDefault="00091090" w:rsidP="00091090">
      <w:pPr>
        <w:rPr>
          <w:rFonts w:ascii="Tahoma" w:hAnsi="Tahoma" w:cs="Tahoma"/>
          <w:sz w:val="20"/>
          <w:szCs w:val="20"/>
        </w:rPr>
      </w:pPr>
      <w:r w:rsidRPr="00091090">
        <w:rPr>
          <w:rFonts w:ascii="Tahoma" w:hAnsi="Tahoma" w:cs="Tahoma"/>
          <w:sz w:val="20"/>
          <w:szCs w:val="20"/>
        </w:rPr>
        <w:t xml:space="preserve">Following successful lab qualification, the programme will move into </w:t>
      </w:r>
      <w:commentRangeStart w:id="24"/>
      <w:r w:rsidRPr="0065109E">
        <w:rPr>
          <w:rFonts w:ascii="Tahoma" w:hAnsi="Tahoma" w:cs="Tahoma"/>
          <w:sz w:val="20"/>
          <w:szCs w:val="20"/>
        </w:rPr>
        <w:t>production</w:t>
      </w:r>
      <w:commentRangeEnd w:id="24"/>
      <w:r w:rsidR="00CA29EE" w:rsidRPr="0065109E">
        <w:rPr>
          <w:rStyle w:val="CommentReference"/>
          <w:rFonts w:ascii="Tahoma" w:hAnsi="Tahoma" w:cs="Tahoma"/>
          <w:sz w:val="20"/>
          <w:szCs w:val="20"/>
        </w:rPr>
        <w:commentReference w:id="24"/>
      </w:r>
      <w:r w:rsidRPr="0065109E">
        <w:rPr>
          <w:rFonts w:ascii="Tahoma" w:hAnsi="Tahoma" w:cs="Tahoma"/>
          <w:sz w:val="20"/>
          <w:szCs w:val="20"/>
        </w:rPr>
        <w:t xml:space="preserve"> implementation starting in Q3 2026</w:t>
      </w:r>
      <w:r w:rsidRPr="00091090">
        <w:rPr>
          <w:rFonts w:ascii="Tahoma" w:hAnsi="Tahoma" w:cs="Tahoma"/>
          <w:sz w:val="20"/>
          <w:szCs w:val="20"/>
        </w:rPr>
        <w:t xml:space="preserve">, establishing the foundation required ahead of phased </w:t>
      </w:r>
      <w:r w:rsidRPr="0065109E">
        <w:rPr>
          <w:rFonts w:ascii="Tahoma" w:hAnsi="Tahoma" w:cs="Tahoma"/>
          <w:sz w:val="20"/>
          <w:szCs w:val="20"/>
        </w:rPr>
        <w:t xml:space="preserve">service </w:t>
      </w:r>
      <w:commentRangeStart w:id="25"/>
      <w:r w:rsidRPr="0065109E">
        <w:rPr>
          <w:rFonts w:ascii="Tahoma" w:hAnsi="Tahoma" w:cs="Tahoma"/>
          <w:sz w:val="20"/>
          <w:szCs w:val="20"/>
        </w:rPr>
        <w:t>migration</w:t>
      </w:r>
      <w:commentRangeEnd w:id="25"/>
      <w:r w:rsidR="00503460" w:rsidRPr="00091090">
        <w:rPr>
          <w:rStyle w:val="CommentReference"/>
          <w:rFonts w:ascii="Tahoma" w:hAnsi="Tahoma" w:cs="Tahoma"/>
          <w:sz w:val="20"/>
          <w:szCs w:val="20"/>
        </w:rPr>
        <w:commentReference w:id="25"/>
      </w:r>
      <w:r w:rsidRPr="00091090">
        <w:rPr>
          <w:rFonts w:ascii="Tahoma" w:hAnsi="Tahoma" w:cs="Tahoma"/>
          <w:sz w:val="20"/>
          <w:szCs w:val="20"/>
        </w:rPr>
        <w:t xml:space="preserve"> to the </w:t>
      </w:r>
      <w:commentRangeStart w:id="26"/>
      <w:r w:rsidRPr="00091090">
        <w:rPr>
          <w:rFonts w:ascii="Tahoma" w:hAnsi="Tahoma" w:cs="Tahoma"/>
          <w:sz w:val="20"/>
          <w:szCs w:val="20"/>
        </w:rPr>
        <w:t>new platform</w:t>
      </w:r>
      <w:commentRangeEnd w:id="26"/>
      <w:r w:rsidR="00503460" w:rsidRPr="00091090">
        <w:rPr>
          <w:rStyle w:val="CommentReference"/>
          <w:rFonts w:ascii="Tahoma" w:hAnsi="Tahoma" w:cs="Tahoma"/>
          <w:sz w:val="20"/>
          <w:szCs w:val="20"/>
        </w:rPr>
        <w:commentReference w:id="26"/>
      </w:r>
      <w:r w:rsidRPr="00091090">
        <w:rPr>
          <w:rFonts w:ascii="Tahoma" w:hAnsi="Tahoma" w:cs="Tahoma"/>
          <w:sz w:val="20"/>
          <w:szCs w:val="20"/>
        </w:rPr>
        <w:t>.</w:t>
      </w:r>
    </w:p>
    <w:p w14:paraId="72CBF149" w14:textId="77777777" w:rsidR="00091090" w:rsidRPr="00091090" w:rsidRDefault="00091090" w:rsidP="00091090">
      <w:pPr>
        <w:rPr>
          <w:rFonts w:ascii="Tahoma" w:hAnsi="Tahoma" w:cs="Tahoma"/>
          <w:sz w:val="20"/>
          <w:szCs w:val="20"/>
        </w:rPr>
      </w:pPr>
      <w:r w:rsidRPr="0065109E">
        <w:rPr>
          <w:rFonts w:ascii="Tahoma" w:hAnsi="Tahoma" w:cs="Tahoma"/>
          <w:sz w:val="20"/>
          <w:szCs w:val="20"/>
        </w:rPr>
        <w:t>ANFs in scope</w:t>
      </w:r>
    </w:p>
    <w:p w14:paraId="14F48298" w14:textId="77777777" w:rsidR="00091090" w:rsidRPr="00091090" w:rsidRDefault="00091090" w:rsidP="00091090">
      <w:pPr>
        <w:numPr>
          <w:ilvl w:val="0"/>
          <w:numId w:val="37"/>
        </w:numPr>
        <w:rPr>
          <w:rFonts w:ascii="Tahoma" w:hAnsi="Tahoma" w:cs="Tahoma"/>
          <w:sz w:val="20"/>
          <w:szCs w:val="20"/>
        </w:rPr>
      </w:pPr>
      <w:r w:rsidRPr="00091090">
        <w:rPr>
          <w:rFonts w:ascii="Tahoma" w:hAnsi="Tahoma" w:cs="Tahoma"/>
          <w:sz w:val="20"/>
          <w:szCs w:val="20"/>
        </w:rPr>
        <w:t>UK Interconnect SBC (Mobile &amp; Fixed)</w:t>
      </w:r>
    </w:p>
    <w:p w14:paraId="0342CB7A" w14:textId="77777777" w:rsidR="00091090" w:rsidRPr="00091090" w:rsidRDefault="00091090" w:rsidP="00091090">
      <w:pPr>
        <w:numPr>
          <w:ilvl w:val="0"/>
          <w:numId w:val="37"/>
        </w:numPr>
        <w:rPr>
          <w:rFonts w:ascii="Tahoma" w:hAnsi="Tahoma" w:cs="Tahoma"/>
          <w:sz w:val="20"/>
          <w:szCs w:val="20"/>
        </w:rPr>
      </w:pPr>
      <w:r w:rsidRPr="00091090">
        <w:rPr>
          <w:rFonts w:ascii="Tahoma" w:hAnsi="Tahoma" w:cs="Tahoma"/>
          <w:sz w:val="20"/>
          <w:szCs w:val="20"/>
        </w:rPr>
        <w:t>UK &amp; RoI CMG (ePDG)</w:t>
      </w:r>
    </w:p>
    <w:p w14:paraId="3484BB06" w14:textId="77777777" w:rsidR="00091090" w:rsidRPr="00091090" w:rsidRDefault="00091090" w:rsidP="00091090">
      <w:pPr>
        <w:numPr>
          <w:ilvl w:val="0"/>
          <w:numId w:val="37"/>
        </w:numPr>
        <w:rPr>
          <w:rFonts w:ascii="Tahoma" w:hAnsi="Tahoma" w:cs="Tahoma"/>
          <w:sz w:val="20"/>
          <w:szCs w:val="20"/>
        </w:rPr>
      </w:pPr>
      <w:r w:rsidRPr="00091090">
        <w:rPr>
          <w:rFonts w:ascii="Tahoma" w:hAnsi="Tahoma" w:cs="Tahoma"/>
          <w:sz w:val="20"/>
          <w:szCs w:val="20"/>
        </w:rPr>
        <w:t>UK &amp; RoI CMG (Data &amp; Voice)</w:t>
      </w:r>
    </w:p>
    <w:p w14:paraId="63079565" w14:textId="77777777" w:rsidR="00091090" w:rsidRDefault="00091090" w:rsidP="00091090">
      <w:pPr>
        <w:numPr>
          <w:ilvl w:val="0"/>
          <w:numId w:val="37"/>
        </w:numPr>
        <w:rPr>
          <w:rFonts w:ascii="Tahoma" w:hAnsi="Tahoma" w:cs="Tahoma"/>
          <w:sz w:val="20"/>
          <w:szCs w:val="20"/>
        </w:rPr>
      </w:pPr>
      <w:r w:rsidRPr="00091090">
        <w:rPr>
          <w:rFonts w:ascii="Tahoma" w:hAnsi="Tahoma" w:cs="Tahoma"/>
          <w:sz w:val="20"/>
          <w:szCs w:val="20"/>
        </w:rPr>
        <w:t>UK &amp; RoI CMG (CPV)</w:t>
      </w:r>
    </w:p>
    <w:p w14:paraId="11003EDB" w14:textId="77777777" w:rsidR="00F56B64" w:rsidRDefault="00F56B64" w:rsidP="00F56B64">
      <w:pPr>
        <w:rPr>
          <w:rFonts w:ascii="Tahoma" w:hAnsi="Tahoma" w:cs="Tahoma"/>
          <w:sz w:val="20"/>
          <w:szCs w:val="20"/>
        </w:rPr>
      </w:pPr>
    </w:p>
    <w:p w14:paraId="04C23027" w14:textId="7FF7C1B8" w:rsidR="00F56B64" w:rsidRDefault="00F56B64" w:rsidP="00F56B64">
      <w:pPr>
        <w:rPr>
          <w:rFonts w:ascii="Tahoma" w:hAnsi="Tahoma" w:cs="Tahoma"/>
          <w:sz w:val="20"/>
          <w:szCs w:val="20"/>
        </w:rPr>
      </w:pPr>
      <w:r>
        <w:rPr>
          <w:rFonts w:ascii="Tahoma" w:hAnsi="Tahoma" w:cs="Tahoma"/>
          <w:sz w:val="20"/>
          <w:szCs w:val="20"/>
        </w:rPr>
        <w:t>Additional questions asked of Sky to clarify the scope of the changes:</w:t>
      </w:r>
    </w:p>
    <w:p w14:paraId="70CF2866" w14:textId="77777777" w:rsidR="00F56B64" w:rsidRDefault="00F56B64" w:rsidP="00F56B64">
      <w:pPr>
        <w:rPr>
          <w:sz w:val="22"/>
          <w:szCs w:val="22"/>
        </w:rPr>
      </w:pPr>
      <w:r>
        <w:rPr>
          <w:sz w:val="22"/>
          <w:szCs w:val="22"/>
        </w:rPr>
        <w:t xml:space="preserve">1. </w:t>
      </w:r>
      <w:commentRangeStart w:id="27"/>
      <w:r>
        <w:rPr>
          <w:sz w:val="22"/>
          <w:szCs w:val="22"/>
        </w:rPr>
        <w:t>Can</w:t>
      </w:r>
      <w:commentRangeEnd w:id="27"/>
      <w:r w:rsidR="00CA29EE">
        <w:rPr>
          <w:rStyle w:val="CommentReference"/>
          <w:sz w:val="22"/>
          <w:szCs w:val="22"/>
        </w:rPr>
        <w:commentReference w:id="27"/>
      </w:r>
      <w:r>
        <w:rPr>
          <w:sz w:val="22"/>
          <w:szCs w:val="22"/>
        </w:rPr>
        <w:t xml:space="preserve"> you confirm exactly how many ANF (functions) Sky are planning to implement and what are the order/timings we should be considering in reference and moving into production?</w:t>
      </w:r>
    </w:p>
    <w:p w14:paraId="564DC3EB" w14:textId="2C1AD32E" w:rsidR="00F56B64" w:rsidRDefault="00F56B64" w:rsidP="00F56B64">
      <w:pPr>
        <w:rPr>
          <w:sz w:val="22"/>
          <w:szCs w:val="22"/>
        </w:rPr>
      </w:pPr>
      <w:r>
        <w:rPr>
          <w:color w:val="0C64C0"/>
          <w:sz w:val="22"/>
          <w:szCs w:val="22"/>
        </w:rPr>
        <w:t xml:space="preserve">[SKY] Sky are </w:t>
      </w:r>
      <w:r w:rsidR="00BD186C">
        <w:rPr>
          <w:color w:val="0C64C0"/>
          <w:sz w:val="22"/>
          <w:szCs w:val="22"/>
        </w:rPr>
        <w:t>planning</w:t>
      </w:r>
      <w:r>
        <w:rPr>
          <w:color w:val="0C64C0"/>
          <w:sz w:val="22"/>
          <w:szCs w:val="22"/>
        </w:rPr>
        <w:t xml:space="preserve"> to implement Fixed a&amp; Mobile iSBC and UK UPF Data &amp; Voice as ANF, starting with SBC in May followed by UPF Data / voice in June (lab).  </w:t>
      </w:r>
      <w:r>
        <w:rPr>
          <w:sz w:val="22"/>
          <w:szCs w:val="22"/>
        </w:rPr>
        <w:t>                  </w:t>
      </w:r>
    </w:p>
    <w:p w14:paraId="0061F9BF" w14:textId="77777777" w:rsidR="00F56B64" w:rsidRDefault="00F56B64" w:rsidP="00F56B64">
      <w:pPr>
        <w:rPr>
          <w:sz w:val="22"/>
          <w:szCs w:val="22"/>
        </w:rPr>
      </w:pPr>
    </w:p>
    <w:p w14:paraId="49B6D307" w14:textId="77777777" w:rsidR="00F56B64" w:rsidRDefault="00F56B64" w:rsidP="00F56B64">
      <w:pPr>
        <w:rPr>
          <w:sz w:val="22"/>
          <w:szCs w:val="22"/>
        </w:rPr>
      </w:pPr>
      <w:r>
        <w:rPr>
          <w:sz w:val="22"/>
          <w:szCs w:val="22"/>
        </w:rPr>
        <w:lastRenderedPageBreak/>
        <w:t xml:space="preserve">2. </w:t>
      </w:r>
      <w:commentRangeStart w:id="28"/>
      <w:r>
        <w:rPr>
          <w:sz w:val="22"/>
          <w:szCs w:val="22"/>
        </w:rPr>
        <w:t>Can</w:t>
      </w:r>
      <w:commentRangeEnd w:id="28"/>
      <w:r w:rsidR="00CA29EE">
        <w:rPr>
          <w:rStyle w:val="CommentReference"/>
          <w:sz w:val="22"/>
          <w:szCs w:val="22"/>
        </w:rPr>
        <w:commentReference w:id="28"/>
      </w:r>
      <w:r>
        <w:rPr>
          <w:sz w:val="22"/>
          <w:szCs w:val="22"/>
        </w:rPr>
        <w:t xml:space="preserve"> you identify the software &amp; hardware releases for each ANF, any interface impacts/changes and based on that we can provide the depth of the regression. </w:t>
      </w:r>
    </w:p>
    <w:p w14:paraId="3DD51EF8" w14:textId="77777777" w:rsidR="00354280" w:rsidRDefault="00F56B64" w:rsidP="00F56B64">
      <w:pPr>
        <w:rPr>
          <w:sz w:val="22"/>
          <w:szCs w:val="22"/>
        </w:rPr>
      </w:pPr>
      <w:r>
        <w:rPr>
          <w:color w:val="0C64C0"/>
          <w:sz w:val="22"/>
          <w:szCs w:val="22"/>
          <w:shd w:val="clear" w:color="auto" w:fill="FFFFFF"/>
        </w:rPr>
        <w:t>[Sky] No new interface as ANF will be deployed with similar functionality and expected software is 24. 7</w:t>
      </w:r>
      <w:r>
        <w:rPr>
          <w:sz w:val="22"/>
          <w:szCs w:val="22"/>
        </w:rPr>
        <w:t xml:space="preserve">      </w:t>
      </w:r>
    </w:p>
    <w:p w14:paraId="2AE42E8E" w14:textId="77777777" w:rsidR="00354280" w:rsidRDefault="00354280" w:rsidP="00F56B64">
      <w:pPr>
        <w:rPr>
          <w:sz w:val="22"/>
          <w:szCs w:val="22"/>
        </w:rPr>
      </w:pPr>
    </w:p>
    <w:p w14:paraId="5C1CF14B" w14:textId="389590A7" w:rsidR="4F81B4CA" w:rsidRDefault="4F81B4CA">
      <w:r w:rsidRPr="4F81B4CA">
        <w:rPr>
          <w:sz w:val="22"/>
          <w:szCs w:val="22"/>
        </w:rPr>
        <w:t xml:space="preserve">    </w:t>
      </w:r>
      <w:commentRangeStart w:id="29"/>
      <w:commentRangeStart w:id="30"/>
      <w:commentRangeStart w:id="31"/>
      <w:commentRangeEnd w:id="29"/>
      <w:r w:rsidR="00503460">
        <w:rPr>
          <w:rStyle w:val="CommentReference"/>
          <w:noProof/>
          <w:sz w:val="24"/>
          <w:szCs w:val="24"/>
        </w:rPr>
        <w:commentReference w:id="29"/>
      </w:r>
      <w:commentRangeEnd w:id="30"/>
      <w:r w:rsidR="001263F5">
        <w:rPr>
          <w:rStyle w:val="CommentReference"/>
          <w:noProof/>
          <w:sz w:val="24"/>
          <w:szCs w:val="24"/>
        </w:rPr>
        <w:commentReference w:id="30"/>
      </w:r>
      <w:commentRangeEnd w:id="31"/>
      <w:r w:rsidR="001263F5">
        <w:rPr>
          <w:rStyle w:val="CommentReference"/>
          <w:noProof/>
          <w:sz w:val="24"/>
          <w:szCs w:val="24"/>
        </w:rPr>
        <w:commentReference w:id="31"/>
      </w:r>
      <w:r>
        <w:rPr>
          <w:noProof/>
        </w:rPr>
        <w:drawing>
          <wp:inline distT="0" distB="0" distL="0" distR="0" wp14:anchorId="5FA415C1" wp14:editId="59F94393">
            <wp:extent cx="6476365" cy="2475230"/>
            <wp:effectExtent l="0" t="0" r="635" b="1270"/>
            <wp:docPr id="910511936" name="Picture 1" descr="Screenshot 2026-04-29 at 15.1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6DF5DBA7-DE25-427E-BB31-39A5FD96D065" descr="Screenshot 2026-04-29 at 15.11.05.png"/>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6476365" cy="2475230"/>
                    </a:xfrm>
                    <a:prstGeom prst="rect">
                      <a:avLst/>
                    </a:prstGeom>
                    <a:noFill/>
                    <a:ln>
                      <a:noFill/>
                    </a:ln>
                  </pic:spPr>
                </pic:pic>
              </a:graphicData>
            </a:graphic>
          </wp:inline>
        </w:drawing>
      </w:r>
      <w:r w:rsidRPr="4F81B4CA">
        <w:rPr>
          <w:sz w:val="22"/>
          <w:szCs w:val="22"/>
        </w:rPr>
        <w:t>                                                                                                                                                                                                                                                                                                                                             </w:t>
      </w:r>
    </w:p>
    <w:p w14:paraId="5D802666" w14:textId="2667042C" w:rsidR="4F81B4CA" w:rsidRDefault="4F81B4CA" w:rsidP="4F81B4CA">
      <w:pPr>
        <w:rPr>
          <w:sz w:val="22"/>
          <w:szCs w:val="22"/>
        </w:rPr>
      </w:pPr>
    </w:p>
    <w:p w14:paraId="6193033E" w14:textId="77777777" w:rsidR="00F56B64" w:rsidRPr="00091090" w:rsidRDefault="00F56B64" w:rsidP="00F56B64">
      <w:pPr>
        <w:rPr>
          <w:rFonts w:ascii="Tahoma" w:hAnsi="Tahoma" w:cs="Tahoma"/>
          <w:sz w:val="20"/>
          <w:szCs w:val="20"/>
        </w:rPr>
      </w:pPr>
    </w:p>
    <w:p w14:paraId="08FEB24A" w14:textId="2BCA6451" w:rsidR="00191FAF" w:rsidRPr="003C2042" w:rsidRDefault="7F8B9314" w:rsidP="7F8B9314">
      <w:pPr>
        <w:pStyle w:val="Heading3"/>
        <w:rPr>
          <w:rFonts w:ascii="Tahoma" w:eastAsiaTheme="majorEastAsia" w:hAnsi="Tahoma" w:cs="Tahoma"/>
          <w:color w:val="000000" w:themeColor="text1"/>
          <w:sz w:val="20"/>
          <w:szCs w:val="20"/>
        </w:rPr>
      </w:pPr>
      <w:r w:rsidRPr="7F8B9314">
        <w:rPr>
          <w:rFonts w:ascii="Tahoma" w:eastAsiaTheme="majorEastAsia" w:hAnsi="Tahoma" w:cs="Tahoma"/>
          <w:color w:val="000000" w:themeColor="text1"/>
          <w:sz w:val="20"/>
          <w:szCs w:val="20"/>
        </w:rPr>
        <w:t>Describe the problem or opportunity</w:t>
      </w:r>
    </w:p>
    <w:p w14:paraId="4A270DC3" w14:textId="157BD5A7" w:rsidR="00473679" w:rsidRPr="003C2042" w:rsidRDefault="0085129D" w:rsidP="00473679">
      <w:pPr>
        <w:rPr>
          <w:rFonts w:ascii="Tahoma" w:hAnsi="Tahoma" w:cs="Tahoma"/>
          <w:sz w:val="20"/>
          <w:szCs w:val="20"/>
        </w:rPr>
      </w:pPr>
      <w:r>
        <w:rPr>
          <w:rFonts w:ascii="Tahoma" w:hAnsi="Tahoma" w:cs="Tahoma"/>
          <w:sz w:val="20"/>
          <w:szCs w:val="20"/>
        </w:rPr>
        <w:t>See above for initial project outline</w:t>
      </w:r>
    </w:p>
    <w:p w14:paraId="13B5CDB5" w14:textId="77777777" w:rsidR="00191FAF" w:rsidRPr="003C2042" w:rsidRDefault="00191FAF" w:rsidP="00191FAF">
      <w:pPr>
        <w:rPr>
          <w:rFonts w:ascii="Tahoma" w:hAnsi="Tahoma" w:cs="Tahoma"/>
          <w:sz w:val="20"/>
          <w:szCs w:val="20"/>
        </w:rPr>
      </w:pPr>
    </w:p>
    <w:p w14:paraId="6B9FB417" w14:textId="0D42F8A3" w:rsidR="003D41C0" w:rsidRPr="003C2042" w:rsidRDefault="4F81B4CA" w:rsidP="4F81B4CA">
      <w:pPr>
        <w:pStyle w:val="Heading3"/>
        <w:rPr>
          <w:rFonts w:ascii="Tahoma" w:eastAsiaTheme="majorEastAsia" w:hAnsi="Tahoma" w:cs="Tahoma"/>
          <w:color w:val="000000" w:themeColor="text1"/>
          <w:sz w:val="20"/>
          <w:szCs w:val="20"/>
        </w:rPr>
      </w:pPr>
      <w:r w:rsidRPr="4F81B4CA">
        <w:rPr>
          <w:rFonts w:ascii="Tahoma" w:eastAsiaTheme="majorEastAsia" w:hAnsi="Tahoma" w:cs="Tahoma"/>
          <w:color w:val="000000" w:themeColor="text1"/>
          <w:sz w:val="20"/>
          <w:szCs w:val="20"/>
        </w:rPr>
        <w:t>Business Objectives - what is the business trying to achieve?</w:t>
      </w:r>
    </w:p>
    <w:p w14:paraId="073CBB6B" w14:textId="1F05E3B0" w:rsidR="00A27934" w:rsidRPr="003C2042" w:rsidRDefault="00A27934" w:rsidP="4F81B4CA">
      <w:pPr>
        <w:spacing w:line="300" w:lineRule="auto"/>
        <w:rPr>
          <w:rFonts w:ascii="Segoe UI" w:eastAsia="Segoe UI" w:hAnsi="Segoe UI" w:cs="Segoe UI"/>
          <w:sz w:val="21"/>
          <w:szCs w:val="21"/>
        </w:rPr>
      </w:pPr>
    </w:p>
    <w:p w14:paraId="0F6AA1A8" w14:textId="5D5BA0ED" w:rsidR="00A27934" w:rsidRPr="003C2042" w:rsidRDefault="7F8B9314" w:rsidP="4F81B4CA">
      <w:pPr>
        <w:spacing w:line="300" w:lineRule="auto"/>
        <w:rPr>
          <w:rFonts w:ascii="Segoe UI" w:eastAsia="Segoe UI" w:hAnsi="Segoe UI" w:cs="Segoe UI"/>
          <w:sz w:val="21"/>
          <w:szCs w:val="21"/>
        </w:rPr>
      </w:pPr>
      <w:r w:rsidRPr="7F8B9314">
        <w:rPr>
          <w:rFonts w:ascii="Segoe UI" w:eastAsia="Segoe UI" w:hAnsi="Segoe UI" w:cs="Segoe UI"/>
          <w:sz w:val="21"/>
          <w:szCs w:val="21"/>
        </w:rPr>
        <w:t>VMO2 to deliver and integrate new network functions and support migration to Sky’s new telco platform</w:t>
      </w:r>
    </w:p>
    <w:p w14:paraId="726ADD4F" w14:textId="0AD13785" w:rsidR="7F8B9314" w:rsidRDefault="7F8B9314" w:rsidP="7F8B9314">
      <w:pPr>
        <w:spacing w:line="300" w:lineRule="auto"/>
        <w:rPr>
          <w:rFonts w:ascii="Tahoma" w:hAnsi="Tahoma" w:cs="Tahoma"/>
          <w:sz w:val="20"/>
          <w:szCs w:val="20"/>
          <w:u w:val="single"/>
        </w:rPr>
      </w:pPr>
      <w:r w:rsidRPr="7F8B9314">
        <w:rPr>
          <w:rFonts w:ascii="Tahoma" w:hAnsi="Tahoma" w:cs="Tahoma"/>
          <w:sz w:val="20"/>
          <w:szCs w:val="20"/>
          <w:u w:val="single"/>
        </w:rPr>
        <w:t xml:space="preserve"> Business Outcomes</w:t>
      </w:r>
    </w:p>
    <w:p w14:paraId="417802CD" w14:textId="5D45F9D7" w:rsidR="7F8B9314" w:rsidRDefault="7F8B9314" w:rsidP="7F8B9314">
      <w:pPr>
        <w:spacing w:line="300" w:lineRule="auto"/>
        <w:rPr>
          <w:rFonts w:ascii="Tahoma" w:hAnsi="Tahoma" w:cs="Tahoma"/>
          <w:sz w:val="20"/>
          <w:szCs w:val="20"/>
        </w:rPr>
      </w:pPr>
    </w:p>
    <w:p w14:paraId="4925862C" w14:textId="440F2984" w:rsidR="7F8B9314" w:rsidRDefault="7F8B9314" w:rsidP="7F8B9314">
      <w:pPr>
        <w:spacing w:line="300" w:lineRule="auto"/>
        <w:rPr>
          <w:rFonts w:ascii="Tahoma" w:hAnsi="Tahoma" w:cs="Tahoma"/>
          <w:sz w:val="20"/>
          <w:szCs w:val="20"/>
        </w:rPr>
      </w:pPr>
    </w:p>
    <w:p w14:paraId="57A1C7E8" w14:textId="77777777" w:rsidR="7F8B9314" w:rsidRDefault="7F8B9314" w:rsidP="7F8B9314">
      <w:pPr>
        <w:numPr>
          <w:ilvl w:val="0"/>
          <w:numId w:val="39"/>
        </w:numPr>
        <w:rPr>
          <w:rFonts w:ascii="Tahoma" w:hAnsi="Tahoma" w:cs="Tahoma"/>
          <w:sz w:val="20"/>
          <w:szCs w:val="20"/>
        </w:rPr>
      </w:pPr>
      <w:r w:rsidRPr="7F8B9314">
        <w:rPr>
          <w:rFonts w:ascii="Tahoma" w:hAnsi="Tahoma" w:cs="Tahoma"/>
          <w:sz w:val="20"/>
          <w:szCs w:val="20"/>
        </w:rPr>
        <w:t>ANFs deployed according to agreed order  - ANFs (SPCs first, then Packet Gateways) are delivered in line with agreed sequencing and quality standards.</w:t>
      </w:r>
    </w:p>
    <w:p w14:paraId="04E7E4E0" w14:textId="77777777" w:rsidR="7F8B9314" w:rsidRDefault="7F8B9314" w:rsidP="7F8B9314">
      <w:pPr>
        <w:numPr>
          <w:ilvl w:val="0"/>
          <w:numId w:val="39"/>
        </w:numPr>
        <w:rPr>
          <w:rFonts w:ascii="Tahoma" w:hAnsi="Tahoma" w:cs="Tahoma"/>
          <w:sz w:val="20"/>
          <w:szCs w:val="20"/>
        </w:rPr>
      </w:pPr>
      <w:r w:rsidRPr="7F8B9314">
        <w:rPr>
          <w:rFonts w:ascii="Tahoma" w:hAnsi="Tahoma" w:cs="Tahoma"/>
          <w:sz w:val="20"/>
          <w:szCs w:val="20"/>
        </w:rPr>
        <w:t>Deliver build artefacts aligned to agreed design</w:t>
      </w:r>
    </w:p>
    <w:p w14:paraId="5D6DB262" w14:textId="50DCC64E" w:rsidR="7F8B9314" w:rsidRDefault="7F8B9314" w:rsidP="7F8B9314">
      <w:pPr>
        <w:numPr>
          <w:ilvl w:val="0"/>
          <w:numId w:val="39"/>
        </w:numPr>
        <w:rPr>
          <w:rFonts w:ascii="Tahoma" w:hAnsi="Tahoma" w:cs="Tahoma"/>
          <w:sz w:val="20"/>
          <w:szCs w:val="20"/>
        </w:rPr>
      </w:pPr>
      <w:r w:rsidRPr="7F8B9314">
        <w:rPr>
          <w:rFonts w:ascii="Tahoma" w:hAnsi="Tahoma" w:cs="Tahoma"/>
          <w:sz w:val="20"/>
          <w:szCs w:val="20"/>
        </w:rPr>
        <w:t>Continuity of service</w:t>
      </w:r>
    </w:p>
    <w:p w14:paraId="19D3EE1D" w14:textId="77777777" w:rsidR="7F8B9314" w:rsidRDefault="7F8B9314" w:rsidP="7F8B9314">
      <w:pPr>
        <w:numPr>
          <w:ilvl w:val="0"/>
          <w:numId w:val="39"/>
        </w:numPr>
        <w:rPr>
          <w:rFonts w:ascii="Tahoma" w:hAnsi="Tahoma" w:cs="Tahoma"/>
          <w:sz w:val="20"/>
          <w:szCs w:val="20"/>
        </w:rPr>
      </w:pPr>
      <w:r w:rsidRPr="7F8B9314">
        <w:rPr>
          <w:rFonts w:ascii="Tahoma" w:hAnsi="Tahoma" w:cs="Tahoma"/>
          <w:sz w:val="20"/>
          <w:szCs w:val="20"/>
        </w:rPr>
        <w:t>Ensure readiness for testing and integration</w:t>
      </w:r>
    </w:p>
    <w:p w14:paraId="0D71095E" w14:textId="77777777" w:rsidR="7F8B9314" w:rsidRDefault="7F8B9314" w:rsidP="7F8B9314">
      <w:pPr>
        <w:numPr>
          <w:ilvl w:val="0"/>
          <w:numId w:val="39"/>
        </w:numPr>
        <w:rPr>
          <w:rFonts w:ascii="Tahoma" w:hAnsi="Tahoma" w:cs="Tahoma"/>
          <w:sz w:val="20"/>
          <w:szCs w:val="20"/>
        </w:rPr>
      </w:pPr>
      <w:r w:rsidRPr="7F8B9314">
        <w:rPr>
          <w:rFonts w:ascii="Tahoma" w:hAnsi="Tahoma" w:cs="Tahoma"/>
          <w:sz w:val="20"/>
          <w:szCs w:val="20"/>
        </w:rPr>
        <w:t>Delivery supports contractual obligations with Sky while respecting commercial sensitivity.</w:t>
      </w:r>
    </w:p>
    <w:p w14:paraId="028182EB" w14:textId="130D7F2A" w:rsidR="7F8B9314" w:rsidRDefault="7F8B9314" w:rsidP="7F8B9314">
      <w:pPr>
        <w:spacing w:line="300" w:lineRule="auto"/>
        <w:rPr>
          <w:rFonts w:ascii="Tahoma" w:hAnsi="Tahoma" w:cs="Tahoma"/>
          <w:sz w:val="20"/>
          <w:szCs w:val="20"/>
        </w:rPr>
      </w:pPr>
    </w:p>
    <w:p w14:paraId="409D210E" w14:textId="24420559" w:rsidR="00A27934" w:rsidRPr="003C2042" w:rsidRDefault="00A27934" w:rsidP="4F81B4CA"/>
    <w:p w14:paraId="6D6D7905" w14:textId="783CE82C" w:rsidR="7F8B9314" w:rsidRDefault="7F8B9314"/>
    <w:p w14:paraId="5E981B49" w14:textId="77777777" w:rsidR="00CD61E4" w:rsidRPr="003C2042" w:rsidRDefault="00CD61E4" w:rsidP="00CD61E4">
      <w:pPr>
        <w:rPr>
          <w:rFonts w:ascii="Tahoma" w:hAnsi="Tahoma" w:cs="Tahoma"/>
          <w:sz w:val="20"/>
          <w:szCs w:val="20"/>
        </w:rPr>
      </w:pPr>
    </w:p>
    <w:p w14:paraId="4C795A4E" w14:textId="411B096A" w:rsidR="00446270" w:rsidRPr="003C2042" w:rsidRDefault="00446270">
      <w:pPr>
        <w:rPr>
          <w:rFonts w:ascii="Tahoma" w:hAnsi="Tahoma" w:cs="Tahoma"/>
          <w:b/>
          <w:bCs/>
          <w:sz w:val="20"/>
          <w:szCs w:val="20"/>
        </w:rPr>
      </w:pPr>
    </w:p>
    <w:p w14:paraId="0987C895" w14:textId="230F91CC" w:rsidR="00710021" w:rsidRPr="003C2042" w:rsidRDefault="00C37EF7" w:rsidP="00065C12">
      <w:pPr>
        <w:pStyle w:val="Heading3"/>
        <w:rPr>
          <w:rFonts w:ascii="Tahoma" w:hAnsi="Tahoma" w:cs="Tahoma"/>
          <w:sz w:val="20"/>
          <w:szCs w:val="20"/>
        </w:rPr>
      </w:pPr>
      <w:r w:rsidRPr="003C2042">
        <w:rPr>
          <w:rFonts w:ascii="Tahoma" w:hAnsi="Tahoma" w:cs="Tahoma"/>
          <w:sz w:val="20"/>
          <w:szCs w:val="20"/>
        </w:rPr>
        <w:t xml:space="preserve">What should happen in </w:t>
      </w:r>
      <w:r w:rsidRPr="003C2042">
        <w:rPr>
          <w:rFonts w:ascii="Tahoma" w:eastAsiaTheme="majorEastAsia" w:hAnsi="Tahoma" w:cs="Tahoma"/>
          <w:color w:val="000000" w:themeColor="text1"/>
          <w:sz w:val="20"/>
          <w:szCs w:val="20"/>
        </w:rPr>
        <w:t>future</w:t>
      </w:r>
      <w:r w:rsidRPr="003C2042">
        <w:rPr>
          <w:rFonts w:ascii="Tahoma" w:hAnsi="Tahoma" w:cs="Tahoma"/>
          <w:sz w:val="20"/>
          <w:szCs w:val="20"/>
        </w:rPr>
        <w:t xml:space="preserve"> if we address this opportunity?</w:t>
      </w:r>
    </w:p>
    <w:p w14:paraId="6365F2F7" w14:textId="0FFFA1FA" w:rsidR="00BE5FBE" w:rsidRPr="0085129D" w:rsidRDefault="0085129D" w:rsidP="00BE5FBE">
      <w:pPr>
        <w:pStyle w:val="Heading3"/>
        <w:numPr>
          <w:ilvl w:val="0"/>
          <w:numId w:val="0"/>
        </w:numPr>
        <w:rPr>
          <w:rFonts w:ascii="Tahoma" w:hAnsi="Tahoma" w:cs="Tahoma"/>
          <w:b w:val="0"/>
          <w:bCs w:val="0"/>
          <w:sz w:val="20"/>
          <w:szCs w:val="20"/>
        </w:rPr>
      </w:pPr>
      <w:r w:rsidRPr="0085129D">
        <w:rPr>
          <w:rFonts w:ascii="Tahoma" w:hAnsi="Tahoma" w:cs="Tahoma"/>
          <w:b w:val="0"/>
          <w:bCs w:val="0"/>
          <w:sz w:val="20"/>
          <w:szCs w:val="20"/>
        </w:rPr>
        <w:t>N/A</w:t>
      </w:r>
    </w:p>
    <w:p w14:paraId="05FA7A16" w14:textId="77777777" w:rsidR="00546FAE" w:rsidRPr="003C2042" w:rsidRDefault="00546FAE" w:rsidP="00546FAE">
      <w:pPr>
        <w:rPr>
          <w:sz w:val="20"/>
          <w:szCs w:val="20"/>
        </w:rPr>
      </w:pPr>
    </w:p>
    <w:p w14:paraId="3315344D" w14:textId="4D4AC06D" w:rsidR="002311C0" w:rsidRPr="003C2042" w:rsidRDefault="002311C0" w:rsidP="002311C0">
      <w:pPr>
        <w:pStyle w:val="Heading1"/>
        <w:rPr>
          <w:rFonts w:ascii="Tahoma" w:hAnsi="Tahoma" w:cs="Tahoma"/>
          <w:sz w:val="24"/>
          <w:szCs w:val="24"/>
        </w:rPr>
      </w:pPr>
      <w:bookmarkStart w:id="32" w:name="_Toc195172842"/>
      <w:r w:rsidRPr="003C2042">
        <w:rPr>
          <w:rFonts w:ascii="Tahoma" w:hAnsi="Tahoma" w:cs="Tahoma"/>
          <w:sz w:val="24"/>
          <w:szCs w:val="24"/>
        </w:rPr>
        <w:lastRenderedPageBreak/>
        <w:t>What is in scope of this idea?</w:t>
      </w:r>
      <w:r w:rsidR="00947340" w:rsidRPr="003C2042">
        <w:rPr>
          <w:rFonts w:ascii="Tahoma" w:hAnsi="Tahoma" w:cs="Tahoma"/>
          <w:sz w:val="24"/>
          <w:szCs w:val="24"/>
        </w:rPr>
        <w:t xml:space="preserve"> (Required)</w:t>
      </w:r>
      <w:bookmarkEnd w:id="32"/>
    </w:p>
    <w:p w14:paraId="71FF256D" w14:textId="575AD178" w:rsidR="00F159F7" w:rsidRPr="003C2042" w:rsidRDefault="0085129D" w:rsidP="00F159F7">
      <w:pPr>
        <w:rPr>
          <w:rFonts w:ascii="Tahoma" w:hAnsi="Tahoma" w:cs="Tahoma"/>
          <w:sz w:val="20"/>
          <w:szCs w:val="20"/>
          <w:highlight w:val="green"/>
        </w:rPr>
      </w:pPr>
      <w:r>
        <w:rPr>
          <w:rFonts w:ascii="Tahoma" w:hAnsi="Tahoma" w:cs="Tahoma"/>
          <w:sz w:val="20"/>
          <w:szCs w:val="20"/>
          <w:highlight w:val="green"/>
        </w:rPr>
        <w:t>See above statement for initial understanding of the scope of this work, this will require a detailed IA in order to confirm the full scope</w:t>
      </w:r>
    </w:p>
    <w:p w14:paraId="248DD3C2" w14:textId="77777777" w:rsidR="001D02BD" w:rsidRPr="003C2042" w:rsidRDefault="001D02BD" w:rsidP="002311C0">
      <w:pPr>
        <w:rPr>
          <w:rFonts w:ascii="Tahoma" w:hAnsi="Tahoma" w:cs="Tahoma"/>
          <w:sz w:val="20"/>
          <w:szCs w:val="20"/>
        </w:rPr>
      </w:pPr>
    </w:p>
    <w:p w14:paraId="2F0F0DB0" w14:textId="04BE0F94" w:rsidR="002311C0" w:rsidRPr="003C2042" w:rsidRDefault="002311C0" w:rsidP="00A405C0">
      <w:pPr>
        <w:pStyle w:val="Heading1"/>
        <w:rPr>
          <w:rFonts w:ascii="Tahoma" w:hAnsi="Tahoma" w:cs="Tahoma"/>
          <w:sz w:val="24"/>
          <w:szCs w:val="24"/>
        </w:rPr>
      </w:pPr>
      <w:bookmarkStart w:id="33" w:name="_Toc195172843"/>
      <w:r w:rsidRPr="003C2042">
        <w:rPr>
          <w:rFonts w:ascii="Tahoma" w:hAnsi="Tahoma" w:cs="Tahoma"/>
          <w:sz w:val="24"/>
          <w:szCs w:val="24"/>
        </w:rPr>
        <w:t>Out of current scope (possible future scope)</w:t>
      </w:r>
      <w:r w:rsidR="00A943C0" w:rsidRPr="003C2042">
        <w:rPr>
          <w:rFonts w:ascii="Tahoma" w:hAnsi="Tahoma" w:cs="Tahoma"/>
          <w:sz w:val="24"/>
          <w:szCs w:val="24"/>
        </w:rPr>
        <w:t xml:space="preserve"> </w:t>
      </w:r>
      <w:r w:rsidR="00947340" w:rsidRPr="003C2042">
        <w:rPr>
          <w:rFonts w:ascii="Tahoma" w:hAnsi="Tahoma" w:cs="Tahoma"/>
          <w:sz w:val="24"/>
          <w:szCs w:val="24"/>
        </w:rPr>
        <w:t>[Required]</w:t>
      </w:r>
      <w:bookmarkEnd w:id="33"/>
    </w:p>
    <w:p w14:paraId="6F8CE669" w14:textId="75F64803" w:rsidR="002311C0" w:rsidRPr="003C2042" w:rsidRDefault="002311C0" w:rsidP="002311C0">
      <w:pPr>
        <w:rPr>
          <w:rFonts w:ascii="Tahoma" w:hAnsi="Tahoma" w:cs="Tahoma"/>
          <w:sz w:val="20"/>
          <w:szCs w:val="20"/>
        </w:rPr>
      </w:pPr>
    </w:p>
    <w:p w14:paraId="0B70434F" w14:textId="5AE9E16B" w:rsidR="002311C0" w:rsidRDefault="002311C0" w:rsidP="002311C0">
      <w:pPr>
        <w:rPr>
          <w:rFonts w:ascii="Tahoma" w:hAnsi="Tahoma" w:cs="Tahoma"/>
          <w:i/>
          <w:iCs/>
          <w:sz w:val="20"/>
          <w:szCs w:val="20"/>
        </w:rPr>
      </w:pPr>
      <w:r w:rsidRPr="003C2042">
        <w:rPr>
          <w:rFonts w:ascii="Tahoma" w:hAnsi="Tahoma" w:cs="Tahoma"/>
          <w:i/>
          <w:iCs/>
          <w:sz w:val="20"/>
          <w:szCs w:val="20"/>
        </w:rPr>
        <w:t>Are there any specific exclusions to the defined scope for the proposed project? If this is the first phase, a proof of concept or a minimum viable product some functionality, capabilities or journeys could be excluded.</w:t>
      </w:r>
    </w:p>
    <w:p w14:paraId="51332412" w14:textId="77777777" w:rsidR="004F662D" w:rsidRPr="004F662D" w:rsidRDefault="004F662D" w:rsidP="004F662D">
      <w:pPr>
        <w:rPr>
          <w:rFonts w:ascii="Tahoma" w:hAnsi="Tahoma" w:cs="Tahoma"/>
          <w:i/>
          <w:iCs/>
          <w:sz w:val="20"/>
          <w:szCs w:val="20"/>
        </w:rPr>
      </w:pPr>
      <w:r w:rsidRPr="004F662D">
        <w:rPr>
          <w:rFonts w:ascii="Tahoma" w:hAnsi="Tahoma" w:cs="Tahoma"/>
          <w:i/>
          <w:iCs/>
          <w:sz w:val="20"/>
          <w:szCs w:val="20"/>
        </w:rPr>
        <w:t>Day-to-day running of the network after delivery is not part of this project</w:t>
      </w:r>
    </w:p>
    <w:p w14:paraId="77B730A1" w14:textId="77777777" w:rsidR="00422A7D" w:rsidRPr="00422A7D" w:rsidRDefault="00422A7D" w:rsidP="00422A7D">
      <w:pPr>
        <w:rPr>
          <w:rFonts w:ascii="Tahoma" w:hAnsi="Tahoma" w:cs="Tahoma"/>
          <w:i/>
          <w:iCs/>
          <w:sz w:val="20"/>
          <w:szCs w:val="20"/>
        </w:rPr>
      </w:pPr>
      <w:r w:rsidRPr="00422A7D">
        <w:rPr>
          <w:rFonts w:ascii="Tahoma" w:hAnsi="Tahoma" w:cs="Tahoma"/>
          <w:i/>
          <w:iCs/>
          <w:sz w:val="20"/>
          <w:szCs w:val="20"/>
        </w:rPr>
        <w:t xml:space="preserve">The MVNO traffic routing work </w:t>
      </w:r>
    </w:p>
    <w:p w14:paraId="15DFDD41" w14:textId="77777777" w:rsidR="004F662D" w:rsidRPr="003C2042" w:rsidRDefault="004F662D" w:rsidP="002311C0">
      <w:pPr>
        <w:rPr>
          <w:rFonts w:ascii="Tahoma" w:hAnsi="Tahoma" w:cs="Tahoma"/>
          <w:i/>
          <w:iCs/>
          <w:sz w:val="20"/>
          <w:szCs w:val="20"/>
        </w:rPr>
      </w:pPr>
    </w:p>
    <w:p w14:paraId="2DC5CFCB" w14:textId="77777777" w:rsidR="006D3913" w:rsidRPr="003C2042" w:rsidRDefault="006D3913">
      <w:pPr>
        <w:rPr>
          <w:rFonts w:ascii="Tahoma" w:hAnsi="Tahoma" w:cs="Tahoma"/>
          <w:b/>
          <w:bCs/>
          <w:sz w:val="20"/>
          <w:szCs w:val="20"/>
        </w:rPr>
      </w:pPr>
    </w:p>
    <w:p w14:paraId="52E09359" w14:textId="77777777" w:rsidR="00F35503" w:rsidRPr="003C2042" w:rsidRDefault="00F35503">
      <w:pPr>
        <w:rPr>
          <w:rFonts w:ascii="Tahoma" w:hAnsi="Tahoma" w:cs="Tahoma"/>
          <w:b/>
          <w:bCs/>
          <w:sz w:val="20"/>
          <w:szCs w:val="20"/>
        </w:rPr>
      </w:pPr>
    </w:p>
    <w:p w14:paraId="63EA3523" w14:textId="77777777" w:rsidR="00F35503" w:rsidRPr="003C2042" w:rsidRDefault="00F35503">
      <w:pPr>
        <w:rPr>
          <w:rFonts w:ascii="Tahoma" w:hAnsi="Tahoma" w:cs="Tahoma"/>
          <w:b/>
          <w:bCs/>
          <w:sz w:val="20"/>
          <w:szCs w:val="20"/>
        </w:rPr>
      </w:pPr>
    </w:p>
    <w:tbl>
      <w:tblPr>
        <w:tblStyle w:val="TableGrid"/>
        <w:tblW w:w="0" w:type="auto"/>
        <w:tblLook w:val="04A0" w:firstRow="1" w:lastRow="0" w:firstColumn="1" w:lastColumn="0" w:noHBand="0" w:noVBand="1"/>
      </w:tblPr>
      <w:tblGrid>
        <w:gridCol w:w="5110"/>
        <w:gridCol w:w="5079"/>
      </w:tblGrid>
      <w:tr w:rsidR="000A0BB7" w:rsidRPr="003C2042" w14:paraId="13FA455A" w14:textId="77777777" w:rsidTr="000A0BB7">
        <w:tc>
          <w:tcPr>
            <w:tcW w:w="6963" w:type="dxa"/>
          </w:tcPr>
          <w:p w14:paraId="60827769" w14:textId="745D7FAF" w:rsidR="000A0BB7" w:rsidRPr="003C2042" w:rsidRDefault="000A0BB7">
            <w:pPr>
              <w:rPr>
                <w:rFonts w:ascii="Tahoma" w:hAnsi="Tahoma" w:cs="Tahoma"/>
                <w:b/>
                <w:bCs/>
                <w:sz w:val="20"/>
                <w:szCs w:val="20"/>
              </w:rPr>
            </w:pPr>
            <w:r w:rsidRPr="003C2042">
              <w:rPr>
                <w:rFonts w:ascii="Tahoma" w:hAnsi="Tahoma" w:cs="Tahoma"/>
                <w:b/>
                <w:bCs/>
                <w:sz w:val="20"/>
                <w:szCs w:val="20"/>
              </w:rPr>
              <w:t>Out of Scope</w:t>
            </w:r>
          </w:p>
        </w:tc>
        <w:tc>
          <w:tcPr>
            <w:tcW w:w="6964" w:type="dxa"/>
          </w:tcPr>
          <w:p w14:paraId="082BD0EA" w14:textId="49DC5CCC" w:rsidR="000A0BB7" w:rsidRPr="003C2042" w:rsidRDefault="000A0BB7">
            <w:pPr>
              <w:rPr>
                <w:rFonts w:ascii="Tahoma" w:hAnsi="Tahoma" w:cs="Tahoma"/>
                <w:b/>
                <w:bCs/>
                <w:sz w:val="20"/>
                <w:szCs w:val="20"/>
              </w:rPr>
            </w:pPr>
            <w:r w:rsidRPr="003C2042">
              <w:rPr>
                <w:rFonts w:ascii="Tahoma" w:hAnsi="Tahoma" w:cs="Tahoma"/>
                <w:b/>
                <w:bCs/>
                <w:sz w:val="20"/>
                <w:szCs w:val="20"/>
              </w:rPr>
              <w:t>Future Scope (later phase Delivery)</w:t>
            </w:r>
          </w:p>
        </w:tc>
      </w:tr>
      <w:tr w:rsidR="000A0BB7" w:rsidRPr="003C2042" w14:paraId="240E7911" w14:textId="77777777" w:rsidTr="000A0BB7">
        <w:tc>
          <w:tcPr>
            <w:tcW w:w="6963" w:type="dxa"/>
          </w:tcPr>
          <w:p w14:paraId="3DE055EA" w14:textId="67EC26A9" w:rsidR="000A0BB7" w:rsidRPr="003C2042" w:rsidRDefault="0085129D">
            <w:pPr>
              <w:rPr>
                <w:rFonts w:ascii="Tahoma" w:hAnsi="Tahoma" w:cs="Tahoma"/>
                <w:b/>
                <w:bCs/>
                <w:sz w:val="20"/>
                <w:szCs w:val="20"/>
              </w:rPr>
            </w:pPr>
            <w:r>
              <w:rPr>
                <w:rFonts w:ascii="Tahoma" w:hAnsi="Tahoma" w:cs="Tahoma"/>
                <w:b/>
                <w:bCs/>
                <w:sz w:val="20"/>
                <w:szCs w:val="20"/>
              </w:rPr>
              <w:t>To be confirmed as stated above</w:t>
            </w:r>
          </w:p>
          <w:p w14:paraId="034344D9" w14:textId="77777777" w:rsidR="000A0BB7" w:rsidRPr="003C2042" w:rsidRDefault="000A0BB7">
            <w:pPr>
              <w:rPr>
                <w:rFonts w:ascii="Tahoma" w:hAnsi="Tahoma" w:cs="Tahoma"/>
                <w:b/>
                <w:bCs/>
                <w:sz w:val="20"/>
                <w:szCs w:val="20"/>
              </w:rPr>
            </w:pPr>
          </w:p>
        </w:tc>
        <w:tc>
          <w:tcPr>
            <w:tcW w:w="6964" w:type="dxa"/>
          </w:tcPr>
          <w:p w14:paraId="46B4E052" w14:textId="77777777" w:rsidR="000A0BB7" w:rsidRPr="003C2042" w:rsidRDefault="000A0BB7">
            <w:pPr>
              <w:rPr>
                <w:rFonts w:ascii="Tahoma" w:hAnsi="Tahoma" w:cs="Tahoma"/>
                <w:b/>
                <w:bCs/>
                <w:sz w:val="20"/>
                <w:szCs w:val="20"/>
              </w:rPr>
            </w:pPr>
          </w:p>
        </w:tc>
      </w:tr>
      <w:tr w:rsidR="000A0BB7" w:rsidRPr="003C2042" w14:paraId="58676596" w14:textId="77777777" w:rsidTr="000A0BB7">
        <w:tc>
          <w:tcPr>
            <w:tcW w:w="6963" w:type="dxa"/>
          </w:tcPr>
          <w:p w14:paraId="37F2CCF8" w14:textId="77777777" w:rsidR="000A0BB7" w:rsidRPr="003C2042" w:rsidRDefault="000A0BB7">
            <w:pPr>
              <w:rPr>
                <w:rFonts w:ascii="Tahoma" w:hAnsi="Tahoma" w:cs="Tahoma"/>
                <w:b/>
                <w:bCs/>
                <w:sz w:val="20"/>
                <w:szCs w:val="20"/>
              </w:rPr>
            </w:pPr>
          </w:p>
          <w:p w14:paraId="5A475266" w14:textId="77777777" w:rsidR="000A0BB7" w:rsidRPr="003C2042" w:rsidRDefault="000A0BB7">
            <w:pPr>
              <w:rPr>
                <w:rFonts w:ascii="Tahoma" w:hAnsi="Tahoma" w:cs="Tahoma"/>
                <w:b/>
                <w:bCs/>
                <w:sz w:val="20"/>
                <w:szCs w:val="20"/>
              </w:rPr>
            </w:pPr>
          </w:p>
        </w:tc>
        <w:tc>
          <w:tcPr>
            <w:tcW w:w="6964" w:type="dxa"/>
          </w:tcPr>
          <w:p w14:paraId="7D30E8FE" w14:textId="77777777" w:rsidR="000A0BB7" w:rsidRPr="003C2042" w:rsidRDefault="000A0BB7">
            <w:pPr>
              <w:rPr>
                <w:rFonts w:ascii="Tahoma" w:hAnsi="Tahoma" w:cs="Tahoma"/>
                <w:b/>
                <w:bCs/>
                <w:sz w:val="20"/>
                <w:szCs w:val="20"/>
              </w:rPr>
            </w:pPr>
          </w:p>
        </w:tc>
      </w:tr>
    </w:tbl>
    <w:p w14:paraId="07D927CC" w14:textId="77777777" w:rsidR="00F35503" w:rsidRPr="003C2042" w:rsidRDefault="00F35503">
      <w:pPr>
        <w:rPr>
          <w:rFonts w:ascii="Tahoma" w:hAnsi="Tahoma" w:cs="Tahoma"/>
          <w:b/>
          <w:bCs/>
          <w:sz w:val="20"/>
          <w:szCs w:val="20"/>
        </w:rPr>
      </w:pPr>
    </w:p>
    <w:p w14:paraId="6360FAC1" w14:textId="21236BC0" w:rsidR="00AA068C" w:rsidRPr="003C2042" w:rsidRDefault="00381DE9" w:rsidP="00AA068C">
      <w:pPr>
        <w:pStyle w:val="Heading1"/>
        <w:rPr>
          <w:rFonts w:ascii="Tahoma" w:hAnsi="Tahoma" w:cs="Tahoma"/>
          <w:sz w:val="24"/>
          <w:szCs w:val="24"/>
        </w:rPr>
      </w:pPr>
      <w:bookmarkStart w:id="34" w:name="_Toc195172845"/>
      <w:r w:rsidRPr="003C2042">
        <w:rPr>
          <w:rFonts w:ascii="Tahoma" w:hAnsi="Tahoma" w:cs="Tahoma"/>
          <w:sz w:val="24"/>
          <w:szCs w:val="24"/>
        </w:rPr>
        <w:t xml:space="preserve">Dependencies / </w:t>
      </w:r>
      <w:r w:rsidR="00E041C6" w:rsidRPr="003C2042">
        <w:rPr>
          <w:rFonts w:ascii="Tahoma" w:hAnsi="Tahoma" w:cs="Tahoma"/>
          <w:sz w:val="24"/>
          <w:szCs w:val="24"/>
        </w:rPr>
        <w:t xml:space="preserve">Risks / </w:t>
      </w:r>
      <w:r w:rsidRPr="003C2042">
        <w:rPr>
          <w:rFonts w:ascii="Tahoma" w:hAnsi="Tahoma" w:cs="Tahoma"/>
          <w:sz w:val="24"/>
          <w:szCs w:val="24"/>
        </w:rPr>
        <w:t>Assumptions</w:t>
      </w:r>
      <w:r w:rsidR="00350CD4" w:rsidRPr="003C2042">
        <w:rPr>
          <w:rFonts w:ascii="Tahoma" w:hAnsi="Tahoma" w:cs="Tahoma"/>
          <w:sz w:val="24"/>
          <w:szCs w:val="24"/>
        </w:rPr>
        <w:t xml:space="preserve"> </w:t>
      </w:r>
      <w:r w:rsidR="00064EC0" w:rsidRPr="003C2042">
        <w:rPr>
          <w:rFonts w:ascii="Tahoma" w:hAnsi="Tahoma" w:cs="Tahoma"/>
          <w:sz w:val="24"/>
          <w:szCs w:val="24"/>
        </w:rPr>
        <w:t>[Required]</w:t>
      </w:r>
      <w:bookmarkEnd w:id="34"/>
    </w:p>
    <w:p w14:paraId="06202D2C" w14:textId="30D04DBF" w:rsidR="00E041C6" w:rsidRPr="003C2042" w:rsidRDefault="00381DE9" w:rsidP="00D630B1">
      <w:pPr>
        <w:pStyle w:val="Heading2"/>
        <w:rPr>
          <w:rFonts w:ascii="Tahoma" w:hAnsi="Tahoma" w:cs="Tahoma"/>
          <w:sz w:val="20"/>
          <w:szCs w:val="20"/>
        </w:rPr>
      </w:pPr>
      <w:r w:rsidRPr="003C2042">
        <w:rPr>
          <w:rFonts w:ascii="Tahoma" w:hAnsi="Tahoma" w:cs="Tahoma"/>
          <w:sz w:val="20"/>
          <w:szCs w:val="20"/>
        </w:rPr>
        <w:t>Dependencies</w:t>
      </w:r>
    </w:p>
    <w:p w14:paraId="177C5D29" w14:textId="2B15D66A" w:rsidR="00381DE9" w:rsidRPr="003C2042" w:rsidRDefault="00381DE9">
      <w:pPr>
        <w:rPr>
          <w:rFonts w:ascii="Tahoma" w:hAnsi="Tahoma" w:cs="Tahoma"/>
          <w:i/>
          <w:iCs/>
          <w:sz w:val="20"/>
          <w:szCs w:val="20"/>
        </w:rPr>
      </w:pPr>
      <w:r w:rsidRPr="003C2042">
        <w:rPr>
          <w:rFonts w:ascii="Tahoma" w:hAnsi="Tahoma" w:cs="Tahoma"/>
          <w:i/>
          <w:iCs/>
          <w:sz w:val="20"/>
          <w:szCs w:val="20"/>
        </w:rPr>
        <w:t>List any decisions, actions or projects that are required for this proposal to proceed (inbound) or required by other projects (outbound).</w:t>
      </w:r>
    </w:p>
    <w:tbl>
      <w:tblPr>
        <w:tblStyle w:val="TableGrid"/>
        <w:tblW w:w="0" w:type="auto"/>
        <w:tblCellMar>
          <w:top w:w="57" w:type="dxa"/>
          <w:bottom w:w="57" w:type="dxa"/>
        </w:tblCellMar>
        <w:tblLook w:val="04A0" w:firstRow="1" w:lastRow="0" w:firstColumn="1" w:lastColumn="0" w:noHBand="0" w:noVBand="1"/>
      </w:tblPr>
      <w:tblGrid>
        <w:gridCol w:w="760"/>
        <w:gridCol w:w="1503"/>
        <w:gridCol w:w="2127"/>
        <w:gridCol w:w="5233"/>
      </w:tblGrid>
      <w:tr w:rsidR="00381DE9" w:rsidRPr="003C2042" w14:paraId="483F49AF" w14:textId="77777777" w:rsidTr="000E4FD5">
        <w:tc>
          <w:tcPr>
            <w:tcW w:w="760" w:type="dxa"/>
          </w:tcPr>
          <w:p w14:paraId="2DB1CF4D" w14:textId="6C3BA627" w:rsidR="00381DE9" w:rsidRPr="003C2042" w:rsidRDefault="00381DE9">
            <w:pPr>
              <w:rPr>
                <w:rFonts w:ascii="Tahoma" w:hAnsi="Tahoma" w:cs="Tahoma"/>
                <w:b/>
                <w:bCs/>
                <w:sz w:val="20"/>
                <w:szCs w:val="20"/>
              </w:rPr>
            </w:pPr>
            <w:r w:rsidRPr="003C2042">
              <w:rPr>
                <w:rFonts w:ascii="Tahoma" w:hAnsi="Tahoma" w:cs="Tahoma"/>
                <w:b/>
                <w:bCs/>
                <w:sz w:val="20"/>
                <w:szCs w:val="20"/>
              </w:rPr>
              <w:t>ID</w:t>
            </w:r>
          </w:p>
        </w:tc>
        <w:tc>
          <w:tcPr>
            <w:tcW w:w="1503" w:type="dxa"/>
          </w:tcPr>
          <w:p w14:paraId="79E270E4" w14:textId="34E45EAF" w:rsidR="00381DE9" w:rsidRPr="003C2042" w:rsidRDefault="00381DE9">
            <w:pPr>
              <w:rPr>
                <w:rFonts w:ascii="Tahoma" w:hAnsi="Tahoma" w:cs="Tahoma"/>
                <w:b/>
                <w:bCs/>
                <w:sz w:val="20"/>
                <w:szCs w:val="20"/>
              </w:rPr>
            </w:pPr>
            <w:r w:rsidRPr="003C2042">
              <w:rPr>
                <w:rFonts w:ascii="Tahoma" w:hAnsi="Tahoma" w:cs="Tahoma"/>
                <w:b/>
                <w:bCs/>
                <w:sz w:val="20"/>
                <w:szCs w:val="20"/>
              </w:rPr>
              <w:t>Inbound or Outbound</w:t>
            </w:r>
          </w:p>
        </w:tc>
        <w:tc>
          <w:tcPr>
            <w:tcW w:w="2127" w:type="dxa"/>
          </w:tcPr>
          <w:p w14:paraId="196A946B" w14:textId="55878868" w:rsidR="00381DE9" w:rsidRPr="003C2042" w:rsidRDefault="00381DE9">
            <w:pPr>
              <w:rPr>
                <w:rFonts w:ascii="Tahoma" w:hAnsi="Tahoma" w:cs="Tahoma"/>
                <w:b/>
                <w:bCs/>
                <w:sz w:val="20"/>
                <w:szCs w:val="20"/>
              </w:rPr>
            </w:pPr>
            <w:r w:rsidRPr="003C2042">
              <w:rPr>
                <w:rFonts w:ascii="Tahoma" w:hAnsi="Tahoma" w:cs="Tahoma"/>
                <w:b/>
                <w:bCs/>
                <w:sz w:val="20"/>
                <w:szCs w:val="20"/>
              </w:rPr>
              <w:t xml:space="preserve">Project reference </w:t>
            </w:r>
            <w:r w:rsidR="000E4FD5" w:rsidRPr="003C2042">
              <w:rPr>
                <w:rFonts w:ascii="Tahoma" w:hAnsi="Tahoma" w:cs="Tahoma"/>
                <w:b/>
                <w:bCs/>
                <w:sz w:val="20"/>
                <w:szCs w:val="20"/>
              </w:rPr>
              <w:t>(</w:t>
            </w:r>
            <w:r w:rsidRPr="003C2042">
              <w:rPr>
                <w:rFonts w:ascii="Tahoma" w:hAnsi="Tahoma" w:cs="Tahoma"/>
                <w:b/>
                <w:bCs/>
                <w:sz w:val="20"/>
                <w:szCs w:val="20"/>
              </w:rPr>
              <w:t>if any</w:t>
            </w:r>
            <w:r w:rsidR="000E4FD5" w:rsidRPr="003C2042">
              <w:rPr>
                <w:rFonts w:ascii="Tahoma" w:hAnsi="Tahoma" w:cs="Tahoma"/>
                <w:b/>
                <w:bCs/>
                <w:sz w:val="20"/>
                <w:szCs w:val="20"/>
              </w:rPr>
              <w:t>)</w:t>
            </w:r>
          </w:p>
        </w:tc>
        <w:tc>
          <w:tcPr>
            <w:tcW w:w="5233" w:type="dxa"/>
          </w:tcPr>
          <w:p w14:paraId="28CC7F60" w14:textId="583EE947" w:rsidR="00381DE9" w:rsidRPr="003C2042" w:rsidRDefault="00381DE9">
            <w:pPr>
              <w:rPr>
                <w:rFonts w:ascii="Tahoma" w:hAnsi="Tahoma" w:cs="Tahoma"/>
                <w:b/>
                <w:bCs/>
                <w:sz w:val="20"/>
                <w:szCs w:val="20"/>
              </w:rPr>
            </w:pPr>
            <w:r w:rsidRPr="003C2042">
              <w:rPr>
                <w:rFonts w:ascii="Tahoma" w:hAnsi="Tahoma" w:cs="Tahoma"/>
                <w:b/>
                <w:bCs/>
                <w:sz w:val="20"/>
                <w:szCs w:val="20"/>
              </w:rPr>
              <w:t>Description</w:t>
            </w:r>
            <w:r w:rsidR="000E4FD5" w:rsidRPr="003C2042">
              <w:rPr>
                <w:rFonts w:ascii="Tahoma" w:hAnsi="Tahoma" w:cs="Tahoma"/>
                <w:b/>
                <w:bCs/>
                <w:sz w:val="20"/>
                <w:szCs w:val="20"/>
              </w:rPr>
              <w:t>/nature of dependency</w:t>
            </w:r>
          </w:p>
        </w:tc>
      </w:tr>
      <w:tr w:rsidR="00381DE9" w:rsidRPr="003C2042" w14:paraId="793CBD9D" w14:textId="77777777" w:rsidTr="000E4FD5">
        <w:tc>
          <w:tcPr>
            <w:tcW w:w="760" w:type="dxa"/>
          </w:tcPr>
          <w:p w14:paraId="3EFAA72D" w14:textId="7F605FE5" w:rsidR="00381DE9" w:rsidRPr="003C2042" w:rsidRDefault="00381DE9">
            <w:pPr>
              <w:rPr>
                <w:rFonts w:ascii="Tahoma" w:hAnsi="Tahoma" w:cs="Tahoma"/>
                <w:sz w:val="20"/>
                <w:szCs w:val="20"/>
              </w:rPr>
            </w:pPr>
            <w:r w:rsidRPr="003C2042">
              <w:rPr>
                <w:rFonts w:ascii="Tahoma" w:hAnsi="Tahoma" w:cs="Tahoma"/>
                <w:sz w:val="20"/>
                <w:szCs w:val="20"/>
              </w:rPr>
              <w:t>D1</w:t>
            </w:r>
          </w:p>
        </w:tc>
        <w:tc>
          <w:tcPr>
            <w:tcW w:w="1503" w:type="dxa"/>
          </w:tcPr>
          <w:p w14:paraId="67D678A3" w14:textId="77777777" w:rsidR="00381DE9" w:rsidRPr="003C2042" w:rsidRDefault="00381DE9">
            <w:pPr>
              <w:rPr>
                <w:rFonts w:ascii="Tahoma" w:hAnsi="Tahoma" w:cs="Tahoma"/>
                <w:sz w:val="20"/>
                <w:szCs w:val="20"/>
              </w:rPr>
            </w:pPr>
          </w:p>
        </w:tc>
        <w:tc>
          <w:tcPr>
            <w:tcW w:w="2127" w:type="dxa"/>
          </w:tcPr>
          <w:p w14:paraId="30EC32B4" w14:textId="7F11C599" w:rsidR="00381DE9" w:rsidRPr="003C2042" w:rsidRDefault="00381DE9">
            <w:pPr>
              <w:rPr>
                <w:rFonts w:ascii="Tahoma" w:hAnsi="Tahoma" w:cs="Tahoma"/>
                <w:sz w:val="20"/>
                <w:szCs w:val="20"/>
              </w:rPr>
            </w:pPr>
          </w:p>
        </w:tc>
        <w:tc>
          <w:tcPr>
            <w:tcW w:w="5233" w:type="dxa"/>
          </w:tcPr>
          <w:p w14:paraId="7061F68F" w14:textId="77777777" w:rsidR="00381DE9" w:rsidRPr="003C2042" w:rsidRDefault="00381DE9">
            <w:pPr>
              <w:rPr>
                <w:rFonts w:ascii="Tahoma" w:hAnsi="Tahoma" w:cs="Tahoma"/>
                <w:sz w:val="20"/>
                <w:szCs w:val="20"/>
              </w:rPr>
            </w:pPr>
          </w:p>
        </w:tc>
      </w:tr>
      <w:tr w:rsidR="00381DE9" w:rsidRPr="003C2042" w14:paraId="3D2A300C" w14:textId="77777777" w:rsidTr="000E4FD5">
        <w:tc>
          <w:tcPr>
            <w:tcW w:w="760" w:type="dxa"/>
          </w:tcPr>
          <w:p w14:paraId="2A431F01" w14:textId="0D3C6021" w:rsidR="00381DE9" w:rsidRPr="003C2042" w:rsidRDefault="00381DE9">
            <w:pPr>
              <w:rPr>
                <w:rFonts w:ascii="Tahoma" w:hAnsi="Tahoma" w:cs="Tahoma"/>
                <w:sz w:val="20"/>
                <w:szCs w:val="20"/>
              </w:rPr>
            </w:pPr>
            <w:r w:rsidRPr="003C2042">
              <w:rPr>
                <w:rFonts w:ascii="Tahoma" w:hAnsi="Tahoma" w:cs="Tahoma"/>
                <w:sz w:val="20"/>
                <w:szCs w:val="20"/>
              </w:rPr>
              <w:t>D2</w:t>
            </w:r>
          </w:p>
        </w:tc>
        <w:tc>
          <w:tcPr>
            <w:tcW w:w="1503" w:type="dxa"/>
          </w:tcPr>
          <w:p w14:paraId="6B447286" w14:textId="77777777" w:rsidR="00381DE9" w:rsidRPr="003C2042" w:rsidRDefault="00381DE9">
            <w:pPr>
              <w:rPr>
                <w:rFonts w:ascii="Tahoma" w:hAnsi="Tahoma" w:cs="Tahoma"/>
                <w:sz w:val="20"/>
                <w:szCs w:val="20"/>
              </w:rPr>
            </w:pPr>
          </w:p>
        </w:tc>
        <w:tc>
          <w:tcPr>
            <w:tcW w:w="2127" w:type="dxa"/>
          </w:tcPr>
          <w:p w14:paraId="6C0943A6" w14:textId="29DF015F" w:rsidR="00381DE9" w:rsidRPr="003C2042" w:rsidRDefault="00381DE9">
            <w:pPr>
              <w:rPr>
                <w:rFonts w:ascii="Tahoma" w:hAnsi="Tahoma" w:cs="Tahoma"/>
                <w:sz w:val="20"/>
                <w:szCs w:val="20"/>
              </w:rPr>
            </w:pPr>
          </w:p>
        </w:tc>
        <w:tc>
          <w:tcPr>
            <w:tcW w:w="5233" w:type="dxa"/>
          </w:tcPr>
          <w:p w14:paraId="3A7532CA" w14:textId="77777777" w:rsidR="00381DE9" w:rsidRPr="003C2042" w:rsidRDefault="00381DE9">
            <w:pPr>
              <w:rPr>
                <w:rFonts w:ascii="Tahoma" w:hAnsi="Tahoma" w:cs="Tahoma"/>
                <w:sz w:val="20"/>
                <w:szCs w:val="20"/>
              </w:rPr>
            </w:pPr>
          </w:p>
        </w:tc>
      </w:tr>
      <w:tr w:rsidR="00381DE9" w:rsidRPr="003C2042" w14:paraId="7BD5593F" w14:textId="77777777" w:rsidTr="000E4FD5">
        <w:tc>
          <w:tcPr>
            <w:tcW w:w="760" w:type="dxa"/>
          </w:tcPr>
          <w:p w14:paraId="16820CD6" w14:textId="26279996" w:rsidR="00381DE9" w:rsidRPr="003C2042" w:rsidRDefault="00381DE9">
            <w:pPr>
              <w:rPr>
                <w:rFonts w:ascii="Tahoma" w:hAnsi="Tahoma" w:cs="Tahoma"/>
                <w:sz w:val="20"/>
                <w:szCs w:val="20"/>
              </w:rPr>
            </w:pPr>
            <w:r w:rsidRPr="003C2042">
              <w:rPr>
                <w:rFonts w:ascii="Tahoma" w:hAnsi="Tahoma" w:cs="Tahoma"/>
                <w:sz w:val="20"/>
                <w:szCs w:val="20"/>
              </w:rPr>
              <w:t>D3</w:t>
            </w:r>
          </w:p>
        </w:tc>
        <w:tc>
          <w:tcPr>
            <w:tcW w:w="1503" w:type="dxa"/>
          </w:tcPr>
          <w:p w14:paraId="2CDC03D1" w14:textId="77777777" w:rsidR="00381DE9" w:rsidRPr="003C2042" w:rsidRDefault="00381DE9">
            <w:pPr>
              <w:rPr>
                <w:rFonts w:ascii="Tahoma" w:hAnsi="Tahoma" w:cs="Tahoma"/>
                <w:sz w:val="20"/>
                <w:szCs w:val="20"/>
              </w:rPr>
            </w:pPr>
          </w:p>
        </w:tc>
        <w:tc>
          <w:tcPr>
            <w:tcW w:w="2127" w:type="dxa"/>
          </w:tcPr>
          <w:p w14:paraId="1633245E" w14:textId="3BEA76CA" w:rsidR="00381DE9" w:rsidRPr="003C2042" w:rsidRDefault="00381DE9">
            <w:pPr>
              <w:rPr>
                <w:rFonts w:ascii="Tahoma" w:hAnsi="Tahoma" w:cs="Tahoma"/>
                <w:sz w:val="20"/>
                <w:szCs w:val="20"/>
              </w:rPr>
            </w:pPr>
          </w:p>
        </w:tc>
        <w:tc>
          <w:tcPr>
            <w:tcW w:w="5233" w:type="dxa"/>
          </w:tcPr>
          <w:p w14:paraId="4306ED96" w14:textId="77777777" w:rsidR="00381DE9" w:rsidRPr="003C2042" w:rsidRDefault="00381DE9">
            <w:pPr>
              <w:rPr>
                <w:rFonts w:ascii="Tahoma" w:hAnsi="Tahoma" w:cs="Tahoma"/>
                <w:sz w:val="20"/>
                <w:szCs w:val="20"/>
              </w:rPr>
            </w:pPr>
          </w:p>
        </w:tc>
      </w:tr>
    </w:tbl>
    <w:p w14:paraId="6EAAD612" w14:textId="77777777" w:rsidR="00381DE9" w:rsidRPr="003C2042" w:rsidRDefault="00381DE9">
      <w:pPr>
        <w:rPr>
          <w:rFonts w:ascii="Tahoma" w:hAnsi="Tahoma" w:cs="Tahoma"/>
          <w:b/>
          <w:bCs/>
          <w:sz w:val="20"/>
          <w:szCs w:val="20"/>
        </w:rPr>
      </w:pPr>
    </w:p>
    <w:p w14:paraId="51374C50" w14:textId="77777777" w:rsidR="00381DE9" w:rsidRPr="003C2042" w:rsidRDefault="00381DE9">
      <w:pPr>
        <w:rPr>
          <w:rFonts w:ascii="Tahoma" w:hAnsi="Tahoma" w:cs="Tahoma"/>
          <w:b/>
          <w:bCs/>
          <w:sz w:val="20"/>
          <w:szCs w:val="20"/>
        </w:rPr>
      </w:pPr>
    </w:p>
    <w:p w14:paraId="297D4DE1" w14:textId="65C08915" w:rsidR="00E041C6" w:rsidRPr="003C2042" w:rsidRDefault="00E041C6" w:rsidP="00D630B1">
      <w:pPr>
        <w:pStyle w:val="Heading2"/>
        <w:rPr>
          <w:rFonts w:ascii="Tahoma" w:hAnsi="Tahoma" w:cs="Tahoma"/>
          <w:sz w:val="20"/>
          <w:szCs w:val="20"/>
        </w:rPr>
      </w:pPr>
      <w:r w:rsidRPr="003C2042">
        <w:rPr>
          <w:rFonts w:ascii="Tahoma" w:hAnsi="Tahoma" w:cs="Tahoma"/>
          <w:sz w:val="20"/>
          <w:szCs w:val="20"/>
        </w:rPr>
        <w:t>Risks</w:t>
      </w:r>
    </w:p>
    <w:p w14:paraId="5BEA1EC0" w14:textId="7331418C" w:rsidR="000E4FD5" w:rsidRPr="003C2042" w:rsidRDefault="000E4FD5">
      <w:pPr>
        <w:rPr>
          <w:rFonts w:ascii="Tahoma" w:hAnsi="Tahoma" w:cs="Tahoma"/>
          <w:i/>
          <w:iCs/>
          <w:sz w:val="20"/>
          <w:szCs w:val="20"/>
        </w:rPr>
      </w:pPr>
      <w:r w:rsidRPr="003C2042">
        <w:rPr>
          <w:rFonts w:ascii="Tahoma" w:hAnsi="Tahoma" w:cs="Tahoma"/>
          <w:i/>
          <w:iCs/>
          <w:sz w:val="20"/>
          <w:szCs w:val="20"/>
        </w:rPr>
        <w:t>Please list any risks (</w:t>
      </w:r>
      <w:r w:rsidR="00AF5FB8" w:rsidRPr="003C2042">
        <w:rPr>
          <w:rFonts w:ascii="Tahoma" w:hAnsi="Tahoma" w:cs="Tahoma"/>
          <w:i/>
          <w:iCs/>
          <w:sz w:val="20"/>
          <w:szCs w:val="20"/>
        </w:rPr>
        <w:t>events</w:t>
      </w:r>
      <w:r w:rsidRPr="003C2042">
        <w:rPr>
          <w:rFonts w:ascii="Tahoma" w:hAnsi="Tahoma" w:cs="Tahoma"/>
          <w:i/>
          <w:iCs/>
          <w:sz w:val="20"/>
          <w:szCs w:val="20"/>
        </w:rPr>
        <w:t xml:space="preserve"> that could happen, but have not happened yet), that would impact cost / scope / timelines / successful delivery.</w:t>
      </w:r>
    </w:p>
    <w:tbl>
      <w:tblPr>
        <w:tblStyle w:val="TableGrid"/>
        <w:tblW w:w="0" w:type="auto"/>
        <w:tblCellMar>
          <w:top w:w="57" w:type="dxa"/>
          <w:bottom w:w="57" w:type="dxa"/>
        </w:tblCellMar>
        <w:tblLook w:val="04A0" w:firstRow="1" w:lastRow="0" w:firstColumn="1" w:lastColumn="0" w:noHBand="0" w:noVBand="1"/>
      </w:tblPr>
      <w:tblGrid>
        <w:gridCol w:w="745"/>
        <w:gridCol w:w="3503"/>
        <w:gridCol w:w="1310"/>
        <w:gridCol w:w="4203"/>
      </w:tblGrid>
      <w:tr w:rsidR="000E4FD5" w:rsidRPr="003C2042" w14:paraId="53BBFA21" w14:textId="77777777" w:rsidTr="00140A55">
        <w:tc>
          <w:tcPr>
            <w:tcW w:w="745" w:type="dxa"/>
          </w:tcPr>
          <w:p w14:paraId="0C314CB5" w14:textId="77777777" w:rsidR="000E4FD5" w:rsidRPr="003C2042" w:rsidRDefault="000E4FD5" w:rsidP="00C86776">
            <w:pPr>
              <w:rPr>
                <w:rFonts w:ascii="Tahoma" w:hAnsi="Tahoma" w:cs="Tahoma"/>
                <w:b/>
                <w:bCs/>
                <w:sz w:val="20"/>
                <w:szCs w:val="20"/>
              </w:rPr>
            </w:pPr>
            <w:r w:rsidRPr="003C2042">
              <w:rPr>
                <w:rFonts w:ascii="Tahoma" w:hAnsi="Tahoma" w:cs="Tahoma"/>
                <w:b/>
                <w:bCs/>
                <w:sz w:val="20"/>
                <w:szCs w:val="20"/>
              </w:rPr>
              <w:t>ID</w:t>
            </w:r>
          </w:p>
        </w:tc>
        <w:tc>
          <w:tcPr>
            <w:tcW w:w="3503" w:type="dxa"/>
          </w:tcPr>
          <w:p w14:paraId="5A587EE3" w14:textId="627BC29F" w:rsidR="000E4FD5" w:rsidRPr="003C2042" w:rsidRDefault="000E4FD5" w:rsidP="00C86776">
            <w:pPr>
              <w:rPr>
                <w:rFonts w:ascii="Tahoma" w:hAnsi="Tahoma" w:cs="Tahoma"/>
                <w:b/>
                <w:bCs/>
                <w:sz w:val="20"/>
                <w:szCs w:val="20"/>
              </w:rPr>
            </w:pPr>
            <w:r w:rsidRPr="003C2042">
              <w:rPr>
                <w:rFonts w:ascii="Tahoma" w:hAnsi="Tahoma" w:cs="Tahoma"/>
                <w:b/>
                <w:bCs/>
                <w:sz w:val="20"/>
                <w:szCs w:val="20"/>
              </w:rPr>
              <w:t>Risk Description</w:t>
            </w:r>
          </w:p>
        </w:tc>
        <w:tc>
          <w:tcPr>
            <w:tcW w:w="1310" w:type="dxa"/>
          </w:tcPr>
          <w:p w14:paraId="1008C114" w14:textId="4F75D783" w:rsidR="000E4FD5" w:rsidRPr="003C2042" w:rsidRDefault="000E4FD5" w:rsidP="00C86776">
            <w:pPr>
              <w:rPr>
                <w:rFonts w:ascii="Tahoma" w:hAnsi="Tahoma" w:cs="Tahoma"/>
                <w:b/>
                <w:bCs/>
                <w:sz w:val="20"/>
                <w:szCs w:val="20"/>
              </w:rPr>
            </w:pPr>
            <w:r w:rsidRPr="003C2042">
              <w:rPr>
                <w:rFonts w:ascii="Tahoma" w:hAnsi="Tahoma" w:cs="Tahoma"/>
                <w:b/>
                <w:bCs/>
                <w:sz w:val="20"/>
                <w:szCs w:val="20"/>
              </w:rPr>
              <w:t>Probability</w:t>
            </w:r>
          </w:p>
        </w:tc>
        <w:tc>
          <w:tcPr>
            <w:tcW w:w="4203" w:type="dxa"/>
          </w:tcPr>
          <w:p w14:paraId="3AE3E459" w14:textId="6EFEBBC3" w:rsidR="000E4FD5" w:rsidRPr="003C2042" w:rsidRDefault="000E4FD5" w:rsidP="00C86776">
            <w:pPr>
              <w:rPr>
                <w:rFonts w:ascii="Tahoma" w:hAnsi="Tahoma" w:cs="Tahoma"/>
                <w:b/>
                <w:bCs/>
                <w:sz w:val="20"/>
                <w:szCs w:val="20"/>
              </w:rPr>
            </w:pPr>
            <w:r w:rsidRPr="003C2042">
              <w:rPr>
                <w:rFonts w:ascii="Tahoma" w:hAnsi="Tahoma" w:cs="Tahoma"/>
                <w:b/>
                <w:bCs/>
                <w:sz w:val="20"/>
                <w:szCs w:val="20"/>
              </w:rPr>
              <w:t>Impact if this happens</w:t>
            </w:r>
          </w:p>
        </w:tc>
      </w:tr>
      <w:tr w:rsidR="00140A55" w:rsidRPr="003C2042" w14:paraId="0023862C" w14:textId="77777777" w:rsidTr="00140A55">
        <w:tc>
          <w:tcPr>
            <w:tcW w:w="745" w:type="dxa"/>
          </w:tcPr>
          <w:p w14:paraId="6D77AEFC" w14:textId="0F75CF5F" w:rsidR="00140A55" w:rsidRPr="003C2042" w:rsidRDefault="00140A55" w:rsidP="00140A55">
            <w:pPr>
              <w:rPr>
                <w:rFonts w:ascii="Tahoma" w:hAnsi="Tahoma" w:cs="Tahoma"/>
                <w:sz w:val="20"/>
                <w:szCs w:val="20"/>
              </w:rPr>
            </w:pPr>
            <w:r w:rsidRPr="003C2042">
              <w:rPr>
                <w:rFonts w:ascii="Tahoma" w:hAnsi="Tahoma" w:cs="Tahoma"/>
                <w:sz w:val="20"/>
                <w:szCs w:val="20"/>
              </w:rPr>
              <w:t>R1</w:t>
            </w:r>
          </w:p>
        </w:tc>
        <w:tc>
          <w:tcPr>
            <w:tcW w:w="3503" w:type="dxa"/>
          </w:tcPr>
          <w:p w14:paraId="2380E213" w14:textId="4730D43A" w:rsidR="00140A55" w:rsidRPr="003C2042" w:rsidRDefault="00140A55" w:rsidP="00140A55">
            <w:pPr>
              <w:rPr>
                <w:rFonts w:ascii="Tahoma" w:hAnsi="Tahoma" w:cs="Tahoma"/>
                <w:sz w:val="20"/>
                <w:szCs w:val="20"/>
              </w:rPr>
            </w:pPr>
            <w:commentRangeStart w:id="35"/>
            <w:r w:rsidRPr="000D08E7">
              <w:rPr>
                <w:rFonts w:ascii="Segoe UI" w:hAnsi="Segoe UI" w:cs="Segoe UI"/>
                <w:sz w:val="21"/>
                <w:szCs w:val="21"/>
              </w:rPr>
              <w:t>Risk</w:t>
            </w:r>
            <w:commentRangeEnd w:id="35"/>
            <w:r w:rsidR="00CA29EE" w:rsidRPr="000D08E7">
              <w:rPr>
                <w:rStyle w:val="CommentReference"/>
                <w:rFonts w:ascii="Segoe UI" w:hAnsi="Segoe UI" w:cs="Segoe UI"/>
                <w:sz w:val="21"/>
                <w:szCs w:val="21"/>
              </w:rPr>
              <w:commentReference w:id="35"/>
            </w:r>
            <w:r w:rsidRPr="000D08E7">
              <w:rPr>
                <w:rFonts w:ascii="Segoe UI" w:hAnsi="Segoe UI" w:cs="Segoe UI"/>
                <w:sz w:val="21"/>
                <w:szCs w:val="21"/>
              </w:rPr>
              <w:t xml:space="preserve"> that pre</w:t>
            </w:r>
            <w:r w:rsidRPr="000D08E7">
              <w:rPr>
                <w:rFonts w:ascii="Segoe UI" w:hAnsi="Segoe UI" w:cs="Segoe UI"/>
                <w:sz w:val="21"/>
                <w:szCs w:val="21"/>
              </w:rPr>
              <w:noBreakHyphen/>
              <w:t>work governance decision delays Chimera mobilisation</w:t>
            </w:r>
          </w:p>
        </w:tc>
        <w:tc>
          <w:tcPr>
            <w:tcW w:w="1310" w:type="dxa"/>
          </w:tcPr>
          <w:p w14:paraId="226DB55E" w14:textId="77777777" w:rsidR="00140A55" w:rsidRPr="003C2042" w:rsidRDefault="00140A55" w:rsidP="00140A55">
            <w:pPr>
              <w:rPr>
                <w:rFonts w:ascii="Tahoma" w:hAnsi="Tahoma" w:cs="Tahoma"/>
                <w:sz w:val="20"/>
                <w:szCs w:val="20"/>
              </w:rPr>
            </w:pPr>
          </w:p>
        </w:tc>
        <w:tc>
          <w:tcPr>
            <w:tcW w:w="4203" w:type="dxa"/>
          </w:tcPr>
          <w:p w14:paraId="65D38F0B" w14:textId="77777777" w:rsidR="00140A55" w:rsidRPr="003C2042" w:rsidRDefault="00140A55" w:rsidP="00140A55">
            <w:pPr>
              <w:rPr>
                <w:rFonts w:ascii="Tahoma" w:hAnsi="Tahoma" w:cs="Tahoma"/>
                <w:sz w:val="20"/>
                <w:szCs w:val="20"/>
              </w:rPr>
            </w:pPr>
          </w:p>
        </w:tc>
      </w:tr>
      <w:tr w:rsidR="00140A55" w:rsidRPr="003C2042" w14:paraId="041BAFE3" w14:textId="77777777" w:rsidTr="00140A55">
        <w:tc>
          <w:tcPr>
            <w:tcW w:w="745" w:type="dxa"/>
          </w:tcPr>
          <w:p w14:paraId="6DDEEC0C" w14:textId="03C7CA11" w:rsidR="00140A55" w:rsidRPr="003C2042" w:rsidRDefault="00140A55" w:rsidP="00140A55">
            <w:pPr>
              <w:rPr>
                <w:rFonts w:ascii="Tahoma" w:hAnsi="Tahoma" w:cs="Tahoma"/>
                <w:sz w:val="20"/>
                <w:szCs w:val="20"/>
              </w:rPr>
            </w:pPr>
            <w:r w:rsidRPr="003C2042">
              <w:rPr>
                <w:rFonts w:ascii="Tahoma" w:hAnsi="Tahoma" w:cs="Tahoma"/>
                <w:sz w:val="20"/>
                <w:szCs w:val="20"/>
              </w:rPr>
              <w:t>R2</w:t>
            </w:r>
          </w:p>
        </w:tc>
        <w:tc>
          <w:tcPr>
            <w:tcW w:w="3503" w:type="dxa"/>
          </w:tcPr>
          <w:p w14:paraId="1C126CB1" w14:textId="374A882B" w:rsidR="00140A55" w:rsidRPr="003C2042" w:rsidRDefault="00140A55" w:rsidP="00140A55">
            <w:pPr>
              <w:rPr>
                <w:rFonts w:ascii="Tahoma" w:hAnsi="Tahoma" w:cs="Tahoma"/>
                <w:sz w:val="20"/>
                <w:szCs w:val="20"/>
              </w:rPr>
            </w:pPr>
            <w:commentRangeStart w:id="36"/>
            <w:r w:rsidRPr="000D08E7">
              <w:rPr>
                <w:rFonts w:ascii="Segoe UI" w:hAnsi="Segoe UI" w:cs="Segoe UI"/>
                <w:sz w:val="21"/>
                <w:szCs w:val="21"/>
              </w:rPr>
              <w:t>Risk</w:t>
            </w:r>
            <w:commentRangeEnd w:id="36"/>
            <w:r w:rsidR="00CA29EE" w:rsidRPr="000D08E7">
              <w:rPr>
                <w:rStyle w:val="CommentReference"/>
                <w:rFonts w:ascii="Segoe UI" w:hAnsi="Segoe UI" w:cs="Segoe UI"/>
                <w:sz w:val="21"/>
                <w:szCs w:val="21"/>
              </w:rPr>
              <w:commentReference w:id="36"/>
            </w:r>
            <w:r w:rsidRPr="000D08E7">
              <w:rPr>
                <w:rFonts w:ascii="Segoe UI" w:hAnsi="Segoe UI" w:cs="Segoe UI"/>
                <w:sz w:val="21"/>
                <w:szCs w:val="21"/>
              </w:rPr>
              <w:t xml:space="preserve"> of insufficient technical detail delaying Impact Assessments</w:t>
            </w:r>
          </w:p>
        </w:tc>
        <w:tc>
          <w:tcPr>
            <w:tcW w:w="1310" w:type="dxa"/>
          </w:tcPr>
          <w:p w14:paraId="09E08C8F" w14:textId="77777777" w:rsidR="00140A55" w:rsidRPr="003C2042" w:rsidRDefault="00140A55" w:rsidP="00140A55">
            <w:pPr>
              <w:rPr>
                <w:rFonts w:ascii="Tahoma" w:hAnsi="Tahoma" w:cs="Tahoma"/>
                <w:sz w:val="20"/>
                <w:szCs w:val="20"/>
              </w:rPr>
            </w:pPr>
          </w:p>
        </w:tc>
        <w:tc>
          <w:tcPr>
            <w:tcW w:w="4203" w:type="dxa"/>
          </w:tcPr>
          <w:p w14:paraId="067CFDA7" w14:textId="77777777" w:rsidR="00140A55" w:rsidRPr="003C2042" w:rsidRDefault="00140A55" w:rsidP="00140A55">
            <w:pPr>
              <w:rPr>
                <w:rFonts w:ascii="Tahoma" w:hAnsi="Tahoma" w:cs="Tahoma"/>
                <w:sz w:val="20"/>
                <w:szCs w:val="20"/>
              </w:rPr>
            </w:pPr>
          </w:p>
        </w:tc>
      </w:tr>
      <w:tr w:rsidR="00140A55" w:rsidRPr="003C2042" w14:paraId="52CF985A" w14:textId="77777777" w:rsidTr="00140A55">
        <w:tc>
          <w:tcPr>
            <w:tcW w:w="745" w:type="dxa"/>
          </w:tcPr>
          <w:p w14:paraId="35373E21" w14:textId="4AE3109F" w:rsidR="00140A55" w:rsidRPr="003C2042" w:rsidRDefault="00140A55" w:rsidP="00140A55">
            <w:pPr>
              <w:rPr>
                <w:rFonts w:ascii="Tahoma" w:hAnsi="Tahoma" w:cs="Tahoma"/>
                <w:sz w:val="20"/>
                <w:szCs w:val="20"/>
              </w:rPr>
            </w:pPr>
          </w:p>
        </w:tc>
        <w:tc>
          <w:tcPr>
            <w:tcW w:w="3503" w:type="dxa"/>
          </w:tcPr>
          <w:p w14:paraId="23574757" w14:textId="25D108D8" w:rsidR="00140A55" w:rsidRPr="003C2042" w:rsidRDefault="20CE6312" w:rsidP="00140A55">
            <w:pPr>
              <w:rPr>
                <w:rFonts w:ascii="Segoe UI" w:hAnsi="Segoe UI" w:cs="Segoe UI"/>
                <w:sz w:val="21"/>
                <w:szCs w:val="21"/>
              </w:rPr>
            </w:pPr>
            <w:r w:rsidRPr="24512F8F">
              <w:rPr>
                <w:rFonts w:ascii="Segoe UI" w:hAnsi="Segoe UI" w:cs="Segoe UI"/>
                <w:sz w:val="21"/>
                <w:szCs w:val="21"/>
              </w:rPr>
              <w:t xml:space="preserve"> </w:t>
            </w:r>
          </w:p>
        </w:tc>
        <w:tc>
          <w:tcPr>
            <w:tcW w:w="1310" w:type="dxa"/>
          </w:tcPr>
          <w:p w14:paraId="665895CB" w14:textId="77777777" w:rsidR="00140A55" w:rsidRPr="003C2042" w:rsidRDefault="00140A55" w:rsidP="00140A55">
            <w:pPr>
              <w:rPr>
                <w:rFonts w:ascii="Tahoma" w:hAnsi="Tahoma" w:cs="Tahoma"/>
                <w:sz w:val="20"/>
                <w:szCs w:val="20"/>
              </w:rPr>
            </w:pPr>
          </w:p>
        </w:tc>
        <w:tc>
          <w:tcPr>
            <w:tcW w:w="4203" w:type="dxa"/>
          </w:tcPr>
          <w:p w14:paraId="6F7767A2" w14:textId="77777777" w:rsidR="00140A55" w:rsidRPr="003C2042" w:rsidRDefault="00140A55" w:rsidP="00140A55">
            <w:pPr>
              <w:rPr>
                <w:rFonts w:ascii="Tahoma" w:hAnsi="Tahoma" w:cs="Tahoma"/>
                <w:sz w:val="20"/>
                <w:szCs w:val="20"/>
              </w:rPr>
            </w:pPr>
          </w:p>
        </w:tc>
      </w:tr>
    </w:tbl>
    <w:p w14:paraId="3F61B848" w14:textId="77777777" w:rsidR="000E4FD5" w:rsidRPr="003C2042" w:rsidRDefault="000E4FD5">
      <w:pPr>
        <w:rPr>
          <w:rFonts w:ascii="Tahoma" w:hAnsi="Tahoma" w:cs="Tahoma"/>
          <w:sz w:val="20"/>
          <w:szCs w:val="20"/>
        </w:rPr>
      </w:pPr>
    </w:p>
    <w:p w14:paraId="27E830B8" w14:textId="77777777" w:rsidR="000E4FD5" w:rsidRPr="003C2042" w:rsidRDefault="000E4FD5">
      <w:pPr>
        <w:rPr>
          <w:rFonts w:ascii="Tahoma" w:hAnsi="Tahoma" w:cs="Tahoma"/>
          <w:b/>
          <w:bCs/>
          <w:sz w:val="20"/>
          <w:szCs w:val="20"/>
        </w:rPr>
      </w:pPr>
    </w:p>
    <w:p w14:paraId="466ED700" w14:textId="41655990" w:rsidR="00E041C6" w:rsidRPr="003C2042" w:rsidRDefault="00E041C6" w:rsidP="003C0B4C">
      <w:pPr>
        <w:pStyle w:val="Heading2"/>
        <w:rPr>
          <w:rFonts w:ascii="Tahoma" w:hAnsi="Tahoma" w:cs="Tahoma"/>
          <w:sz w:val="20"/>
          <w:szCs w:val="20"/>
        </w:rPr>
      </w:pPr>
      <w:r w:rsidRPr="003C2042">
        <w:rPr>
          <w:rFonts w:ascii="Tahoma" w:hAnsi="Tahoma" w:cs="Tahoma"/>
          <w:sz w:val="20"/>
          <w:szCs w:val="20"/>
        </w:rPr>
        <w:lastRenderedPageBreak/>
        <w:t xml:space="preserve"> </w:t>
      </w:r>
      <w:r w:rsidR="000E4FD5" w:rsidRPr="003C2042">
        <w:rPr>
          <w:rFonts w:ascii="Tahoma" w:hAnsi="Tahoma" w:cs="Tahoma"/>
          <w:sz w:val="20"/>
          <w:szCs w:val="20"/>
        </w:rPr>
        <w:t>Assumptions</w:t>
      </w:r>
    </w:p>
    <w:p w14:paraId="7DFACF8A" w14:textId="30E95927" w:rsidR="000E4FD5" w:rsidRPr="003C2042" w:rsidRDefault="000E4FD5">
      <w:pPr>
        <w:rPr>
          <w:rFonts w:ascii="Tahoma" w:hAnsi="Tahoma" w:cs="Tahoma"/>
          <w:i/>
          <w:iCs/>
          <w:sz w:val="20"/>
          <w:szCs w:val="20"/>
        </w:rPr>
      </w:pPr>
      <w:r w:rsidRPr="003C2042">
        <w:rPr>
          <w:rFonts w:ascii="Tahoma" w:hAnsi="Tahoma" w:cs="Tahoma"/>
          <w:i/>
          <w:iCs/>
          <w:sz w:val="20"/>
          <w:szCs w:val="20"/>
        </w:rPr>
        <w:t>Please list key assumptions that remain to be validated to establish if the vision / benefits can be delivered.</w:t>
      </w:r>
    </w:p>
    <w:tbl>
      <w:tblPr>
        <w:tblStyle w:val="TableGrid"/>
        <w:tblW w:w="0" w:type="auto"/>
        <w:tblCellMar>
          <w:top w:w="57" w:type="dxa"/>
          <w:bottom w:w="57" w:type="dxa"/>
        </w:tblCellMar>
        <w:tblLook w:val="04A0" w:firstRow="1" w:lastRow="0" w:firstColumn="1" w:lastColumn="0" w:noHBand="0" w:noVBand="1"/>
      </w:tblPr>
      <w:tblGrid>
        <w:gridCol w:w="704"/>
        <w:gridCol w:w="8919"/>
      </w:tblGrid>
      <w:tr w:rsidR="000E4FD5" w:rsidRPr="003C2042" w14:paraId="6A6BA620" w14:textId="77777777" w:rsidTr="000E4FD5">
        <w:tc>
          <w:tcPr>
            <w:tcW w:w="704" w:type="dxa"/>
          </w:tcPr>
          <w:p w14:paraId="3685CE7C" w14:textId="541268B9" w:rsidR="000E4FD5" w:rsidRPr="003C2042" w:rsidRDefault="000E4FD5">
            <w:pPr>
              <w:rPr>
                <w:rFonts w:ascii="Tahoma" w:hAnsi="Tahoma" w:cs="Tahoma"/>
                <w:b/>
                <w:bCs/>
                <w:sz w:val="20"/>
                <w:szCs w:val="20"/>
              </w:rPr>
            </w:pPr>
            <w:r w:rsidRPr="003C2042">
              <w:rPr>
                <w:rFonts w:ascii="Tahoma" w:hAnsi="Tahoma" w:cs="Tahoma"/>
                <w:b/>
                <w:bCs/>
                <w:sz w:val="20"/>
                <w:szCs w:val="20"/>
              </w:rPr>
              <w:t>ID</w:t>
            </w:r>
          </w:p>
        </w:tc>
        <w:tc>
          <w:tcPr>
            <w:tcW w:w="8919" w:type="dxa"/>
          </w:tcPr>
          <w:p w14:paraId="464F4735" w14:textId="776F27CC" w:rsidR="000E4FD5" w:rsidRPr="003C2042" w:rsidRDefault="000E4FD5">
            <w:pPr>
              <w:rPr>
                <w:rFonts w:ascii="Tahoma" w:hAnsi="Tahoma" w:cs="Tahoma"/>
                <w:b/>
                <w:bCs/>
                <w:sz w:val="20"/>
                <w:szCs w:val="20"/>
              </w:rPr>
            </w:pPr>
            <w:r w:rsidRPr="003C2042">
              <w:rPr>
                <w:rFonts w:ascii="Tahoma" w:hAnsi="Tahoma" w:cs="Tahoma"/>
                <w:b/>
                <w:bCs/>
                <w:sz w:val="20"/>
                <w:szCs w:val="20"/>
              </w:rPr>
              <w:t>Assumption Description</w:t>
            </w:r>
          </w:p>
        </w:tc>
      </w:tr>
      <w:tr w:rsidR="00DD3A9B" w:rsidRPr="003C2042" w14:paraId="0F1CF577" w14:textId="77777777" w:rsidTr="000E4FD5">
        <w:tc>
          <w:tcPr>
            <w:tcW w:w="704" w:type="dxa"/>
          </w:tcPr>
          <w:p w14:paraId="3ED10CB7" w14:textId="5CAD05A5" w:rsidR="00DD3A9B" w:rsidRPr="003C2042" w:rsidRDefault="00DD3A9B" w:rsidP="00DD3A9B">
            <w:pPr>
              <w:rPr>
                <w:rFonts w:ascii="Tahoma" w:hAnsi="Tahoma" w:cs="Tahoma"/>
                <w:sz w:val="20"/>
                <w:szCs w:val="20"/>
              </w:rPr>
            </w:pPr>
            <w:r w:rsidRPr="003C2042">
              <w:rPr>
                <w:rFonts w:ascii="Tahoma" w:hAnsi="Tahoma" w:cs="Tahoma"/>
                <w:sz w:val="20"/>
                <w:szCs w:val="20"/>
              </w:rPr>
              <w:t>A1</w:t>
            </w:r>
          </w:p>
        </w:tc>
        <w:tc>
          <w:tcPr>
            <w:tcW w:w="8919" w:type="dxa"/>
          </w:tcPr>
          <w:p w14:paraId="74E1A251" w14:textId="4E366A12" w:rsidR="00DD3A9B" w:rsidRPr="003C2042" w:rsidRDefault="00DD3A9B" w:rsidP="00DD3A9B">
            <w:pPr>
              <w:rPr>
                <w:rFonts w:ascii="Tahoma" w:hAnsi="Tahoma" w:cs="Tahoma"/>
                <w:sz w:val="20"/>
                <w:szCs w:val="20"/>
              </w:rPr>
            </w:pPr>
            <w:commentRangeStart w:id="37"/>
            <w:r w:rsidRPr="00A97417">
              <w:rPr>
                <w:rFonts w:ascii="Segoe UI" w:hAnsi="Segoe UI" w:cs="Segoe UI"/>
                <w:sz w:val="21"/>
                <w:szCs w:val="21"/>
              </w:rPr>
              <w:t>Sky</w:t>
            </w:r>
            <w:commentRangeEnd w:id="37"/>
            <w:r w:rsidR="00CA29EE" w:rsidRPr="00A97417">
              <w:rPr>
                <w:rStyle w:val="CommentReference"/>
                <w:rFonts w:ascii="Segoe UI" w:hAnsi="Segoe UI" w:cs="Segoe UI"/>
                <w:sz w:val="21"/>
                <w:szCs w:val="21"/>
              </w:rPr>
              <w:commentReference w:id="37"/>
            </w:r>
            <w:r w:rsidRPr="00A97417">
              <w:rPr>
                <w:rFonts w:ascii="Segoe UI" w:hAnsi="Segoe UI" w:cs="Segoe UI"/>
                <w:sz w:val="21"/>
                <w:szCs w:val="21"/>
              </w:rPr>
              <w:t xml:space="preserve"> timelines (Q2 lab / Q3 prod) remain aspirational until IA completion</w:t>
            </w:r>
          </w:p>
        </w:tc>
      </w:tr>
      <w:tr w:rsidR="00DD3A9B" w:rsidRPr="003C2042" w14:paraId="54A5A56C" w14:textId="77777777" w:rsidTr="000E4FD5">
        <w:tc>
          <w:tcPr>
            <w:tcW w:w="704" w:type="dxa"/>
          </w:tcPr>
          <w:p w14:paraId="65018968" w14:textId="47E5160D" w:rsidR="00DD3A9B" w:rsidRPr="003C2042" w:rsidRDefault="00DD3A9B" w:rsidP="00DD3A9B">
            <w:pPr>
              <w:rPr>
                <w:rFonts w:ascii="Tahoma" w:hAnsi="Tahoma" w:cs="Tahoma"/>
                <w:sz w:val="20"/>
                <w:szCs w:val="20"/>
              </w:rPr>
            </w:pPr>
            <w:r w:rsidRPr="003C2042">
              <w:rPr>
                <w:rFonts w:ascii="Tahoma" w:hAnsi="Tahoma" w:cs="Tahoma"/>
                <w:sz w:val="20"/>
                <w:szCs w:val="20"/>
              </w:rPr>
              <w:t>A2</w:t>
            </w:r>
          </w:p>
        </w:tc>
        <w:tc>
          <w:tcPr>
            <w:tcW w:w="8919" w:type="dxa"/>
          </w:tcPr>
          <w:p w14:paraId="070136F2" w14:textId="189019D8" w:rsidR="00DD3A9B" w:rsidRPr="003C2042" w:rsidRDefault="00DD3A9B" w:rsidP="00DD3A9B">
            <w:pPr>
              <w:rPr>
                <w:rFonts w:ascii="Tahoma" w:hAnsi="Tahoma" w:cs="Tahoma"/>
                <w:sz w:val="20"/>
                <w:szCs w:val="20"/>
              </w:rPr>
            </w:pPr>
            <w:r w:rsidRPr="00A97417">
              <w:rPr>
                <w:rFonts w:ascii="Segoe UI" w:hAnsi="Segoe UI" w:cs="Segoe UI"/>
                <w:sz w:val="21"/>
                <w:szCs w:val="21"/>
              </w:rPr>
              <w:t>No material interface changes from ANF deployments</w:t>
            </w:r>
          </w:p>
        </w:tc>
      </w:tr>
      <w:tr w:rsidR="00DD3A9B" w:rsidRPr="003C2042" w14:paraId="6D565205" w14:textId="77777777" w:rsidTr="000E4FD5">
        <w:tc>
          <w:tcPr>
            <w:tcW w:w="704" w:type="dxa"/>
          </w:tcPr>
          <w:p w14:paraId="71C81352" w14:textId="2093403A" w:rsidR="00DD3A9B" w:rsidRPr="003C2042" w:rsidRDefault="00DD3A9B" w:rsidP="00DD3A9B">
            <w:pPr>
              <w:rPr>
                <w:rFonts w:ascii="Tahoma" w:hAnsi="Tahoma" w:cs="Tahoma"/>
                <w:sz w:val="20"/>
                <w:szCs w:val="20"/>
              </w:rPr>
            </w:pPr>
            <w:r w:rsidRPr="003C2042">
              <w:rPr>
                <w:rFonts w:ascii="Tahoma" w:hAnsi="Tahoma" w:cs="Tahoma"/>
                <w:sz w:val="20"/>
                <w:szCs w:val="20"/>
              </w:rPr>
              <w:t>A3</w:t>
            </w:r>
          </w:p>
        </w:tc>
        <w:tc>
          <w:tcPr>
            <w:tcW w:w="8919" w:type="dxa"/>
          </w:tcPr>
          <w:p w14:paraId="239A30FE" w14:textId="6B3C3D1F" w:rsidR="00DD3A9B" w:rsidRPr="003C2042" w:rsidRDefault="00DD3A9B" w:rsidP="00DD3A9B">
            <w:pPr>
              <w:rPr>
                <w:rFonts w:ascii="Tahoma" w:hAnsi="Tahoma" w:cs="Tahoma"/>
                <w:sz w:val="20"/>
                <w:szCs w:val="20"/>
              </w:rPr>
            </w:pPr>
            <w:commentRangeStart w:id="38"/>
            <w:r w:rsidRPr="00A97417">
              <w:rPr>
                <w:rFonts w:ascii="Segoe UI" w:hAnsi="Segoe UI" w:cs="Segoe UI"/>
                <w:sz w:val="21"/>
                <w:szCs w:val="21"/>
              </w:rPr>
              <w:t>Sky</w:t>
            </w:r>
            <w:commentRangeEnd w:id="38"/>
            <w:r w:rsidR="00503460" w:rsidRPr="00A97417">
              <w:rPr>
                <w:rStyle w:val="CommentReference"/>
                <w:rFonts w:ascii="Segoe UI" w:hAnsi="Segoe UI" w:cs="Segoe UI"/>
                <w:sz w:val="21"/>
                <w:szCs w:val="21"/>
              </w:rPr>
              <w:commentReference w:id="38"/>
            </w:r>
            <w:r w:rsidRPr="00A97417">
              <w:rPr>
                <w:rFonts w:ascii="Segoe UI" w:hAnsi="Segoe UI" w:cs="Segoe UI"/>
                <w:sz w:val="21"/>
                <w:szCs w:val="21"/>
              </w:rPr>
              <w:t>-funded model remains valid across full scope</w:t>
            </w:r>
          </w:p>
        </w:tc>
      </w:tr>
      <w:tr w:rsidR="000A0BB7" w:rsidRPr="003C2042" w14:paraId="05F57CB0" w14:textId="77777777" w:rsidTr="000E4FD5">
        <w:tc>
          <w:tcPr>
            <w:tcW w:w="704" w:type="dxa"/>
          </w:tcPr>
          <w:p w14:paraId="5CC5CB3C" w14:textId="77777777" w:rsidR="000A0BB7" w:rsidRPr="003C2042" w:rsidRDefault="000A0BB7">
            <w:pPr>
              <w:rPr>
                <w:rFonts w:ascii="Tahoma" w:hAnsi="Tahoma" w:cs="Tahoma"/>
                <w:sz w:val="20"/>
                <w:szCs w:val="20"/>
              </w:rPr>
            </w:pPr>
          </w:p>
        </w:tc>
        <w:tc>
          <w:tcPr>
            <w:tcW w:w="8919" w:type="dxa"/>
          </w:tcPr>
          <w:p w14:paraId="2B12A94B" w14:textId="77777777" w:rsidR="000A0BB7" w:rsidRPr="003C2042" w:rsidRDefault="000A0BB7">
            <w:pPr>
              <w:rPr>
                <w:rFonts w:ascii="Tahoma" w:hAnsi="Tahoma" w:cs="Tahoma"/>
                <w:sz w:val="20"/>
                <w:szCs w:val="20"/>
              </w:rPr>
            </w:pPr>
          </w:p>
        </w:tc>
      </w:tr>
    </w:tbl>
    <w:p w14:paraId="3B50C10A" w14:textId="0BD98262" w:rsidR="4F81B4CA" w:rsidRDefault="4F81B4CA" w:rsidP="4F81B4CA">
      <w:pPr>
        <w:pStyle w:val="Heading1"/>
        <w:rPr>
          <w:rFonts w:ascii="Tahoma" w:hAnsi="Tahoma" w:cs="Tahoma"/>
          <w:sz w:val="20"/>
          <w:szCs w:val="20"/>
        </w:rPr>
      </w:pPr>
      <w:bookmarkStart w:id="39" w:name="_Toc103858953"/>
      <w:bookmarkStart w:id="40" w:name="_Toc195172846"/>
    </w:p>
    <w:p w14:paraId="7A44C1CB" w14:textId="3ADB025F" w:rsidR="00E10275" w:rsidRPr="003C2042" w:rsidRDefault="00E10275" w:rsidP="00E10275">
      <w:pPr>
        <w:pStyle w:val="Heading1"/>
        <w:rPr>
          <w:rFonts w:ascii="Tahoma" w:hAnsi="Tahoma" w:cs="Tahoma"/>
          <w:sz w:val="24"/>
          <w:szCs w:val="24"/>
        </w:rPr>
      </w:pPr>
      <w:r w:rsidRPr="003C2042">
        <w:rPr>
          <w:rFonts w:ascii="Tahoma" w:hAnsi="Tahoma" w:cs="Tahoma"/>
          <w:sz w:val="24"/>
          <w:szCs w:val="24"/>
        </w:rPr>
        <w:t>A</w:t>
      </w:r>
      <w:r w:rsidR="00546FAE" w:rsidRPr="003C2042">
        <w:rPr>
          <w:rFonts w:ascii="Tahoma" w:hAnsi="Tahoma" w:cs="Tahoma"/>
          <w:sz w:val="24"/>
          <w:szCs w:val="24"/>
        </w:rPr>
        <w:t>s</w:t>
      </w:r>
      <w:r w:rsidRPr="003C2042">
        <w:rPr>
          <w:rFonts w:ascii="Tahoma" w:hAnsi="Tahoma" w:cs="Tahoma"/>
          <w:sz w:val="24"/>
          <w:szCs w:val="24"/>
        </w:rPr>
        <w:t>pirational timelines</w:t>
      </w:r>
      <w:bookmarkEnd w:id="39"/>
      <w:bookmarkEnd w:id="40"/>
    </w:p>
    <w:p w14:paraId="3ACB7E16" w14:textId="77777777" w:rsidR="00E10275" w:rsidRPr="003C2042" w:rsidRDefault="00E10275" w:rsidP="00E10275">
      <w:pPr>
        <w:rPr>
          <w:i/>
          <w:sz w:val="20"/>
          <w:szCs w:val="20"/>
        </w:rPr>
      </w:pPr>
      <w:r w:rsidRPr="003C2042">
        <w:rPr>
          <w:i/>
          <w:sz w:val="20"/>
          <w:szCs w:val="20"/>
        </w:rPr>
        <w:t xml:space="preserve">[Please indicate Aspirational Commercial Launch Date (CLD) and drivers behind these timelines. Where individual scope lines have different aspirational CLDs please indicate this below.  </w:t>
      </w:r>
      <w:r w:rsidRPr="003C2042">
        <w:rPr>
          <w:b/>
          <w:i/>
          <w:sz w:val="20"/>
          <w:szCs w:val="20"/>
        </w:rPr>
        <w:t>These dates are only aspirational</w:t>
      </w:r>
      <w:r w:rsidRPr="003C2042">
        <w:rPr>
          <w:i/>
          <w:sz w:val="20"/>
          <w:szCs w:val="20"/>
        </w:rPr>
        <w:t>, until the project is mobilised &amp; a full impact assessment has been completed, this date is not committed to.]</w:t>
      </w:r>
    </w:p>
    <w:p w14:paraId="2BB0D6DA" w14:textId="77777777" w:rsidR="00E10275" w:rsidRPr="003C2042" w:rsidRDefault="00E10275" w:rsidP="00E10275">
      <w:pPr>
        <w:rPr>
          <w:i/>
          <w:sz w:val="20"/>
          <w:szCs w:val="20"/>
        </w:rPr>
      </w:pPr>
    </w:p>
    <w:p w14:paraId="3A2F4043" w14:textId="77777777" w:rsidR="00E10275" w:rsidRPr="003C2042" w:rsidRDefault="00E10275" w:rsidP="00E10275">
      <w:pPr>
        <w:pStyle w:val="Heading1"/>
        <w:numPr>
          <w:ilvl w:val="0"/>
          <w:numId w:val="0"/>
        </w:numPr>
        <w:rPr>
          <w:rFonts w:eastAsia="Arial Unicode MS"/>
          <w:sz w:val="20"/>
          <w:szCs w:val="20"/>
        </w:rPr>
      </w:pPr>
    </w:p>
    <w:tbl>
      <w:tblPr>
        <w:tblW w:w="9796" w:type="dxa"/>
        <w:tblInd w:w="93" w:type="dxa"/>
        <w:tblLayout w:type="fixed"/>
        <w:tblLook w:val="04A0" w:firstRow="1" w:lastRow="0" w:firstColumn="1" w:lastColumn="0" w:noHBand="0" w:noVBand="1"/>
      </w:tblPr>
      <w:tblGrid>
        <w:gridCol w:w="2709"/>
        <w:gridCol w:w="3543"/>
        <w:gridCol w:w="3544"/>
      </w:tblGrid>
      <w:tr w:rsidR="00E10275" w:rsidRPr="003C2042" w14:paraId="6D438764" w14:textId="77777777" w:rsidTr="00414FEB">
        <w:trPr>
          <w:trHeight w:val="344"/>
        </w:trPr>
        <w:tc>
          <w:tcPr>
            <w:tcW w:w="2709" w:type="dxa"/>
            <w:tcBorders>
              <w:top w:val="single" w:sz="4" w:space="0" w:color="auto"/>
              <w:left w:val="single" w:sz="4" w:space="0" w:color="auto"/>
              <w:bottom w:val="single" w:sz="4" w:space="0" w:color="auto"/>
              <w:right w:val="single" w:sz="4" w:space="0" w:color="auto"/>
            </w:tcBorders>
            <w:shd w:val="clear" w:color="auto" w:fill="002060"/>
            <w:vAlign w:val="center"/>
          </w:tcPr>
          <w:p w14:paraId="41C126BA" w14:textId="77777777" w:rsidR="00E10275" w:rsidRPr="003C2042" w:rsidRDefault="00E10275" w:rsidP="00414FEB">
            <w:pPr>
              <w:pStyle w:val="BodyText"/>
              <w:spacing w:after="0"/>
              <w:jc w:val="center"/>
              <w:rPr>
                <w:rFonts w:cs="Arial"/>
                <w:b/>
                <w:i w:val="0"/>
                <w:color w:val="FF0000"/>
              </w:rPr>
            </w:pPr>
            <w:r w:rsidRPr="003C2042">
              <w:rPr>
                <w:rFonts w:cs="Arial"/>
                <w:b/>
                <w:i w:val="0"/>
                <w:color w:val="FF0000"/>
              </w:rPr>
              <w:t>Commercial Launch Date</w:t>
            </w:r>
          </w:p>
        </w:tc>
        <w:tc>
          <w:tcPr>
            <w:tcW w:w="3543" w:type="dxa"/>
            <w:tcBorders>
              <w:top w:val="single" w:sz="4" w:space="0" w:color="auto"/>
              <w:left w:val="nil"/>
              <w:bottom w:val="single" w:sz="4" w:space="0" w:color="auto"/>
              <w:right w:val="single" w:sz="4" w:space="0" w:color="auto"/>
            </w:tcBorders>
            <w:shd w:val="clear" w:color="auto" w:fill="002060"/>
            <w:vAlign w:val="center"/>
            <w:hideMark/>
          </w:tcPr>
          <w:p w14:paraId="29F785FD" w14:textId="77777777" w:rsidR="00E10275" w:rsidRPr="003C2042" w:rsidRDefault="00E10275" w:rsidP="00414FEB">
            <w:pPr>
              <w:pStyle w:val="BodyText"/>
              <w:spacing w:after="0"/>
              <w:jc w:val="center"/>
              <w:rPr>
                <w:rFonts w:cs="Arial"/>
                <w:b/>
                <w:i w:val="0"/>
                <w:color w:val="FF0000"/>
              </w:rPr>
            </w:pPr>
            <w:r w:rsidRPr="003C2042">
              <w:rPr>
                <w:rFonts w:cs="Arial"/>
                <w:b/>
                <w:i w:val="0"/>
                <w:color w:val="FF0000"/>
              </w:rPr>
              <w:t>Scope</w:t>
            </w:r>
          </w:p>
        </w:tc>
        <w:tc>
          <w:tcPr>
            <w:tcW w:w="3544" w:type="dxa"/>
            <w:tcBorders>
              <w:top w:val="single" w:sz="4" w:space="0" w:color="auto"/>
              <w:left w:val="nil"/>
              <w:bottom w:val="single" w:sz="4" w:space="0" w:color="auto"/>
              <w:right w:val="single" w:sz="4" w:space="0" w:color="auto"/>
            </w:tcBorders>
            <w:shd w:val="clear" w:color="auto" w:fill="002060"/>
            <w:vAlign w:val="center"/>
            <w:hideMark/>
          </w:tcPr>
          <w:p w14:paraId="17DBFB47" w14:textId="77777777" w:rsidR="00E10275" w:rsidRPr="003C2042" w:rsidRDefault="00E10275" w:rsidP="00414FEB">
            <w:pPr>
              <w:pStyle w:val="BodyText"/>
              <w:spacing w:after="0"/>
              <w:jc w:val="center"/>
              <w:rPr>
                <w:rFonts w:cs="Arial"/>
                <w:b/>
                <w:i w:val="0"/>
                <w:color w:val="FF0000"/>
              </w:rPr>
            </w:pPr>
            <w:r w:rsidRPr="003C2042">
              <w:rPr>
                <w:rFonts w:cs="Arial"/>
                <w:b/>
                <w:i w:val="0"/>
                <w:color w:val="FF0000"/>
              </w:rPr>
              <w:t>Drivers</w:t>
            </w:r>
          </w:p>
        </w:tc>
      </w:tr>
      <w:tr w:rsidR="00E10275" w:rsidRPr="003C2042" w14:paraId="344DB875" w14:textId="77777777" w:rsidTr="00414FEB">
        <w:trPr>
          <w:trHeight w:val="289"/>
        </w:trPr>
        <w:tc>
          <w:tcPr>
            <w:tcW w:w="270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2ADF4CC" w14:textId="77777777" w:rsidR="00E10275" w:rsidRPr="003C2042" w:rsidRDefault="00E10275" w:rsidP="00414FEB">
            <w:pPr>
              <w:jc w:val="center"/>
              <w:rPr>
                <w:rFonts w:ascii="Calibri" w:hAnsi="Calibri"/>
                <w:color w:val="000000"/>
                <w:sz w:val="20"/>
                <w:szCs w:val="20"/>
                <w:lang w:eastAsia="en-GB"/>
              </w:rPr>
            </w:pPr>
            <w:r w:rsidRPr="003C2042">
              <w:rPr>
                <w:rFonts w:ascii="Calibri" w:hAnsi="Calibri"/>
                <w:color w:val="000000"/>
                <w:sz w:val="20"/>
                <w:szCs w:val="20"/>
                <w:lang w:eastAsia="en-GB"/>
              </w:rPr>
              <w:t xml:space="preserve">ASAP  </w:t>
            </w:r>
          </w:p>
        </w:tc>
        <w:tc>
          <w:tcPr>
            <w:tcW w:w="3543" w:type="dxa"/>
            <w:tcBorders>
              <w:top w:val="single" w:sz="4" w:space="0" w:color="auto"/>
              <w:left w:val="nil"/>
              <w:bottom w:val="single" w:sz="4" w:space="0" w:color="auto"/>
              <w:right w:val="single" w:sz="4" w:space="0" w:color="auto"/>
            </w:tcBorders>
            <w:shd w:val="clear" w:color="000000" w:fill="FFFFFF"/>
            <w:noWrap/>
            <w:vAlign w:val="center"/>
          </w:tcPr>
          <w:p w14:paraId="76951E7B" w14:textId="77777777" w:rsidR="00E10275" w:rsidRPr="003C2042" w:rsidRDefault="00E10275" w:rsidP="00414FEB">
            <w:pPr>
              <w:jc w:val="center"/>
              <w:rPr>
                <w:rFonts w:ascii="Calibri" w:hAnsi="Calibri"/>
                <w:color w:val="000000"/>
                <w:sz w:val="20"/>
                <w:szCs w:val="20"/>
                <w:lang w:eastAsia="en-GB"/>
              </w:rPr>
            </w:pPr>
            <w:r w:rsidRPr="003C2042">
              <w:rPr>
                <w:rFonts w:ascii="Calibri" w:hAnsi="Calibri"/>
                <w:color w:val="000000"/>
                <w:sz w:val="20"/>
                <w:szCs w:val="20"/>
                <w:lang w:eastAsia="en-GB"/>
              </w:rPr>
              <w:t xml:space="preserve">The Partner will be funding this change fully </w:t>
            </w:r>
          </w:p>
        </w:tc>
        <w:tc>
          <w:tcPr>
            <w:tcW w:w="3544" w:type="dxa"/>
            <w:tcBorders>
              <w:top w:val="single" w:sz="4" w:space="0" w:color="auto"/>
              <w:left w:val="nil"/>
              <w:bottom w:val="single" w:sz="4" w:space="0" w:color="auto"/>
              <w:right w:val="single" w:sz="4" w:space="0" w:color="auto"/>
            </w:tcBorders>
            <w:shd w:val="clear" w:color="000000" w:fill="FFFFFF"/>
            <w:noWrap/>
            <w:vAlign w:val="center"/>
            <w:hideMark/>
          </w:tcPr>
          <w:p w14:paraId="51BF55DC" w14:textId="77777777" w:rsidR="00E10275" w:rsidRPr="003C2042" w:rsidRDefault="00E10275" w:rsidP="00414FEB">
            <w:pPr>
              <w:pStyle w:val="CommentText"/>
              <w:rPr>
                <w:lang w:eastAsia="en-GB"/>
              </w:rPr>
            </w:pPr>
            <w:r w:rsidRPr="003C2042">
              <w:rPr>
                <w:lang w:eastAsia="en-GB"/>
              </w:rPr>
              <w:t>Partner wants to start the base migrations.</w:t>
            </w:r>
          </w:p>
        </w:tc>
      </w:tr>
      <w:tr w:rsidR="00E10275" w:rsidRPr="003C2042" w14:paraId="104FA4F2" w14:textId="77777777" w:rsidTr="00414FEB">
        <w:trPr>
          <w:trHeight w:val="289"/>
        </w:trPr>
        <w:tc>
          <w:tcPr>
            <w:tcW w:w="270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4AA2AAF" w14:textId="199C5C27" w:rsidR="00E10275" w:rsidRPr="003C2042" w:rsidRDefault="0085129D" w:rsidP="00414FEB">
            <w:pPr>
              <w:jc w:val="center"/>
              <w:rPr>
                <w:rFonts w:ascii="Calibri" w:hAnsi="Calibri"/>
                <w:color w:val="000000"/>
                <w:sz w:val="20"/>
                <w:szCs w:val="20"/>
                <w:lang w:eastAsia="en-GB"/>
              </w:rPr>
            </w:pPr>
            <w:r>
              <w:rPr>
                <w:rFonts w:ascii="Calibri" w:hAnsi="Calibri"/>
                <w:color w:val="000000"/>
                <w:sz w:val="20"/>
                <w:szCs w:val="20"/>
                <w:lang w:eastAsia="en-GB"/>
              </w:rPr>
              <w:t>Sky wish to complete before the end of the year</w:t>
            </w:r>
          </w:p>
        </w:tc>
        <w:tc>
          <w:tcPr>
            <w:tcW w:w="3543" w:type="dxa"/>
            <w:tcBorders>
              <w:top w:val="single" w:sz="4" w:space="0" w:color="auto"/>
              <w:left w:val="nil"/>
              <w:bottom w:val="single" w:sz="4" w:space="0" w:color="auto"/>
              <w:right w:val="single" w:sz="4" w:space="0" w:color="auto"/>
            </w:tcBorders>
            <w:shd w:val="clear" w:color="000000" w:fill="FFFFFF"/>
            <w:noWrap/>
            <w:vAlign w:val="center"/>
          </w:tcPr>
          <w:p w14:paraId="2F344EAC" w14:textId="77777777" w:rsidR="00E10275" w:rsidRPr="003C2042" w:rsidRDefault="00E10275" w:rsidP="00414FEB">
            <w:pPr>
              <w:jc w:val="center"/>
              <w:rPr>
                <w:rFonts w:ascii="Calibri" w:hAnsi="Calibri"/>
                <w:color w:val="000000"/>
                <w:sz w:val="20"/>
                <w:szCs w:val="20"/>
                <w:lang w:eastAsia="en-GB"/>
              </w:rPr>
            </w:pPr>
          </w:p>
        </w:tc>
        <w:tc>
          <w:tcPr>
            <w:tcW w:w="3544" w:type="dxa"/>
            <w:tcBorders>
              <w:top w:val="single" w:sz="4" w:space="0" w:color="auto"/>
              <w:left w:val="nil"/>
              <w:bottom w:val="single" w:sz="4" w:space="0" w:color="auto"/>
              <w:right w:val="single" w:sz="4" w:space="0" w:color="auto"/>
            </w:tcBorders>
            <w:shd w:val="clear" w:color="000000" w:fill="FFFFFF"/>
            <w:noWrap/>
            <w:vAlign w:val="center"/>
          </w:tcPr>
          <w:p w14:paraId="04BAE0D3" w14:textId="77777777" w:rsidR="00E10275" w:rsidRPr="003C2042" w:rsidRDefault="00E10275" w:rsidP="00414FEB">
            <w:pPr>
              <w:pStyle w:val="CommentText"/>
              <w:rPr>
                <w:lang w:eastAsia="en-GB"/>
              </w:rPr>
            </w:pPr>
          </w:p>
        </w:tc>
      </w:tr>
      <w:tr w:rsidR="00E10275" w:rsidRPr="003C2042" w14:paraId="601BF1B2" w14:textId="77777777" w:rsidTr="00414FEB">
        <w:trPr>
          <w:trHeight w:val="289"/>
        </w:trPr>
        <w:tc>
          <w:tcPr>
            <w:tcW w:w="270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A77846C" w14:textId="77777777" w:rsidR="00E10275" w:rsidRPr="003C2042" w:rsidRDefault="00E10275" w:rsidP="00414FEB">
            <w:pPr>
              <w:jc w:val="center"/>
              <w:rPr>
                <w:rFonts w:ascii="Calibri" w:hAnsi="Calibri"/>
                <w:color w:val="000000"/>
                <w:sz w:val="20"/>
                <w:szCs w:val="20"/>
                <w:lang w:eastAsia="en-GB"/>
              </w:rPr>
            </w:pPr>
          </w:p>
        </w:tc>
        <w:tc>
          <w:tcPr>
            <w:tcW w:w="3543" w:type="dxa"/>
            <w:tcBorders>
              <w:top w:val="single" w:sz="4" w:space="0" w:color="auto"/>
              <w:left w:val="nil"/>
              <w:bottom w:val="single" w:sz="4" w:space="0" w:color="auto"/>
              <w:right w:val="single" w:sz="4" w:space="0" w:color="auto"/>
            </w:tcBorders>
            <w:shd w:val="clear" w:color="000000" w:fill="FFFFFF"/>
            <w:noWrap/>
            <w:vAlign w:val="center"/>
          </w:tcPr>
          <w:p w14:paraId="361FF907" w14:textId="77777777" w:rsidR="00E10275" w:rsidRPr="003C2042" w:rsidRDefault="00E10275" w:rsidP="00414FEB">
            <w:pPr>
              <w:jc w:val="center"/>
              <w:rPr>
                <w:rFonts w:ascii="Calibri" w:hAnsi="Calibri"/>
                <w:color w:val="000000"/>
                <w:sz w:val="20"/>
                <w:szCs w:val="20"/>
                <w:lang w:eastAsia="en-GB"/>
              </w:rPr>
            </w:pPr>
          </w:p>
        </w:tc>
        <w:tc>
          <w:tcPr>
            <w:tcW w:w="3544" w:type="dxa"/>
            <w:tcBorders>
              <w:top w:val="single" w:sz="4" w:space="0" w:color="auto"/>
              <w:left w:val="nil"/>
              <w:bottom w:val="single" w:sz="4" w:space="0" w:color="auto"/>
              <w:right w:val="single" w:sz="4" w:space="0" w:color="auto"/>
            </w:tcBorders>
            <w:shd w:val="clear" w:color="000000" w:fill="FFFFFF"/>
            <w:noWrap/>
            <w:vAlign w:val="center"/>
          </w:tcPr>
          <w:p w14:paraId="03A15A90" w14:textId="77777777" w:rsidR="00E10275" w:rsidRPr="003C2042" w:rsidRDefault="00E10275" w:rsidP="00414FEB">
            <w:pPr>
              <w:pStyle w:val="CommentText"/>
              <w:rPr>
                <w:lang w:eastAsia="en-GB"/>
              </w:rPr>
            </w:pPr>
          </w:p>
        </w:tc>
      </w:tr>
    </w:tbl>
    <w:p w14:paraId="57AC760E" w14:textId="4CCC246D" w:rsidR="00B82EDA" w:rsidRPr="003C2042" w:rsidRDefault="00B82EDA" w:rsidP="4F81B4CA">
      <w:pPr>
        <w:pStyle w:val="Heading1"/>
        <w:numPr>
          <w:ilvl w:val="0"/>
          <w:numId w:val="0"/>
        </w:numPr>
        <w:rPr>
          <w:rFonts w:ascii="Tahoma" w:hAnsi="Tahoma" w:cs="Tahoma"/>
          <w:sz w:val="24"/>
          <w:szCs w:val="24"/>
        </w:rPr>
      </w:pPr>
    </w:p>
    <w:p w14:paraId="19DF208D" w14:textId="4F8DB133" w:rsidR="4F81B4CA" w:rsidRDefault="4F81B4CA" w:rsidP="4F81B4CA"/>
    <w:p w14:paraId="26676702" w14:textId="48527BAE" w:rsidR="4F81B4CA" w:rsidRDefault="4F81B4CA" w:rsidP="4F81B4CA"/>
    <w:p w14:paraId="75411BDA" w14:textId="27476196" w:rsidR="4F81B4CA" w:rsidRDefault="4F81B4CA" w:rsidP="4F81B4CA"/>
    <w:p w14:paraId="3258D0E7" w14:textId="0AF36C19" w:rsidR="4F81B4CA" w:rsidRDefault="4F81B4CA" w:rsidP="4F81B4CA"/>
    <w:p w14:paraId="73D9CE3C" w14:textId="46209F68" w:rsidR="4F81B4CA" w:rsidRDefault="4F81B4CA" w:rsidP="4F81B4CA"/>
    <w:p w14:paraId="5097E7BD" w14:textId="0A9C1C2A" w:rsidR="4F81B4CA" w:rsidRDefault="4F81B4CA" w:rsidP="4F81B4CA"/>
    <w:p w14:paraId="76EA5231" w14:textId="55231716" w:rsidR="4F81B4CA" w:rsidRDefault="4F81B4CA" w:rsidP="4F81B4CA"/>
    <w:p w14:paraId="6996840F" w14:textId="4AA20175" w:rsidR="4F81B4CA" w:rsidRDefault="4F81B4CA" w:rsidP="4F81B4CA">
      <w:pPr>
        <w:pStyle w:val="Heading1"/>
        <w:rPr>
          <w:rFonts w:ascii="Tahoma" w:hAnsi="Tahoma" w:cs="Tahoma"/>
          <w:sz w:val="24"/>
          <w:szCs w:val="24"/>
        </w:rPr>
      </w:pPr>
      <w:r>
        <w:rPr>
          <w:noProof/>
        </w:rPr>
        <w:lastRenderedPageBreak/>
        <mc:AlternateContent>
          <mc:Choice Requires="wps">
            <w:drawing>
              <wp:inline distT="45720" distB="45720" distL="114300" distR="114300" wp14:anchorId="7500E8D4" wp14:editId="711B10C4">
                <wp:extent cx="6258560" cy="1404620"/>
                <wp:effectExtent l="0" t="0" r="27940" b="18415"/>
                <wp:docPr id="16036691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8560" cy="1404620"/>
                        </a:xfrm>
                        <a:prstGeom prst="rect">
                          <a:avLst/>
                        </a:prstGeom>
                        <a:solidFill>
                          <a:srgbClr val="FFFFFF"/>
                        </a:solidFill>
                        <a:ln w="9525">
                          <a:solidFill>
                            <a:srgbClr val="000000"/>
                          </a:solidFill>
                          <a:miter lim="800000"/>
                          <a:headEnd/>
                          <a:tailEnd/>
                        </a:ln>
                      </wps:spPr>
                      <wps:txbx>
                        <w:txbxContent>
                          <w:p w14:paraId="19361587" w14:textId="6EFC795A" w:rsidR="00574B9B" w:rsidRPr="00FD2293" w:rsidRDefault="00574B9B" w:rsidP="00574B9B">
                            <w:pPr>
                              <w:rPr>
                                <w:rFonts w:ascii="Tahoma" w:hAnsi="Tahoma" w:cs="Tahoma"/>
                                <w:sz w:val="20"/>
                                <w:szCs w:val="20"/>
                              </w:rPr>
                            </w:pPr>
                            <w:r w:rsidRPr="00FD2293">
                              <w:rPr>
                                <w:rFonts w:ascii="Tahoma" w:hAnsi="Tahoma" w:cs="Tahoma"/>
                                <w:sz w:val="20"/>
                                <w:szCs w:val="20"/>
                                <w:lang w:val="en-US"/>
                              </w:rPr>
                              <w:t>For information: Next steps</w:t>
                            </w:r>
                            <w:r w:rsidRPr="00FD2293">
                              <w:rPr>
                                <w:rFonts w:ascii="Tahoma" w:hAnsi="Tahoma" w:cs="Tahoma"/>
                                <w:sz w:val="20"/>
                                <w:szCs w:val="20"/>
                              </w:rPr>
                              <w:t>  </w:t>
                            </w:r>
                          </w:p>
                          <w:p w14:paraId="4AE498A9" w14:textId="77777777" w:rsidR="00574B9B" w:rsidRPr="00FD2293" w:rsidRDefault="00574B9B" w:rsidP="00574B9B">
                            <w:pPr>
                              <w:numPr>
                                <w:ilvl w:val="0"/>
                                <w:numId w:val="40"/>
                              </w:numPr>
                              <w:rPr>
                                <w:rFonts w:ascii="Tahoma" w:hAnsi="Tahoma" w:cs="Tahoma"/>
                                <w:sz w:val="20"/>
                                <w:szCs w:val="20"/>
                              </w:rPr>
                            </w:pPr>
                            <w:r w:rsidRPr="00FD2293">
                              <w:rPr>
                                <w:rFonts w:ascii="Tahoma" w:hAnsi="Tahoma" w:cs="Tahoma"/>
                                <w:i/>
                                <w:iCs/>
                                <w:sz w:val="20"/>
                                <w:szCs w:val="20"/>
                                <w:lang w:val="en-US"/>
                              </w:rPr>
                              <w:t>Pre-submission checks: An early conversation with your Business Engagement and Mobilisation (BEM) Partner is advisable.  They may suggest a simpler delivery route. They may also be able to support early shaping of your vision around technical capabilities.</w:t>
                            </w:r>
                            <w:r w:rsidRPr="00FD2293">
                              <w:rPr>
                                <w:rFonts w:ascii="Tahoma" w:hAnsi="Tahoma" w:cs="Tahoma"/>
                                <w:sz w:val="20"/>
                                <w:szCs w:val="20"/>
                              </w:rPr>
                              <w:t>  </w:t>
                            </w:r>
                          </w:p>
                          <w:p w14:paraId="3EC16336" w14:textId="77777777" w:rsidR="00574B9B" w:rsidRPr="00FD2293" w:rsidRDefault="00574B9B" w:rsidP="00574B9B">
                            <w:pPr>
                              <w:rPr>
                                <w:rFonts w:ascii="Tahoma" w:hAnsi="Tahoma" w:cs="Tahoma"/>
                                <w:sz w:val="20"/>
                                <w:szCs w:val="20"/>
                              </w:rPr>
                            </w:pPr>
                            <w:r w:rsidRPr="00FD2293">
                              <w:rPr>
                                <w:rFonts w:ascii="Tahoma" w:hAnsi="Tahoma" w:cs="Tahoma"/>
                                <w:sz w:val="20"/>
                                <w:szCs w:val="20"/>
                              </w:rPr>
                              <w:t> </w:t>
                            </w:r>
                          </w:p>
                          <w:p w14:paraId="1C07E3F7" w14:textId="77777777" w:rsidR="00574B9B" w:rsidRPr="00FD2293" w:rsidRDefault="00574B9B" w:rsidP="00574B9B">
                            <w:pPr>
                              <w:numPr>
                                <w:ilvl w:val="0"/>
                                <w:numId w:val="41"/>
                              </w:numPr>
                              <w:rPr>
                                <w:rFonts w:ascii="Tahoma" w:hAnsi="Tahoma" w:cs="Tahoma"/>
                                <w:sz w:val="20"/>
                                <w:szCs w:val="20"/>
                              </w:rPr>
                            </w:pPr>
                            <w:r w:rsidRPr="00FD2293">
                              <w:rPr>
                                <w:rFonts w:ascii="Tahoma" w:hAnsi="Tahoma" w:cs="Tahoma"/>
                                <w:i/>
                                <w:iCs/>
                                <w:sz w:val="20"/>
                                <w:szCs w:val="20"/>
                                <w:lang w:val="en-US"/>
                              </w:rPr>
                              <w:t>Submission: Once you have a potential sponsor, budget reference and priority from the person or body that prioritises demand in your division, please submit your draft Vision Card to the BEM team [Insert BEM team inbox here] </w:t>
                            </w:r>
                            <w:r w:rsidRPr="00FD2293">
                              <w:rPr>
                                <w:rFonts w:ascii="Tahoma" w:hAnsi="Tahoma" w:cs="Tahoma"/>
                                <w:sz w:val="20"/>
                                <w:szCs w:val="20"/>
                              </w:rPr>
                              <w:t>  </w:t>
                            </w:r>
                          </w:p>
                          <w:p w14:paraId="75C129EF" w14:textId="77777777" w:rsidR="00574B9B" w:rsidRPr="00FD2293" w:rsidRDefault="00574B9B" w:rsidP="00574B9B">
                            <w:pPr>
                              <w:rPr>
                                <w:rFonts w:ascii="Tahoma" w:hAnsi="Tahoma" w:cs="Tahoma"/>
                                <w:sz w:val="20"/>
                                <w:szCs w:val="20"/>
                              </w:rPr>
                            </w:pPr>
                            <w:r w:rsidRPr="00FD2293">
                              <w:rPr>
                                <w:rFonts w:ascii="Tahoma" w:hAnsi="Tahoma" w:cs="Tahoma"/>
                                <w:sz w:val="20"/>
                                <w:szCs w:val="20"/>
                              </w:rPr>
                              <w:t> </w:t>
                            </w:r>
                          </w:p>
                          <w:p w14:paraId="0E72A04D" w14:textId="77777777" w:rsidR="00574B9B" w:rsidRPr="00FD2293" w:rsidRDefault="00574B9B" w:rsidP="00574B9B">
                            <w:pPr>
                              <w:numPr>
                                <w:ilvl w:val="0"/>
                                <w:numId w:val="42"/>
                              </w:numPr>
                              <w:rPr>
                                <w:rFonts w:ascii="Tahoma" w:hAnsi="Tahoma" w:cs="Tahoma"/>
                                <w:sz w:val="20"/>
                                <w:szCs w:val="20"/>
                              </w:rPr>
                            </w:pPr>
                            <w:r w:rsidRPr="00FD2293">
                              <w:rPr>
                                <w:rFonts w:ascii="Tahoma" w:hAnsi="Tahoma" w:cs="Tahoma"/>
                                <w:i/>
                                <w:iCs/>
                                <w:sz w:val="20"/>
                                <w:szCs w:val="20"/>
                                <w:lang w:val="en-US"/>
                              </w:rPr>
                              <w:t>Vision card review: A Business Engagement and Mobilisation Partner will engage with you to refine and clarify important details in your vision required to obtain the best early impact assessment. The BEM partner may drive conversations with key architects to ensure we obtain the most cost-effective recommendation ahead of sizing.</w:t>
                            </w:r>
                            <w:r w:rsidRPr="00FD2293">
                              <w:rPr>
                                <w:rFonts w:ascii="Tahoma" w:hAnsi="Tahoma" w:cs="Tahoma"/>
                                <w:sz w:val="20"/>
                                <w:szCs w:val="20"/>
                              </w:rPr>
                              <w:t>  </w:t>
                            </w:r>
                          </w:p>
                          <w:p w14:paraId="5E7C61CB" w14:textId="77777777" w:rsidR="00574B9B" w:rsidRPr="00FD2293" w:rsidRDefault="00574B9B" w:rsidP="00574B9B">
                            <w:pPr>
                              <w:rPr>
                                <w:rFonts w:ascii="Tahoma" w:hAnsi="Tahoma" w:cs="Tahoma"/>
                                <w:sz w:val="20"/>
                                <w:szCs w:val="20"/>
                              </w:rPr>
                            </w:pPr>
                            <w:r w:rsidRPr="00FD2293">
                              <w:rPr>
                                <w:rFonts w:ascii="Tahoma" w:hAnsi="Tahoma" w:cs="Tahoma"/>
                                <w:sz w:val="20"/>
                                <w:szCs w:val="20"/>
                              </w:rPr>
                              <w:t> </w:t>
                            </w:r>
                          </w:p>
                          <w:p w14:paraId="64C08EF2" w14:textId="77777777" w:rsidR="00574B9B" w:rsidRPr="00FD2293" w:rsidRDefault="00574B9B" w:rsidP="00574B9B">
                            <w:pPr>
                              <w:numPr>
                                <w:ilvl w:val="0"/>
                                <w:numId w:val="43"/>
                              </w:numPr>
                              <w:rPr>
                                <w:rFonts w:ascii="Tahoma" w:hAnsi="Tahoma" w:cs="Tahoma"/>
                                <w:sz w:val="20"/>
                                <w:szCs w:val="20"/>
                              </w:rPr>
                            </w:pPr>
                            <w:r w:rsidRPr="00FD2293">
                              <w:rPr>
                                <w:rFonts w:ascii="Tahoma" w:hAnsi="Tahoma" w:cs="Tahoma"/>
                                <w:i/>
                                <w:iCs/>
                                <w:sz w:val="20"/>
                                <w:szCs w:val="20"/>
                                <w:lang w:val="en-US"/>
                              </w:rPr>
                              <w:t>T-Shirt Sizing: When judged fit for purpose, the Vision card will be submitted for platform assessment. This will lead to an initial T-shirt-sizing, and clear ownership of delivery between TCS and TechM. </w:t>
                            </w:r>
                            <w:r w:rsidRPr="00FD2293">
                              <w:rPr>
                                <w:rFonts w:ascii="Tahoma" w:hAnsi="Tahoma" w:cs="Tahoma"/>
                                <w:sz w:val="20"/>
                                <w:szCs w:val="20"/>
                              </w:rPr>
                              <w:t>  </w:t>
                            </w:r>
                          </w:p>
                          <w:p w14:paraId="4A38D0D3" w14:textId="77777777" w:rsidR="00574B9B" w:rsidRPr="00FD2293" w:rsidRDefault="00574B9B" w:rsidP="00574B9B">
                            <w:pPr>
                              <w:rPr>
                                <w:rFonts w:ascii="Tahoma" w:hAnsi="Tahoma" w:cs="Tahoma"/>
                                <w:sz w:val="20"/>
                                <w:szCs w:val="20"/>
                              </w:rPr>
                            </w:pPr>
                            <w:r w:rsidRPr="00FD2293">
                              <w:rPr>
                                <w:rFonts w:ascii="Tahoma" w:hAnsi="Tahoma" w:cs="Tahoma"/>
                                <w:sz w:val="20"/>
                                <w:szCs w:val="20"/>
                              </w:rPr>
                              <w:t> </w:t>
                            </w:r>
                          </w:p>
                          <w:p w14:paraId="00B0129C" w14:textId="77777777" w:rsidR="00574B9B" w:rsidRPr="00FD2293" w:rsidRDefault="00574B9B" w:rsidP="00574B9B">
                            <w:pPr>
                              <w:numPr>
                                <w:ilvl w:val="0"/>
                                <w:numId w:val="44"/>
                              </w:numPr>
                              <w:rPr>
                                <w:rFonts w:ascii="Tahoma" w:hAnsi="Tahoma" w:cs="Tahoma"/>
                                <w:sz w:val="20"/>
                                <w:szCs w:val="20"/>
                              </w:rPr>
                            </w:pPr>
                            <w:r w:rsidRPr="00FD2293">
                              <w:rPr>
                                <w:rFonts w:ascii="Tahoma" w:hAnsi="Tahoma" w:cs="Tahoma"/>
                                <w:i/>
                                <w:iCs/>
                                <w:sz w:val="20"/>
                                <w:szCs w:val="20"/>
                                <w:lang w:val="en-US"/>
                              </w:rPr>
                              <w:t>Mobilisation: Further mobilisation tasks will depend on funding status, whether the idea is in the baseline plan, and future changes to the delivery quotation process that are TBC with the new delivery suppliers.</w:t>
                            </w:r>
                            <w:r w:rsidRPr="00FD2293">
                              <w:rPr>
                                <w:rFonts w:ascii="Tahoma" w:hAnsi="Tahoma" w:cs="Tahoma"/>
                                <w:sz w:val="20"/>
                                <w:szCs w:val="20"/>
                              </w:rPr>
                              <w:t>  </w:t>
                            </w:r>
                          </w:p>
                          <w:p w14:paraId="497F3BFC" w14:textId="20977F54" w:rsidR="00BB7777" w:rsidRDefault="00BB7777"/>
                        </w:txbxContent>
                      </wps:txbx>
                      <wps:bodyPr rot="0" vert="horz" wrap="square" lIns="91440" tIns="45720" rIns="91440" bIns="45720" anchor="t" anchorCtr="0">
                        <a:spAutoFit/>
                      </wps:bodyPr>
                    </wps:wsp>
                  </a:graphicData>
                </a:graphic>
              </wp:inline>
            </w:drawing>
          </mc:Choice>
          <mc:Fallback>
            <w:pict>
              <v:shape w14:anchorId="7500E8D4" id="Text Box 2" o:spid="_x0000_s1027" type="#_x0000_t202" style="width:492.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">
                <v:textbox style="mso-fit-shape-to-text:t">
                  <w:txbxContent>
                    <w:p w14:paraId="19361587" w14:textId="6EFC795A" w:rsidR="00574B9B" w:rsidRPr="00FD2293" w:rsidRDefault="00574B9B" w:rsidP="00574B9B">
                      <w:pPr>
                        <w:rPr>
                          <w:rFonts w:ascii="Tahoma" w:hAnsi="Tahoma" w:cs="Tahoma"/>
                          <w:sz w:val="20"/>
                          <w:szCs w:val="20"/>
                        </w:rPr>
                      </w:pPr>
                      <w:r w:rsidRPr="00FD2293">
                        <w:rPr>
                          <w:rFonts w:ascii="Tahoma" w:hAnsi="Tahoma" w:cs="Tahoma"/>
                          <w:sz w:val="20"/>
                          <w:szCs w:val="20"/>
                          <w:lang w:val="en-US"/>
                        </w:rPr>
                        <w:t>For information: Next steps</w:t>
                      </w:r>
                      <w:r w:rsidRPr="00FD2293">
                        <w:rPr>
                          <w:rFonts w:ascii="Tahoma" w:hAnsi="Tahoma" w:cs="Tahoma"/>
                          <w:sz w:val="20"/>
                          <w:szCs w:val="20"/>
                        </w:rPr>
                        <w:t>  </w:t>
                      </w:r>
                    </w:p>
                    <w:p w14:paraId="4AE498A9" w14:textId="77777777" w:rsidR="00574B9B" w:rsidRPr="00FD2293" w:rsidRDefault="00574B9B" w:rsidP="00574B9B">
                      <w:pPr>
                        <w:numPr>
                          <w:ilvl w:val="0"/>
                          <w:numId w:val="40"/>
                        </w:numPr>
                        <w:rPr>
                          <w:rFonts w:ascii="Tahoma" w:hAnsi="Tahoma" w:cs="Tahoma"/>
                          <w:sz w:val="20"/>
                          <w:szCs w:val="20"/>
                        </w:rPr>
                      </w:pPr>
                      <w:r w:rsidRPr="00FD2293">
                        <w:rPr>
                          <w:rFonts w:ascii="Tahoma" w:hAnsi="Tahoma" w:cs="Tahoma"/>
                          <w:i/>
                          <w:iCs/>
                          <w:sz w:val="20"/>
                          <w:szCs w:val="20"/>
                          <w:lang w:val="en-US"/>
                        </w:rPr>
                        <w:t>Pre-submission checks: An early conversation with your Business Engagement and Mobilisation (BEM) Partner is advisable.  They may suggest a simpler delivery route. They may also be able to support early shaping of your vision around technical capabilities.</w:t>
                      </w:r>
                      <w:r w:rsidRPr="00FD2293">
                        <w:rPr>
                          <w:rFonts w:ascii="Tahoma" w:hAnsi="Tahoma" w:cs="Tahoma"/>
                          <w:sz w:val="20"/>
                          <w:szCs w:val="20"/>
                        </w:rPr>
                        <w:t>  </w:t>
                      </w:r>
                    </w:p>
                    <w:p w14:paraId="3EC16336" w14:textId="77777777" w:rsidR="00574B9B" w:rsidRPr="00FD2293" w:rsidRDefault="00574B9B" w:rsidP="00574B9B">
                      <w:pPr>
                        <w:rPr>
                          <w:rFonts w:ascii="Tahoma" w:hAnsi="Tahoma" w:cs="Tahoma"/>
                          <w:sz w:val="20"/>
                          <w:szCs w:val="20"/>
                        </w:rPr>
                      </w:pPr>
                      <w:r w:rsidRPr="00FD2293">
                        <w:rPr>
                          <w:rFonts w:ascii="Tahoma" w:hAnsi="Tahoma" w:cs="Tahoma"/>
                          <w:sz w:val="20"/>
                          <w:szCs w:val="20"/>
                        </w:rPr>
                        <w:t> </w:t>
                      </w:r>
                    </w:p>
                    <w:p w14:paraId="1C07E3F7" w14:textId="77777777" w:rsidR="00574B9B" w:rsidRPr="00FD2293" w:rsidRDefault="00574B9B" w:rsidP="00574B9B">
                      <w:pPr>
                        <w:numPr>
                          <w:ilvl w:val="0"/>
                          <w:numId w:val="41"/>
                        </w:numPr>
                        <w:rPr>
                          <w:rFonts w:ascii="Tahoma" w:hAnsi="Tahoma" w:cs="Tahoma"/>
                          <w:sz w:val="20"/>
                          <w:szCs w:val="20"/>
                        </w:rPr>
                      </w:pPr>
                      <w:r w:rsidRPr="00FD2293">
                        <w:rPr>
                          <w:rFonts w:ascii="Tahoma" w:hAnsi="Tahoma" w:cs="Tahoma"/>
                          <w:i/>
                          <w:iCs/>
                          <w:sz w:val="20"/>
                          <w:szCs w:val="20"/>
                          <w:lang w:val="en-US"/>
                        </w:rPr>
                        <w:t>Submission: Once you have a potential sponsor, budget reference and priority from the person or body that prioritises demand in your division, please submit your draft Vision Card to the BEM team [Insert BEM team inbox here] </w:t>
                      </w:r>
                      <w:r w:rsidRPr="00FD2293">
                        <w:rPr>
                          <w:rFonts w:ascii="Tahoma" w:hAnsi="Tahoma" w:cs="Tahoma"/>
                          <w:sz w:val="20"/>
                          <w:szCs w:val="20"/>
                        </w:rPr>
                        <w:t>  </w:t>
                      </w:r>
                    </w:p>
                    <w:p w14:paraId="75C129EF" w14:textId="77777777" w:rsidR="00574B9B" w:rsidRPr="00FD2293" w:rsidRDefault="00574B9B" w:rsidP="00574B9B">
                      <w:pPr>
                        <w:rPr>
                          <w:rFonts w:ascii="Tahoma" w:hAnsi="Tahoma" w:cs="Tahoma"/>
                          <w:sz w:val="20"/>
                          <w:szCs w:val="20"/>
                        </w:rPr>
                      </w:pPr>
                      <w:r w:rsidRPr="00FD2293">
                        <w:rPr>
                          <w:rFonts w:ascii="Tahoma" w:hAnsi="Tahoma" w:cs="Tahoma"/>
                          <w:sz w:val="20"/>
                          <w:szCs w:val="20"/>
                        </w:rPr>
                        <w:t> </w:t>
                      </w:r>
                    </w:p>
                    <w:p w14:paraId="0E72A04D" w14:textId="77777777" w:rsidR="00574B9B" w:rsidRPr="00FD2293" w:rsidRDefault="00574B9B" w:rsidP="00574B9B">
                      <w:pPr>
                        <w:numPr>
                          <w:ilvl w:val="0"/>
                          <w:numId w:val="42"/>
                        </w:numPr>
                        <w:rPr>
                          <w:rFonts w:ascii="Tahoma" w:hAnsi="Tahoma" w:cs="Tahoma"/>
                          <w:sz w:val="20"/>
                          <w:szCs w:val="20"/>
                        </w:rPr>
                      </w:pPr>
                      <w:r w:rsidRPr="00FD2293">
                        <w:rPr>
                          <w:rFonts w:ascii="Tahoma" w:hAnsi="Tahoma" w:cs="Tahoma"/>
                          <w:i/>
                          <w:iCs/>
                          <w:sz w:val="20"/>
                          <w:szCs w:val="20"/>
                          <w:lang w:val="en-US"/>
                        </w:rPr>
                        <w:t>Vision card review: A Business Engagement and Mobilisation Partner will engage with you to refine and clarify important details in your vision required to obtain the best early impact assessment. The BEM partner may drive conversations with key architects to ensure we obtain the most cost-effective recommendation ahead of sizing.</w:t>
                      </w:r>
                      <w:r w:rsidRPr="00FD2293">
                        <w:rPr>
                          <w:rFonts w:ascii="Tahoma" w:hAnsi="Tahoma" w:cs="Tahoma"/>
                          <w:sz w:val="20"/>
                          <w:szCs w:val="20"/>
                        </w:rPr>
                        <w:t>  </w:t>
                      </w:r>
                    </w:p>
                    <w:p w14:paraId="5E7C61CB" w14:textId="77777777" w:rsidR="00574B9B" w:rsidRPr="00FD2293" w:rsidRDefault="00574B9B" w:rsidP="00574B9B">
                      <w:pPr>
                        <w:rPr>
                          <w:rFonts w:ascii="Tahoma" w:hAnsi="Tahoma" w:cs="Tahoma"/>
                          <w:sz w:val="20"/>
                          <w:szCs w:val="20"/>
                        </w:rPr>
                      </w:pPr>
                      <w:r w:rsidRPr="00FD2293">
                        <w:rPr>
                          <w:rFonts w:ascii="Tahoma" w:hAnsi="Tahoma" w:cs="Tahoma"/>
                          <w:sz w:val="20"/>
                          <w:szCs w:val="20"/>
                        </w:rPr>
                        <w:t> </w:t>
                      </w:r>
                    </w:p>
                    <w:p w14:paraId="64C08EF2" w14:textId="77777777" w:rsidR="00574B9B" w:rsidRPr="00FD2293" w:rsidRDefault="00574B9B" w:rsidP="00574B9B">
                      <w:pPr>
                        <w:numPr>
                          <w:ilvl w:val="0"/>
                          <w:numId w:val="43"/>
                        </w:numPr>
                        <w:rPr>
                          <w:rFonts w:ascii="Tahoma" w:hAnsi="Tahoma" w:cs="Tahoma"/>
                          <w:sz w:val="20"/>
                          <w:szCs w:val="20"/>
                        </w:rPr>
                      </w:pPr>
                      <w:r w:rsidRPr="00FD2293">
                        <w:rPr>
                          <w:rFonts w:ascii="Tahoma" w:hAnsi="Tahoma" w:cs="Tahoma"/>
                          <w:i/>
                          <w:iCs/>
                          <w:sz w:val="20"/>
                          <w:szCs w:val="20"/>
                          <w:lang w:val="en-US"/>
                        </w:rPr>
                        <w:t>T-Shirt Sizing: When judged fit for purpose, the Vision card will be submitted for platform assessment. This will lead to an initial T-shirt-sizing, and clear ownership of delivery between TCS and TechM. </w:t>
                      </w:r>
                      <w:r w:rsidRPr="00FD2293">
                        <w:rPr>
                          <w:rFonts w:ascii="Tahoma" w:hAnsi="Tahoma" w:cs="Tahoma"/>
                          <w:sz w:val="20"/>
                          <w:szCs w:val="20"/>
                        </w:rPr>
                        <w:t>  </w:t>
                      </w:r>
                    </w:p>
                    <w:p w14:paraId="4A38D0D3" w14:textId="77777777" w:rsidR="00574B9B" w:rsidRPr="00FD2293" w:rsidRDefault="00574B9B" w:rsidP="00574B9B">
                      <w:pPr>
                        <w:rPr>
                          <w:rFonts w:ascii="Tahoma" w:hAnsi="Tahoma" w:cs="Tahoma"/>
                          <w:sz w:val="20"/>
                          <w:szCs w:val="20"/>
                        </w:rPr>
                      </w:pPr>
                      <w:r w:rsidRPr="00FD2293">
                        <w:rPr>
                          <w:rFonts w:ascii="Tahoma" w:hAnsi="Tahoma" w:cs="Tahoma"/>
                          <w:sz w:val="20"/>
                          <w:szCs w:val="20"/>
                        </w:rPr>
                        <w:t> </w:t>
                      </w:r>
                    </w:p>
                    <w:p w14:paraId="00B0129C" w14:textId="77777777" w:rsidR="00574B9B" w:rsidRPr="00FD2293" w:rsidRDefault="00574B9B" w:rsidP="00574B9B">
                      <w:pPr>
                        <w:numPr>
                          <w:ilvl w:val="0"/>
                          <w:numId w:val="44"/>
                        </w:numPr>
                        <w:rPr>
                          <w:rFonts w:ascii="Tahoma" w:hAnsi="Tahoma" w:cs="Tahoma"/>
                          <w:sz w:val="20"/>
                          <w:szCs w:val="20"/>
                        </w:rPr>
                      </w:pPr>
                      <w:r w:rsidRPr="00FD2293">
                        <w:rPr>
                          <w:rFonts w:ascii="Tahoma" w:hAnsi="Tahoma" w:cs="Tahoma"/>
                          <w:i/>
                          <w:iCs/>
                          <w:sz w:val="20"/>
                          <w:szCs w:val="20"/>
                          <w:lang w:val="en-US"/>
                        </w:rPr>
                        <w:t>Mobilisation: Further mobilisation tasks will depend on funding status, whether the idea is in the baseline plan, and future changes to the delivery quotation process that are TBC with the new delivery suppliers.</w:t>
                      </w:r>
                      <w:r w:rsidRPr="00FD2293">
                        <w:rPr>
                          <w:rFonts w:ascii="Tahoma" w:hAnsi="Tahoma" w:cs="Tahoma"/>
                          <w:sz w:val="20"/>
                          <w:szCs w:val="20"/>
                        </w:rPr>
                        <w:t>  </w:t>
                      </w:r>
                    </w:p>
                    <w:p w14:paraId="497F3BFC" w14:textId="20977F54" w:rsidR="00BB7777" w:rsidRDefault="00BB7777"/>
                  </w:txbxContent>
                </v:textbox>
                <w10:anchorlock/>
              </v:shape>
            </w:pict>
          </mc:Fallback>
        </mc:AlternateContent>
      </w:r>
    </w:p>
    <w:p w14:paraId="596484EA" w14:textId="6C80DE1D" w:rsidR="4F81B4CA" w:rsidRDefault="4F81B4CA" w:rsidP="4F81B4CA"/>
    <w:p w14:paraId="38E9B4FF" w14:textId="4F837815" w:rsidR="4F81B4CA" w:rsidRDefault="4F81B4CA" w:rsidP="4F81B4CA"/>
    <w:p w14:paraId="56415007" w14:textId="62C9BA6C" w:rsidR="4F81B4CA" w:rsidRDefault="4F81B4CA" w:rsidP="4F81B4CA"/>
    <w:sectPr w:rsidR="4F81B4CA" w:rsidSect="006C6439">
      <w:headerReference w:type="even" r:id="rId17"/>
      <w:headerReference w:type="default" r:id="rId18"/>
      <w:footerReference w:type="even" r:id="rId19"/>
      <w:footerReference w:type="default" r:id="rId20"/>
      <w:headerReference w:type="first" r:id="rId21"/>
      <w:pgSz w:w="11901" w:h="16817"/>
      <w:pgMar w:top="1440" w:right="851" w:bottom="1440" w:left="85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Breidge Mckeever (UK)" w:date="2026-06-02T12:53:00Z" w:initials="BM">
    <w:p w14:paraId="0C186621" w14:textId="77777777" w:rsidR="001263F5" w:rsidRDefault="001263F5" w:rsidP="001263F5">
      <w:pPr>
        <w:pStyle w:val="CommentText"/>
      </w:pPr>
      <w:r>
        <w:rPr>
          <w:rStyle w:val="CommentReference"/>
        </w:rPr>
        <w:annotationRef/>
      </w:r>
      <w:r>
        <w:t xml:space="preserve">Have the VMO2 Mobilisation Team taken all of the VMO2 Network teams (Delivery, &amp; Technical) through this requirement or at least reviewed this requirement with them?  </w:t>
      </w:r>
    </w:p>
  </w:comment>
  <w:comment w:id="17" w:author="Breidge Mckeever (UK)" w:date="2026-06-02T12:58:00Z" w:initials="BM">
    <w:p w14:paraId="02B7546B" w14:textId="77777777" w:rsidR="00B50149" w:rsidRDefault="00B50149" w:rsidP="00B50149">
      <w:pPr>
        <w:pStyle w:val="CommentText"/>
      </w:pPr>
      <w:r>
        <w:rPr>
          <w:rStyle w:val="CommentReference"/>
        </w:rPr>
        <w:annotationRef/>
      </w:r>
      <w:r>
        <w:t>The Platforms impacted in the DMA slide pack makes no mention of any IT applications, so if there is no IT impacts why has this VD come to us as we are IT only?</w:t>
      </w:r>
    </w:p>
  </w:comment>
  <w:comment w:id="18" w:author="Breidge Mckeever (UK)" w:date="2026-06-02T12:17:00Z" w:initials="BM">
    <w:p w14:paraId="52145FF5" w14:textId="77777777" w:rsidR="001263F5" w:rsidRDefault="00FE579D" w:rsidP="001263F5">
      <w:pPr>
        <w:pStyle w:val="CommentText"/>
      </w:pPr>
      <w:r>
        <w:rPr>
          <w:rStyle w:val="CommentReference"/>
        </w:rPr>
        <w:annotationRef/>
      </w:r>
      <w:r w:rsidR="001263F5">
        <w:t>Is this a Vmo2/Sky programme?</w:t>
      </w:r>
    </w:p>
  </w:comment>
  <w:comment w:id="19" w:author="Breidge Mckeever (UK)" w:date="2026-06-02T12:21:00Z" w:initials="BM">
    <w:p w14:paraId="4AD26C7C" w14:textId="6C19C34E" w:rsidR="00FE579D" w:rsidRDefault="00FE579D" w:rsidP="00FE579D">
      <w:pPr>
        <w:pStyle w:val="CommentText"/>
      </w:pPr>
      <w:r>
        <w:rPr>
          <w:rStyle w:val="CommentReference"/>
        </w:rPr>
        <w:annotationRef/>
      </w:r>
      <w:r>
        <w:t>Why these MVNOs, these are not on VMO2’s network and so are we still supporting SMS integration for these MVNOs?</w:t>
      </w:r>
    </w:p>
  </w:comment>
  <w:comment w:id="20" w:author="Breidge Mckeever (UK)" w:date="2026-06-02T12:23:00Z" w:initials="BM">
    <w:p w14:paraId="2140EA2E" w14:textId="77777777" w:rsidR="00FE579D" w:rsidRDefault="00FE579D" w:rsidP="00FE579D">
      <w:pPr>
        <w:pStyle w:val="CommentText"/>
      </w:pPr>
      <w:r>
        <w:rPr>
          <w:rStyle w:val="CommentReference"/>
        </w:rPr>
        <w:annotationRef/>
      </w:r>
      <w:r>
        <w:t>Who’s lab environment, is it Sky’s or VMO2’s?</w:t>
      </w:r>
    </w:p>
  </w:comment>
  <w:comment w:id="21" w:author="Breidge Mckeever (UK)" w:date="2026-06-02T12:23:00Z" w:initials="BM">
    <w:p w14:paraId="2840861A" w14:textId="77777777" w:rsidR="00FE579D" w:rsidRDefault="00FE579D" w:rsidP="00FE579D">
      <w:pPr>
        <w:pStyle w:val="CommentText"/>
      </w:pPr>
      <w:r>
        <w:rPr>
          <w:rStyle w:val="CommentReference"/>
        </w:rPr>
        <w:annotationRef/>
      </w:r>
      <w:r>
        <w:t>We assume that the ‘lab stuff’ activities is not within the scope of this VD.  Is that correct?</w:t>
      </w:r>
    </w:p>
  </w:comment>
  <w:comment w:id="22" w:author="Breidge Mckeever (UK)" w:date="2026-06-02T12:28:00Z" w:initials="BM">
    <w:p w14:paraId="7E648996" w14:textId="77777777" w:rsidR="00CA29EE" w:rsidRDefault="00CA29EE" w:rsidP="00CA29EE">
      <w:pPr>
        <w:pStyle w:val="CommentText"/>
      </w:pPr>
      <w:r>
        <w:rPr>
          <w:rStyle w:val="CommentReference"/>
        </w:rPr>
        <w:annotationRef/>
      </w:r>
      <w:r>
        <w:t>Q1-Q2 ‘26?  Who is delivering this?</w:t>
      </w:r>
    </w:p>
  </w:comment>
  <w:comment w:id="23" w:author="Breidge Mckeever (UK)" w:date="2026-06-02T12:29:00Z" w:initials="BM">
    <w:p w14:paraId="5D6DA9AA" w14:textId="77777777" w:rsidR="00CA29EE" w:rsidRDefault="00CA29EE" w:rsidP="00CA29EE">
      <w:pPr>
        <w:pStyle w:val="CommentText"/>
      </w:pPr>
      <w:r>
        <w:rPr>
          <w:rStyle w:val="CommentReference"/>
        </w:rPr>
        <w:annotationRef/>
      </w:r>
      <w:r>
        <w:t>What are the handovers here between VMO2 and Sky?</w:t>
      </w:r>
    </w:p>
  </w:comment>
  <w:comment w:id="24" w:author="Breidge Mckeever (UK)" w:date="2026-06-02T12:27:00Z" w:initials="BM">
    <w:p w14:paraId="3CD0C751" w14:textId="77777777" w:rsidR="00CA29EE" w:rsidRDefault="00CA29EE" w:rsidP="00CA29EE">
      <w:pPr>
        <w:pStyle w:val="CommentText"/>
      </w:pPr>
      <w:r>
        <w:rPr>
          <w:rStyle w:val="CommentReference"/>
        </w:rPr>
        <w:annotationRef/>
      </w:r>
      <w:r>
        <w:t>What is meant by production here?  Is production part of the Chimera project?  What is required of VMO2 in Phase 2?</w:t>
      </w:r>
    </w:p>
  </w:comment>
  <w:comment w:id="25" w:author="Breidge Mckeever (UK)" w:date="2026-06-02T12:47:00Z" w:initials="BM">
    <w:p w14:paraId="00EAA861" w14:textId="77777777" w:rsidR="00503460" w:rsidRDefault="00503460" w:rsidP="00503460">
      <w:pPr>
        <w:pStyle w:val="CommentText"/>
      </w:pPr>
      <w:r>
        <w:rPr>
          <w:rStyle w:val="CommentReference"/>
        </w:rPr>
        <w:annotationRef/>
      </w:r>
      <w:r>
        <w:t>What type of migration are you talking about here - is it customer or application, please clarify?</w:t>
      </w:r>
    </w:p>
  </w:comment>
  <w:comment w:id="26" w:author="Breidge Mckeever (UK)" w:date="2026-06-02T12:48:00Z" w:initials="BM">
    <w:p w14:paraId="26010F0B" w14:textId="77777777" w:rsidR="00503460" w:rsidRDefault="00503460" w:rsidP="00503460">
      <w:pPr>
        <w:pStyle w:val="CommentText"/>
      </w:pPr>
      <w:r>
        <w:rPr>
          <w:rStyle w:val="CommentReference"/>
        </w:rPr>
        <w:annotationRef/>
      </w:r>
      <w:r>
        <w:t>Which platform - Sky or VMO2, please clarify?</w:t>
      </w:r>
    </w:p>
  </w:comment>
  <w:comment w:id="27" w:author="Breidge Mckeever (UK)" w:date="2026-06-02T12:30:00Z" w:initials="BM">
    <w:p w14:paraId="2314EFBF" w14:textId="77777777" w:rsidR="00CA29EE" w:rsidRDefault="00CA29EE" w:rsidP="00CA29EE">
      <w:pPr>
        <w:pStyle w:val="CommentText"/>
      </w:pPr>
      <w:r>
        <w:rPr>
          <w:rStyle w:val="CommentReference"/>
        </w:rPr>
        <w:annotationRef/>
      </w:r>
      <w:r>
        <w:t>What is the relevance of this for the project, please clarify?</w:t>
      </w:r>
    </w:p>
  </w:comment>
  <w:comment w:id="28" w:author="Breidge Mckeever (UK)" w:date="2026-06-02T12:31:00Z" w:initials="BM">
    <w:p w14:paraId="2F54ECD9" w14:textId="77777777" w:rsidR="00CA29EE" w:rsidRDefault="00CA29EE" w:rsidP="00CA29EE">
      <w:pPr>
        <w:pStyle w:val="CommentText"/>
      </w:pPr>
      <w:r>
        <w:rPr>
          <w:rStyle w:val="CommentReference"/>
        </w:rPr>
        <w:annotationRef/>
      </w:r>
      <w:r>
        <w:t>What is the relevance of this for the project, please clarify?</w:t>
      </w:r>
    </w:p>
  </w:comment>
  <w:comment w:id="29" w:author="Breidge Mckeever (UK)" w:date="2026-06-02T12:43:00Z" w:initials="BM">
    <w:p w14:paraId="584DDFDC" w14:textId="77777777" w:rsidR="00503460" w:rsidRDefault="00503460" w:rsidP="00503460">
      <w:pPr>
        <w:pStyle w:val="CommentText"/>
      </w:pPr>
      <w:r>
        <w:rPr>
          <w:rStyle w:val="CommentReference"/>
        </w:rPr>
        <w:annotationRef/>
      </w:r>
      <w:r>
        <w:t>Looking at the timeline, we are already near the end of Q2 however this shows the VMO2 Lab milestone should have been met already, please clarify?</w:t>
      </w:r>
    </w:p>
    <w:p w14:paraId="2EF652E4" w14:textId="77777777" w:rsidR="00503460" w:rsidRDefault="00503460" w:rsidP="00503460">
      <w:pPr>
        <w:pStyle w:val="CommentText"/>
      </w:pPr>
      <w:r>
        <w:t>Is it only the Handover and Migration that is within the scope of this project, please clarify? Or perhaps a missed requirement is being added, please clarify?</w:t>
      </w:r>
    </w:p>
  </w:comment>
  <w:comment w:id="30" w:author="Breidge Mckeever (UK)" w:date="2026-06-02T12:49:00Z" w:initials="BM">
    <w:p w14:paraId="746337A6" w14:textId="77777777" w:rsidR="001263F5" w:rsidRDefault="001263F5" w:rsidP="001263F5">
      <w:pPr>
        <w:pStyle w:val="CommentText"/>
      </w:pPr>
      <w:r>
        <w:rPr>
          <w:rStyle w:val="CommentReference"/>
        </w:rPr>
        <w:annotationRef/>
      </w:r>
      <w:r>
        <w:t>What are the implications of missing these timelines/milestones?</w:t>
      </w:r>
    </w:p>
  </w:comment>
  <w:comment w:id="31" w:author="Breidge Mckeever (UK)" w:date="2026-06-02T12:55:00Z" w:initials="BM">
    <w:p w14:paraId="1D76C7A1" w14:textId="77777777" w:rsidR="001263F5" w:rsidRDefault="001263F5" w:rsidP="001263F5">
      <w:pPr>
        <w:pStyle w:val="CommentText"/>
      </w:pPr>
      <w:r>
        <w:rPr>
          <w:rStyle w:val="CommentReference"/>
        </w:rPr>
        <w:annotationRef/>
      </w:r>
      <w:r>
        <w:t>Is TechM resource required to support this project until Q3 ‘27, is that the ask?</w:t>
      </w:r>
    </w:p>
  </w:comment>
  <w:comment w:id="35" w:author="Breidge Mckeever (UK)" w:date="2026-06-02T12:33:00Z" w:initials="BM">
    <w:p w14:paraId="148CDF4B" w14:textId="77777777" w:rsidR="00CA29EE" w:rsidRDefault="00CA29EE" w:rsidP="00CA29EE">
      <w:pPr>
        <w:pStyle w:val="CommentText"/>
      </w:pPr>
      <w:r>
        <w:rPr>
          <w:rStyle w:val="CommentReference"/>
        </w:rPr>
        <w:annotationRef/>
      </w:r>
      <w:r>
        <w:t>Is this Sky mobilisation?  What does this mean for VMO2?</w:t>
      </w:r>
    </w:p>
  </w:comment>
  <w:comment w:id="36" w:author="Breidge Mckeever (UK)" w:date="2026-06-02T12:34:00Z" w:initials="BM">
    <w:p w14:paraId="6868914C" w14:textId="77777777" w:rsidR="00CA29EE" w:rsidRDefault="00CA29EE" w:rsidP="00CA29EE">
      <w:pPr>
        <w:pStyle w:val="CommentText"/>
      </w:pPr>
      <w:r>
        <w:rPr>
          <w:rStyle w:val="CommentReference"/>
        </w:rPr>
        <w:annotationRef/>
      </w:r>
      <w:r>
        <w:t xml:space="preserve">Sky IAs?  What does this mean by this risk? </w:t>
      </w:r>
    </w:p>
  </w:comment>
  <w:comment w:id="37" w:author="Breidge Mckeever (UK)" w:date="2026-06-02T12:35:00Z" w:initials="BM">
    <w:p w14:paraId="19AC585B" w14:textId="77777777" w:rsidR="00CA29EE" w:rsidRDefault="00CA29EE" w:rsidP="00CA29EE">
      <w:pPr>
        <w:pStyle w:val="CommentText"/>
      </w:pPr>
      <w:r>
        <w:rPr>
          <w:rStyle w:val="CommentReference"/>
        </w:rPr>
        <w:annotationRef/>
      </w:r>
      <w:r>
        <w:t>Who is busy with the IAs?  Is work already in progress and Sky has a dependency on this project?  Please clarify what this means?</w:t>
      </w:r>
    </w:p>
  </w:comment>
  <w:comment w:id="38" w:author="Breidge Mckeever (UK)" w:date="2026-06-02T12:39:00Z" w:initials="BM">
    <w:p w14:paraId="6956A096" w14:textId="77777777" w:rsidR="00503460" w:rsidRDefault="00503460" w:rsidP="00503460">
      <w:pPr>
        <w:pStyle w:val="CommentText"/>
      </w:pPr>
      <w:r>
        <w:rPr>
          <w:rStyle w:val="CommentReference"/>
        </w:rPr>
        <w:annotationRef/>
      </w:r>
      <w:r>
        <w:t>What model is being referenced here? Is the MVNO Sky model changing?  Is it the commercial model?  Or another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186621" w15:done="0"/>
  <w15:commentEx w15:paraId="02B7546B" w15:done="0"/>
  <w15:commentEx w15:paraId="52145FF5" w15:done="0"/>
  <w15:commentEx w15:paraId="4AD26C7C" w15:done="0"/>
  <w15:commentEx w15:paraId="2140EA2E" w15:done="0"/>
  <w15:commentEx w15:paraId="2840861A" w15:paraIdParent="2140EA2E" w15:done="0"/>
  <w15:commentEx w15:paraId="7E648996" w15:done="0"/>
  <w15:commentEx w15:paraId="5D6DA9AA" w15:done="0"/>
  <w15:commentEx w15:paraId="3CD0C751" w15:done="0"/>
  <w15:commentEx w15:paraId="00EAA861" w15:done="0"/>
  <w15:commentEx w15:paraId="26010F0B" w15:done="0"/>
  <w15:commentEx w15:paraId="2314EFBF" w15:done="0"/>
  <w15:commentEx w15:paraId="2F54ECD9" w15:done="0"/>
  <w15:commentEx w15:paraId="2EF652E4" w15:done="0"/>
  <w15:commentEx w15:paraId="746337A6" w15:paraIdParent="2EF652E4" w15:done="0"/>
  <w15:commentEx w15:paraId="1D76C7A1" w15:paraIdParent="2EF652E4" w15:done="0"/>
  <w15:commentEx w15:paraId="148CDF4B" w15:done="0"/>
  <w15:commentEx w15:paraId="6868914C" w15:done="0"/>
  <w15:commentEx w15:paraId="19AC585B" w15:done="0"/>
  <w15:commentEx w15:paraId="6956A0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327970" w16cex:dateUtc="2026-06-02T11:53:00Z"/>
  <w16cex:commentExtensible w16cex:durableId="38EF5548" w16cex:dateUtc="2026-06-02T11:58:00Z"/>
  <w16cex:commentExtensible w16cex:durableId="2AD2E0B8" w16cex:dateUtc="2026-06-02T11:17:00Z"/>
  <w16cex:commentExtensible w16cex:durableId="2EB6996B" w16cex:dateUtc="2026-06-02T11:21:00Z"/>
  <w16cex:commentExtensible w16cex:durableId="2E7130C8" w16cex:dateUtc="2026-06-02T11:23:00Z"/>
  <w16cex:commentExtensible w16cex:durableId="731C6981" w16cex:dateUtc="2026-06-02T11:23:00Z"/>
  <w16cex:commentExtensible w16cex:durableId="1CC1332D" w16cex:dateUtc="2026-06-02T11:28:00Z"/>
  <w16cex:commentExtensible w16cex:durableId="555A9A00" w16cex:dateUtc="2026-06-02T11:29:00Z"/>
  <w16cex:commentExtensible w16cex:durableId="1ACA5580" w16cex:dateUtc="2026-06-02T11:27:00Z"/>
  <w16cex:commentExtensible w16cex:durableId="469102A0" w16cex:dateUtc="2026-06-02T11:47:00Z"/>
  <w16cex:commentExtensible w16cex:durableId="4B2E176B" w16cex:dateUtc="2026-06-02T11:48:00Z"/>
  <w16cex:commentExtensible w16cex:durableId="5FCD9E3E" w16cex:dateUtc="2026-06-02T11:30:00Z"/>
  <w16cex:commentExtensible w16cex:durableId="0BBFDCD1" w16cex:dateUtc="2026-06-02T11:31:00Z"/>
  <w16cex:commentExtensible w16cex:durableId="1E5EE867" w16cex:dateUtc="2026-06-02T11:43:00Z"/>
  <w16cex:commentExtensible w16cex:durableId="39EF531E" w16cex:dateUtc="2026-06-02T11:49:00Z"/>
  <w16cex:commentExtensible w16cex:durableId="0016DB92" w16cex:dateUtc="2026-06-02T11:55:00Z"/>
  <w16cex:commentExtensible w16cex:durableId="29D30F2B" w16cex:dateUtc="2026-06-02T11:33:00Z"/>
  <w16cex:commentExtensible w16cex:durableId="61A4E9FC" w16cex:dateUtc="2026-06-02T11:34:00Z"/>
  <w16cex:commentExtensible w16cex:durableId="3983134F" w16cex:dateUtc="2026-06-02T11:35:00Z"/>
  <w16cex:commentExtensible w16cex:durableId="5BC24917" w16cex:dateUtc="2026-06-02T1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186621" w16cid:durableId="2D327970"/>
  <w16cid:commentId w16cid:paraId="02B7546B" w16cid:durableId="38EF5548"/>
  <w16cid:commentId w16cid:paraId="52145FF5" w16cid:durableId="2AD2E0B8"/>
  <w16cid:commentId w16cid:paraId="4AD26C7C" w16cid:durableId="2EB6996B"/>
  <w16cid:commentId w16cid:paraId="2140EA2E" w16cid:durableId="2E7130C8"/>
  <w16cid:commentId w16cid:paraId="2840861A" w16cid:durableId="731C6981"/>
  <w16cid:commentId w16cid:paraId="7E648996" w16cid:durableId="1CC1332D"/>
  <w16cid:commentId w16cid:paraId="5D6DA9AA" w16cid:durableId="555A9A00"/>
  <w16cid:commentId w16cid:paraId="3CD0C751" w16cid:durableId="1ACA5580"/>
  <w16cid:commentId w16cid:paraId="00EAA861" w16cid:durableId="469102A0"/>
  <w16cid:commentId w16cid:paraId="26010F0B" w16cid:durableId="4B2E176B"/>
  <w16cid:commentId w16cid:paraId="2314EFBF" w16cid:durableId="5FCD9E3E"/>
  <w16cid:commentId w16cid:paraId="2F54ECD9" w16cid:durableId="0BBFDCD1"/>
  <w16cid:commentId w16cid:paraId="2EF652E4" w16cid:durableId="1E5EE867"/>
  <w16cid:commentId w16cid:paraId="746337A6" w16cid:durableId="39EF531E"/>
  <w16cid:commentId w16cid:paraId="1D76C7A1" w16cid:durableId="0016DB92"/>
  <w16cid:commentId w16cid:paraId="148CDF4B" w16cid:durableId="29D30F2B"/>
  <w16cid:commentId w16cid:paraId="6868914C" w16cid:durableId="61A4E9FC"/>
  <w16cid:commentId w16cid:paraId="19AC585B" w16cid:durableId="3983134F"/>
  <w16cid:commentId w16cid:paraId="6956A096" w16cid:durableId="5BC249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07BBD" w14:textId="77777777" w:rsidR="00B32AB3" w:rsidRDefault="00B32AB3" w:rsidP="006F420E">
      <w:r>
        <w:separator/>
      </w:r>
    </w:p>
    <w:p w14:paraId="2767BFB4" w14:textId="77777777" w:rsidR="00B32AB3" w:rsidRDefault="00B32AB3"/>
  </w:endnote>
  <w:endnote w:type="continuationSeparator" w:id="0">
    <w:p w14:paraId="67E1EEF0" w14:textId="77777777" w:rsidR="00B32AB3" w:rsidRDefault="00B32AB3" w:rsidP="006F420E">
      <w:r>
        <w:continuationSeparator/>
      </w:r>
    </w:p>
    <w:p w14:paraId="619849DF" w14:textId="77777777" w:rsidR="00B32AB3" w:rsidRDefault="00B32AB3"/>
  </w:endnote>
  <w:endnote w:type="continuationNotice" w:id="1">
    <w:p w14:paraId="62813437" w14:textId="77777777" w:rsidR="00B32AB3" w:rsidRDefault="00B32AB3"/>
    <w:p w14:paraId="11BCFE72" w14:textId="77777777" w:rsidR="00B32AB3" w:rsidRDefault="00B32A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7423275"/>
      <w:docPartObj>
        <w:docPartGallery w:val="Page Numbers (Bottom of Page)"/>
        <w:docPartUnique/>
      </w:docPartObj>
    </w:sdtPr>
    <w:sdtEndPr>
      <w:rPr>
        <w:rStyle w:val="PageNumber"/>
      </w:rPr>
    </w:sdtEndPr>
    <w:sdtContent>
      <w:p w14:paraId="4E863521" w14:textId="5CB8ED83"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6C2708" w14:textId="77777777" w:rsidR="007B5E08" w:rsidRDefault="007B5E08" w:rsidP="007B5E08">
    <w:pPr>
      <w:pStyle w:val="Footer"/>
      <w:ind w:right="360"/>
    </w:pPr>
  </w:p>
  <w:p w14:paraId="4504C4F8" w14:textId="77777777" w:rsidR="00BA4C50" w:rsidRDefault="00BA4C5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345410"/>
      <w:docPartObj>
        <w:docPartGallery w:val="Page Numbers (Bottom of Page)"/>
        <w:docPartUnique/>
      </w:docPartObj>
    </w:sdtPr>
    <w:sdtEndPr>
      <w:rPr>
        <w:rStyle w:val="PageNumber"/>
      </w:rPr>
    </w:sdtEndPr>
    <w:sdtContent>
      <w:p w14:paraId="66EF5C98" w14:textId="38578ADF"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3E0B8F" w14:textId="6BE3CF84" w:rsidR="007B5E08" w:rsidRDefault="007B5E08" w:rsidP="007B5E08">
    <w:pPr>
      <w:pStyle w:val="Footer"/>
      <w:ind w:right="360"/>
    </w:pPr>
    <w:r>
      <w:tab/>
    </w:r>
    <w:r>
      <w:tab/>
      <w:t xml:space="preserve">Page </w:t>
    </w:r>
  </w:p>
  <w:p w14:paraId="6B97A36E" w14:textId="77777777" w:rsidR="00BA4C50" w:rsidRDefault="00BA4C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5D524" w14:textId="77777777" w:rsidR="00B32AB3" w:rsidRDefault="00B32AB3" w:rsidP="006F420E">
      <w:r>
        <w:separator/>
      </w:r>
    </w:p>
    <w:p w14:paraId="7E4EB771" w14:textId="77777777" w:rsidR="00B32AB3" w:rsidRDefault="00B32AB3"/>
  </w:footnote>
  <w:footnote w:type="continuationSeparator" w:id="0">
    <w:p w14:paraId="37537D0E" w14:textId="77777777" w:rsidR="00B32AB3" w:rsidRDefault="00B32AB3" w:rsidP="006F420E">
      <w:r>
        <w:continuationSeparator/>
      </w:r>
    </w:p>
    <w:p w14:paraId="18F152DD" w14:textId="77777777" w:rsidR="00B32AB3" w:rsidRDefault="00B32AB3"/>
  </w:footnote>
  <w:footnote w:type="continuationNotice" w:id="1">
    <w:p w14:paraId="33BEA630" w14:textId="77777777" w:rsidR="00B32AB3" w:rsidRDefault="00B32AB3"/>
    <w:p w14:paraId="33FA46B2" w14:textId="77777777" w:rsidR="00B32AB3" w:rsidRDefault="00B32A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0680" w14:textId="4DC4B9FB" w:rsidR="0019747A" w:rsidRDefault="0019747A">
    <w:pPr>
      <w:pStyle w:val="Header"/>
    </w:pPr>
    <w:r>
      <w:rPr>
        <w:noProof/>
      </w:rPr>
      <mc:AlternateContent>
        <mc:Choice Requires="wps">
          <w:drawing>
            <wp:anchor distT="0" distB="0" distL="0" distR="0" simplePos="0" relativeHeight="251658241" behindDoc="0" locked="0" layoutInCell="1" allowOverlap="1" wp14:anchorId="0F1FA13C" wp14:editId="01987A91">
              <wp:simplePos x="635" y="635"/>
              <wp:positionH relativeFrom="page">
                <wp:align>center</wp:align>
              </wp:positionH>
              <wp:positionV relativeFrom="page">
                <wp:align>top</wp:align>
              </wp:positionV>
              <wp:extent cx="516255" cy="345440"/>
              <wp:effectExtent l="0" t="0" r="4445" b="10160"/>
              <wp:wrapNone/>
              <wp:docPr id="1713275811"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16352A86" w14:textId="10AD0477"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F1FA13C" id="_x0000_t202" coordsize="21600,21600" o:spt="202" path="m,l,21600r21600,l21600,xe">
              <v:stroke joinstyle="miter"/>
              <v:path gradientshapeok="t" o:connecttype="rect"/>
            </v:shapetype>
            <v:shape id="_x0000_s1028" type="#_x0000_t202" alt="INTERNAL" style="position:absolute;margin-left:0;margin-top:0;width:40.65pt;height:27.2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" filled="f" stroked="f">
              <v:textbox style="mso-fit-shape-to-text:t" inset="0,15pt,0,0">
                <w:txbxContent>
                  <w:p w14:paraId="16352A86" w14:textId="10AD0477"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p>
  <w:p w14:paraId="5B9FE3A3" w14:textId="77777777" w:rsidR="00BA4C50" w:rsidRDefault="00BA4C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5F440" w14:textId="318DE922" w:rsidR="006F420E" w:rsidRPr="002C3067" w:rsidRDefault="00CD6EE2" w:rsidP="009A3EC0">
    <w:pPr>
      <w:pStyle w:val="Header"/>
      <w:tabs>
        <w:tab w:val="clear" w:pos="4513"/>
        <w:tab w:val="clear" w:pos="9026"/>
        <w:tab w:val="center" w:pos="4816"/>
      </w:tabs>
      <w:rPr>
        <w:i/>
        <w:iCs/>
        <w:sz w:val="21"/>
        <w:szCs w:val="21"/>
      </w:rPr>
    </w:pPr>
    <w:r w:rsidRPr="00BF7284">
      <w:rPr>
        <w:rFonts w:eastAsia="Calibri" w:cs="Arial"/>
        <w:b/>
        <w:bCs/>
        <w:noProof/>
        <w:szCs w:val="20"/>
        <w:lang w:eastAsia="en-GB"/>
      </w:rPr>
      <w:drawing>
        <wp:inline distT="0" distB="0" distL="0" distR="0" wp14:anchorId="05E5A070" wp14:editId="343005AE">
          <wp:extent cx="789451" cy="369376"/>
          <wp:effectExtent l="0" t="0" r="0" b="0"/>
          <wp:docPr id="432529389" name="Picture 2" descr="/Users/p7869528/Library/Containers/com.microsoft.Outlook/Data/Library/Caches/Signatures/signature_214333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p7869528/Library/Containers/com.microsoft.Outlook/Data/Library/Caches/Signatures/signature_214333929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12850" cy="380324"/>
                  </a:xfrm>
                  <a:prstGeom prst="rect">
                    <a:avLst/>
                  </a:prstGeom>
                  <a:noFill/>
                  <a:ln>
                    <a:noFill/>
                  </a:ln>
                </pic:spPr>
              </pic:pic>
            </a:graphicData>
          </a:graphic>
        </wp:inline>
      </w:drawing>
    </w:r>
    <w:r w:rsidR="0019747A">
      <w:rPr>
        <w:noProof/>
      </w:rPr>
      <mc:AlternateContent>
        <mc:Choice Requires="wps">
          <w:drawing>
            <wp:anchor distT="0" distB="0" distL="0" distR="0" simplePos="0" relativeHeight="251658242" behindDoc="0" locked="0" layoutInCell="1" allowOverlap="1" wp14:anchorId="55FA6BD6" wp14:editId="016A2083">
              <wp:simplePos x="0" y="0"/>
              <wp:positionH relativeFrom="page">
                <wp:align>center</wp:align>
              </wp:positionH>
              <wp:positionV relativeFrom="page">
                <wp:align>top</wp:align>
              </wp:positionV>
              <wp:extent cx="516255" cy="345440"/>
              <wp:effectExtent l="0" t="0" r="4445" b="10160"/>
              <wp:wrapNone/>
              <wp:docPr id="723196376"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232DE2AE" w14:textId="325DF392"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FA6BD6" id="_x0000_t202" coordsize="21600,21600" o:spt="202" path="m,l,21600r21600,l21600,xe">
              <v:stroke joinstyle="miter"/>
              <v:path gradientshapeok="t" o:connecttype="rect"/>
            </v:shapetype>
            <v:shape id="Text Box 3" o:spid="_x0000_s1029" type="#_x0000_t202" alt="INTERNAL" style="position:absolute;margin-left:0;margin-top:0;width:40.65pt;height:27.2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" filled="f" stroked="f">
              <v:textbox style="mso-fit-shape-to-text:t" inset="0,15pt,0,0">
                <w:txbxContent>
                  <w:p w14:paraId="232DE2AE" w14:textId="325DF392"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r w:rsidR="0058528B">
      <w:t xml:space="preserve"> </w:t>
    </w:r>
    <w:r w:rsidR="000A4E82">
      <w:t>MVNO</w:t>
    </w:r>
    <w:r w:rsidR="009A3EC0">
      <w:tab/>
    </w:r>
    <w:r w:rsidR="000855D2">
      <w:rPr>
        <w:i/>
        <w:iCs/>
        <w:sz w:val="21"/>
        <w:szCs w:val="21"/>
      </w:rPr>
      <w:t xml:space="preserve"> </w:t>
    </w:r>
  </w:p>
  <w:p w14:paraId="31D787B9" w14:textId="77777777" w:rsidR="00BA4C50" w:rsidRDefault="00BA4C5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F081" w14:textId="7EA052D3" w:rsidR="0019747A" w:rsidRDefault="0019747A">
    <w:pPr>
      <w:pStyle w:val="Header"/>
    </w:pPr>
    <w:r>
      <w:rPr>
        <w:noProof/>
      </w:rPr>
      <mc:AlternateContent>
        <mc:Choice Requires="wps">
          <w:drawing>
            <wp:anchor distT="0" distB="0" distL="0" distR="0" simplePos="0" relativeHeight="251658240" behindDoc="0" locked="0" layoutInCell="1" allowOverlap="1" wp14:anchorId="67966542" wp14:editId="381F49D8">
              <wp:simplePos x="635" y="635"/>
              <wp:positionH relativeFrom="page">
                <wp:align>center</wp:align>
              </wp:positionH>
              <wp:positionV relativeFrom="page">
                <wp:align>top</wp:align>
              </wp:positionV>
              <wp:extent cx="516255" cy="345440"/>
              <wp:effectExtent l="0" t="0" r="4445" b="10160"/>
              <wp:wrapNone/>
              <wp:docPr id="1862795970"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5E80C009" w14:textId="0C53F4FC"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966542" id="_x0000_t202" coordsize="21600,21600" o:spt="202" path="m,l,21600r21600,l21600,xe">
              <v:stroke joinstyle="miter"/>
              <v:path gradientshapeok="t" o:connecttype="rect"/>
            </v:shapetype>
            <v:shape id="Text Box 1" o:spid="_x0000_s1030" type="#_x0000_t202" alt="INTERNAL" style="position:absolute;margin-left:0;margin-top:0;width:40.65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" filled="f" stroked="f">
              <v:textbox style="mso-fit-shape-to-text:t" inset="0,15pt,0,0">
                <w:txbxContent>
                  <w:p w14:paraId="5E80C009" w14:textId="0C53F4FC"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7F2"/>
    <w:multiLevelType w:val="hybridMultilevel"/>
    <w:tmpl w:val="982C5530"/>
    <w:lvl w:ilvl="0" w:tplc="8A9857DA">
      <w:start w:val="1"/>
      <w:numFmt w:val="decimal"/>
      <w:lvlText w:val="%1."/>
      <w:lvlJc w:val="left"/>
      <w:pPr>
        <w:ind w:left="1020" w:hanging="360"/>
      </w:pPr>
    </w:lvl>
    <w:lvl w:ilvl="1" w:tplc="D67CFEA8">
      <w:start w:val="1"/>
      <w:numFmt w:val="decimal"/>
      <w:lvlText w:val="%2."/>
      <w:lvlJc w:val="left"/>
      <w:pPr>
        <w:ind w:left="1020" w:hanging="360"/>
      </w:pPr>
    </w:lvl>
    <w:lvl w:ilvl="2" w:tplc="3F12F56A">
      <w:start w:val="1"/>
      <w:numFmt w:val="decimal"/>
      <w:lvlText w:val="%3."/>
      <w:lvlJc w:val="left"/>
      <w:pPr>
        <w:ind w:left="1020" w:hanging="360"/>
      </w:pPr>
    </w:lvl>
    <w:lvl w:ilvl="3" w:tplc="A9280BB0">
      <w:start w:val="1"/>
      <w:numFmt w:val="decimal"/>
      <w:lvlText w:val="%4."/>
      <w:lvlJc w:val="left"/>
      <w:pPr>
        <w:ind w:left="1020" w:hanging="360"/>
      </w:pPr>
    </w:lvl>
    <w:lvl w:ilvl="4" w:tplc="A70CF2A8">
      <w:start w:val="1"/>
      <w:numFmt w:val="decimal"/>
      <w:lvlText w:val="%5."/>
      <w:lvlJc w:val="left"/>
      <w:pPr>
        <w:ind w:left="1020" w:hanging="360"/>
      </w:pPr>
    </w:lvl>
    <w:lvl w:ilvl="5" w:tplc="D44C1EBA">
      <w:start w:val="1"/>
      <w:numFmt w:val="decimal"/>
      <w:lvlText w:val="%6."/>
      <w:lvlJc w:val="left"/>
      <w:pPr>
        <w:ind w:left="1020" w:hanging="360"/>
      </w:pPr>
    </w:lvl>
    <w:lvl w:ilvl="6" w:tplc="067628B6">
      <w:start w:val="1"/>
      <w:numFmt w:val="decimal"/>
      <w:lvlText w:val="%7."/>
      <w:lvlJc w:val="left"/>
      <w:pPr>
        <w:ind w:left="1020" w:hanging="360"/>
      </w:pPr>
    </w:lvl>
    <w:lvl w:ilvl="7" w:tplc="5C604CB0">
      <w:start w:val="1"/>
      <w:numFmt w:val="decimal"/>
      <w:lvlText w:val="%8."/>
      <w:lvlJc w:val="left"/>
      <w:pPr>
        <w:ind w:left="1020" w:hanging="360"/>
      </w:pPr>
    </w:lvl>
    <w:lvl w:ilvl="8" w:tplc="4B9C35CA">
      <w:start w:val="1"/>
      <w:numFmt w:val="decimal"/>
      <w:lvlText w:val="%9."/>
      <w:lvlJc w:val="left"/>
      <w:pPr>
        <w:ind w:left="1020" w:hanging="360"/>
      </w:pPr>
    </w:lvl>
  </w:abstractNum>
  <w:abstractNum w:abstractNumId="1" w15:restartNumberingAfterBreak="0">
    <w:nsid w:val="058E43BC"/>
    <w:multiLevelType w:val="hybridMultilevel"/>
    <w:tmpl w:val="65AAA32C"/>
    <w:lvl w:ilvl="0" w:tplc="81DEBC0E">
      <w:start w:val="1"/>
      <w:numFmt w:val="bullet"/>
      <w:lvlText w:val="•"/>
      <w:lvlJc w:val="left"/>
      <w:pPr>
        <w:tabs>
          <w:tab w:val="num" w:pos="720"/>
        </w:tabs>
        <w:ind w:left="720" w:hanging="360"/>
      </w:pPr>
      <w:rPr>
        <w:rFonts w:ascii="Arial" w:hAnsi="Arial" w:hint="default"/>
      </w:rPr>
    </w:lvl>
    <w:lvl w:ilvl="1" w:tplc="F232F2C6" w:tentative="1">
      <w:start w:val="1"/>
      <w:numFmt w:val="bullet"/>
      <w:lvlText w:val="•"/>
      <w:lvlJc w:val="left"/>
      <w:pPr>
        <w:tabs>
          <w:tab w:val="num" w:pos="1440"/>
        </w:tabs>
        <w:ind w:left="1440" w:hanging="360"/>
      </w:pPr>
      <w:rPr>
        <w:rFonts w:ascii="Arial" w:hAnsi="Arial" w:hint="default"/>
      </w:rPr>
    </w:lvl>
    <w:lvl w:ilvl="2" w:tplc="39803152" w:tentative="1">
      <w:start w:val="1"/>
      <w:numFmt w:val="bullet"/>
      <w:lvlText w:val="•"/>
      <w:lvlJc w:val="left"/>
      <w:pPr>
        <w:tabs>
          <w:tab w:val="num" w:pos="2160"/>
        </w:tabs>
        <w:ind w:left="2160" w:hanging="360"/>
      </w:pPr>
      <w:rPr>
        <w:rFonts w:ascii="Arial" w:hAnsi="Arial" w:hint="default"/>
      </w:rPr>
    </w:lvl>
    <w:lvl w:ilvl="3" w:tplc="A7A843C6" w:tentative="1">
      <w:start w:val="1"/>
      <w:numFmt w:val="bullet"/>
      <w:lvlText w:val="•"/>
      <w:lvlJc w:val="left"/>
      <w:pPr>
        <w:tabs>
          <w:tab w:val="num" w:pos="2880"/>
        </w:tabs>
        <w:ind w:left="2880" w:hanging="360"/>
      </w:pPr>
      <w:rPr>
        <w:rFonts w:ascii="Arial" w:hAnsi="Arial" w:hint="default"/>
      </w:rPr>
    </w:lvl>
    <w:lvl w:ilvl="4" w:tplc="6C3EF83A" w:tentative="1">
      <w:start w:val="1"/>
      <w:numFmt w:val="bullet"/>
      <w:lvlText w:val="•"/>
      <w:lvlJc w:val="left"/>
      <w:pPr>
        <w:tabs>
          <w:tab w:val="num" w:pos="3600"/>
        </w:tabs>
        <w:ind w:left="3600" w:hanging="360"/>
      </w:pPr>
      <w:rPr>
        <w:rFonts w:ascii="Arial" w:hAnsi="Arial" w:hint="default"/>
      </w:rPr>
    </w:lvl>
    <w:lvl w:ilvl="5" w:tplc="4BB609AE" w:tentative="1">
      <w:start w:val="1"/>
      <w:numFmt w:val="bullet"/>
      <w:lvlText w:val="•"/>
      <w:lvlJc w:val="left"/>
      <w:pPr>
        <w:tabs>
          <w:tab w:val="num" w:pos="4320"/>
        </w:tabs>
        <w:ind w:left="4320" w:hanging="360"/>
      </w:pPr>
      <w:rPr>
        <w:rFonts w:ascii="Arial" w:hAnsi="Arial" w:hint="default"/>
      </w:rPr>
    </w:lvl>
    <w:lvl w:ilvl="6" w:tplc="BFEC3632" w:tentative="1">
      <w:start w:val="1"/>
      <w:numFmt w:val="bullet"/>
      <w:lvlText w:val="•"/>
      <w:lvlJc w:val="left"/>
      <w:pPr>
        <w:tabs>
          <w:tab w:val="num" w:pos="5040"/>
        </w:tabs>
        <w:ind w:left="5040" w:hanging="360"/>
      </w:pPr>
      <w:rPr>
        <w:rFonts w:ascii="Arial" w:hAnsi="Arial" w:hint="default"/>
      </w:rPr>
    </w:lvl>
    <w:lvl w:ilvl="7" w:tplc="64DA6510" w:tentative="1">
      <w:start w:val="1"/>
      <w:numFmt w:val="bullet"/>
      <w:lvlText w:val="•"/>
      <w:lvlJc w:val="left"/>
      <w:pPr>
        <w:tabs>
          <w:tab w:val="num" w:pos="5760"/>
        </w:tabs>
        <w:ind w:left="5760" w:hanging="360"/>
      </w:pPr>
      <w:rPr>
        <w:rFonts w:ascii="Arial" w:hAnsi="Arial" w:hint="default"/>
      </w:rPr>
    </w:lvl>
    <w:lvl w:ilvl="8" w:tplc="AE60038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8455E4"/>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4247BC"/>
    <w:multiLevelType w:val="hybridMultilevel"/>
    <w:tmpl w:val="50A8C218"/>
    <w:lvl w:ilvl="0" w:tplc="A1E098D8">
      <w:start w:val="1"/>
      <w:numFmt w:val="bullet"/>
      <w:lvlText w:val="•"/>
      <w:lvlJc w:val="left"/>
      <w:pPr>
        <w:tabs>
          <w:tab w:val="num" w:pos="720"/>
        </w:tabs>
        <w:ind w:left="720" w:hanging="360"/>
      </w:pPr>
      <w:rPr>
        <w:rFonts w:ascii="Arial" w:hAnsi="Arial" w:hint="default"/>
      </w:rPr>
    </w:lvl>
    <w:lvl w:ilvl="1" w:tplc="33B2C190" w:tentative="1">
      <w:start w:val="1"/>
      <w:numFmt w:val="bullet"/>
      <w:lvlText w:val="•"/>
      <w:lvlJc w:val="left"/>
      <w:pPr>
        <w:tabs>
          <w:tab w:val="num" w:pos="1440"/>
        </w:tabs>
        <w:ind w:left="1440" w:hanging="360"/>
      </w:pPr>
      <w:rPr>
        <w:rFonts w:ascii="Arial" w:hAnsi="Arial" w:hint="default"/>
      </w:rPr>
    </w:lvl>
    <w:lvl w:ilvl="2" w:tplc="5A749066" w:tentative="1">
      <w:start w:val="1"/>
      <w:numFmt w:val="bullet"/>
      <w:lvlText w:val="•"/>
      <w:lvlJc w:val="left"/>
      <w:pPr>
        <w:tabs>
          <w:tab w:val="num" w:pos="2160"/>
        </w:tabs>
        <w:ind w:left="2160" w:hanging="360"/>
      </w:pPr>
      <w:rPr>
        <w:rFonts w:ascii="Arial" w:hAnsi="Arial" w:hint="default"/>
      </w:rPr>
    </w:lvl>
    <w:lvl w:ilvl="3" w:tplc="4280A7E0" w:tentative="1">
      <w:start w:val="1"/>
      <w:numFmt w:val="bullet"/>
      <w:lvlText w:val="•"/>
      <w:lvlJc w:val="left"/>
      <w:pPr>
        <w:tabs>
          <w:tab w:val="num" w:pos="2880"/>
        </w:tabs>
        <w:ind w:left="2880" w:hanging="360"/>
      </w:pPr>
      <w:rPr>
        <w:rFonts w:ascii="Arial" w:hAnsi="Arial" w:hint="default"/>
      </w:rPr>
    </w:lvl>
    <w:lvl w:ilvl="4" w:tplc="B5307F00" w:tentative="1">
      <w:start w:val="1"/>
      <w:numFmt w:val="bullet"/>
      <w:lvlText w:val="•"/>
      <w:lvlJc w:val="left"/>
      <w:pPr>
        <w:tabs>
          <w:tab w:val="num" w:pos="3600"/>
        </w:tabs>
        <w:ind w:left="3600" w:hanging="360"/>
      </w:pPr>
      <w:rPr>
        <w:rFonts w:ascii="Arial" w:hAnsi="Arial" w:hint="default"/>
      </w:rPr>
    </w:lvl>
    <w:lvl w:ilvl="5" w:tplc="8A7E7638" w:tentative="1">
      <w:start w:val="1"/>
      <w:numFmt w:val="bullet"/>
      <w:lvlText w:val="•"/>
      <w:lvlJc w:val="left"/>
      <w:pPr>
        <w:tabs>
          <w:tab w:val="num" w:pos="4320"/>
        </w:tabs>
        <w:ind w:left="4320" w:hanging="360"/>
      </w:pPr>
      <w:rPr>
        <w:rFonts w:ascii="Arial" w:hAnsi="Arial" w:hint="default"/>
      </w:rPr>
    </w:lvl>
    <w:lvl w:ilvl="6" w:tplc="9FCCC5E0" w:tentative="1">
      <w:start w:val="1"/>
      <w:numFmt w:val="bullet"/>
      <w:lvlText w:val="•"/>
      <w:lvlJc w:val="left"/>
      <w:pPr>
        <w:tabs>
          <w:tab w:val="num" w:pos="5040"/>
        </w:tabs>
        <w:ind w:left="5040" w:hanging="360"/>
      </w:pPr>
      <w:rPr>
        <w:rFonts w:ascii="Arial" w:hAnsi="Arial" w:hint="default"/>
      </w:rPr>
    </w:lvl>
    <w:lvl w:ilvl="7" w:tplc="B4E4311A" w:tentative="1">
      <w:start w:val="1"/>
      <w:numFmt w:val="bullet"/>
      <w:lvlText w:val="•"/>
      <w:lvlJc w:val="left"/>
      <w:pPr>
        <w:tabs>
          <w:tab w:val="num" w:pos="5760"/>
        </w:tabs>
        <w:ind w:left="5760" w:hanging="360"/>
      </w:pPr>
      <w:rPr>
        <w:rFonts w:ascii="Arial" w:hAnsi="Arial" w:hint="default"/>
      </w:rPr>
    </w:lvl>
    <w:lvl w:ilvl="8" w:tplc="2C1E04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BF61186"/>
    <w:multiLevelType w:val="hybridMultilevel"/>
    <w:tmpl w:val="D24C683A"/>
    <w:lvl w:ilvl="0" w:tplc="EDE61C84">
      <w:start w:val="1"/>
      <w:numFmt w:val="bullet"/>
      <w:lvlText w:val="•"/>
      <w:lvlJc w:val="left"/>
      <w:pPr>
        <w:tabs>
          <w:tab w:val="num" w:pos="720"/>
        </w:tabs>
        <w:ind w:left="720" w:hanging="360"/>
      </w:pPr>
      <w:rPr>
        <w:rFonts w:ascii="Arial" w:hAnsi="Arial" w:hint="default"/>
      </w:rPr>
    </w:lvl>
    <w:lvl w:ilvl="1" w:tplc="537AF194" w:tentative="1">
      <w:start w:val="1"/>
      <w:numFmt w:val="bullet"/>
      <w:lvlText w:val="•"/>
      <w:lvlJc w:val="left"/>
      <w:pPr>
        <w:tabs>
          <w:tab w:val="num" w:pos="1440"/>
        </w:tabs>
        <w:ind w:left="1440" w:hanging="360"/>
      </w:pPr>
      <w:rPr>
        <w:rFonts w:ascii="Arial" w:hAnsi="Arial" w:hint="default"/>
      </w:rPr>
    </w:lvl>
    <w:lvl w:ilvl="2" w:tplc="4AD07A4A" w:tentative="1">
      <w:start w:val="1"/>
      <w:numFmt w:val="bullet"/>
      <w:lvlText w:val="•"/>
      <w:lvlJc w:val="left"/>
      <w:pPr>
        <w:tabs>
          <w:tab w:val="num" w:pos="2160"/>
        </w:tabs>
        <w:ind w:left="2160" w:hanging="360"/>
      </w:pPr>
      <w:rPr>
        <w:rFonts w:ascii="Arial" w:hAnsi="Arial" w:hint="default"/>
      </w:rPr>
    </w:lvl>
    <w:lvl w:ilvl="3" w:tplc="FEE4F72C" w:tentative="1">
      <w:start w:val="1"/>
      <w:numFmt w:val="bullet"/>
      <w:lvlText w:val="•"/>
      <w:lvlJc w:val="left"/>
      <w:pPr>
        <w:tabs>
          <w:tab w:val="num" w:pos="2880"/>
        </w:tabs>
        <w:ind w:left="2880" w:hanging="360"/>
      </w:pPr>
      <w:rPr>
        <w:rFonts w:ascii="Arial" w:hAnsi="Arial" w:hint="default"/>
      </w:rPr>
    </w:lvl>
    <w:lvl w:ilvl="4" w:tplc="181AE2BC" w:tentative="1">
      <w:start w:val="1"/>
      <w:numFmt w:val="bullet"/>
      <w:lvlText w:val="•"/>
      <w:lvlJc w:val="left"/>
      <w:pPr>
        <w:tabs>
          <w:tab w:val="num" w:pos="3600"/>
        </w:tabs>
        <w:ind w:left="3600" w:hanging="360"/>
      </w:pPr>
      <w:rPr>
        <w:rFonts w:ascii="Arial" w:hAnsi="Arial" w:hint="default"/>
      </w:rPr>
    </w:lvl>
    <w:lvl w:ilvl="5" w:tplc="D88ADF0A" w:tentative="1">
      <w:start w:val="1"/>
      <w:numFmt w:val="bullet"/>
      <w:lvlText w:val="•"/>
      <w:lvlJc w:val="left"/>
      <w:pPr>
        <w:tabs>
          <w:tab w:val="num" w:pos="4320"/>
        </w:tabs>
        <w:ind w:left="4320" w:hanging="360"/>
      </w:pPr>
      <w:rPr>
        <w:rFonts w:ascii="Arial" w:hAnsi="Arial" w:hint="default"/>
      </w:rPr>
    </w:lvl>
    <w:lvl w:ilvl="6" w:tplc="24AE9E26" w:tentative="1">
      <w:start w:val="1"/>
      <w:numFmt w:val="bullet"/>
      <w:lvlText w:val="•"/>
      <w:lvlJc w:val="left"/>
      <w:pPr>
        <w:tabs>
          <w:tab w:val="num" w:pos="5040"/>
        </w:tabs>
        <w:ind w:left="5040" w:hanging="360"/>
      </w:pPr>
      <w:rPr>
        <w:rFonts w:ascii="Arial" w:hAnsi="Arial" w:hint="default"/>
      </w:rPr>
    </w:lvl>
    <w:lvl w:ilvl="7" w:tplc="C6E82A08" w:tentative="1">
      <w:start w:val="1"/>
      <w:numFmt w:val="bullet"/>
      <w:lvlText w:val="•"/>
      <w:lvlJc w:val="left"/>
      <w:pPr>
        <w:tabs>
          <w:tab w:val="num" w:pos="5760"/>
        </w:tabs>
        <w:ind w:left="5760" w:hanging="360"/>
      </w:pPr>
      <w:rPr>
        <w:rFonts w:ascii="Arial" w:hAnsi="Arial" w:hint="default"/>
      </w:rPr>
    </w:lvl>
    <w:lvl w:ilvl="8" w:tplc="D4DC75B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C695405"/>
    <w:multiLevelType w:val="multilevel"/>
    <w:tmpl w:val="FFFFFFFF"/>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D482608"/>
    <w:multiLevelType w:val="hybridMultilevel"/>
    <w:tmpl w:val="98A2F97E"/>
    <w:lvl w:ilvl="0" w:tplc="D982DB40">
      <w:start w:val="1"/>
      <w:numFmt w:val="bullet"/>
      <w:lvlText w:val=""/>
      <w:lvlJc w:val="left"/>
      <w:pPr>
        <w:tabs>
          <w:tab w:val="num" w:pos="720"/>
        </w:tabs>
        <w:ind w:left="720" w:hanging="360"/>
      </w:pPr>
      <w:rPr>
        <w:rFonts w:ascii="Wingdings" w:hAnsi="Wingdings" w:hint="default"/>
      </w:rPr>
    </w:lvl>
    <w:lvl w:ilvl="1" w:tplc="A284487E" w:tentative="1">
      <w:start w:val="1"/>
      <w:numFmt w:val="bullet"/>
      <w:lvlText w:val=""/>
      <w:lvlJc w:val="left"/>
      <w:pPr>
        <w:tabs>
          <w:tab w:val="num" w:pos="1440"/>
        </w:tabs>
        <w:ind w:left="1440" w:hanging="360"/>
      </w:pPr>
      <w:rPr>
        <w:rFonts w:ascii="Wingdings" w:hAnsi="Wingdings" w:hint="default"/>
      </w:rPr>
    </w:lvl>
    <w:lvl w:ilvl="2" w:tplc="60147DFC" w:tentative="1">
      <w:start w:val="1"/>
      <w:numFmt w:val="bullet"/>
      <w:lvlText w:val=""/>
      <w:lvlJc w:val="left"/>
      <w:pPr>
        <w:tabs>
          <w:tab w:val="num" w:pos="2160"/>
        </w:tabs>
        <w:ind w:left="2160" w:hanging="360"/>
      </w:pPr>
      <w:rPr>
        <w:rFonts w:ascii="Wingdings" w:hAnsi="Wingdings" w:hint="default"/>
      </w:rPr>
    </w:lvl>
    <w:lvl w:ilvl="3" w:tplc="C8CE1DB6" w:tentative="1">
      <w:start w:val="1"/>
      <w:numFmt w:val="bullet"/>
      <w:lvlText w:val=""/>
      <w:lvlJc w:val="left"/>
      <w:pPr>
        <w:tabs>
          <w:tab w:val="num" w:pos="2880"/>
        </w:tabs>
        <w:ind w:left="2880" w:hanging="360"/>
      </w:pPr>
      <w:rPr>
        <w:rFonts w:ascii="Wingdings" w:hAnsi="Wingdings" w:hint="default"/>
      </w:rPr>
    </w:lvl>
    <w:lvl w:ilvl="4" w:tplc="3A9E42CC" w:tentative="1">
      <w:start w:val="1"/>
      <w:numFmt w:val="bullet"/>
      <w:lvlText w:val=""/>
      <w:lvlJc w:val="left"/>
      <w:pPr>
        <w:tabs>
          <w:tab w:val="num" w:pos="3600"/>
        </w:tabs>
        <w:ind w:left="3600" w:hanging="360"/>
      </w:pPr>
      <w:rPr>
        <w:rFonts w:ascii="Wingdings" w:hAnsi="Wingdings" w:hint="default"/>
      </w:rPr>
    </w:lvl>
    <w:lvl w:ilvl="5" w:tplc="013233A8" w:tentative="1">
      <w:start w:val="1"/>
      <w:numFmt w:val="bullet"/>
      <w:lvlText w:val=""/>
      <w:lvlJc w:val="left"/>
      <w:pPr>
        <w:tabs>
          <w:tab w:val="num" w:pos="4320"/>
        </w:tabs>
        <w:ind w:left="4320" w:hanging="360"/>
      </w:pPr>
      <w:rPr>
        <w:rFonts w:ascii="Wingdings" w:hAnsi="Wingdings" w:hint="default"/>
      </w:rPr>
    </w:lvl>
    <w:lvl w:ilvl="6" w:tplc="22E62E5C" w:tentative="1">
      <w:start w:val="1"/>
      <w:numFmt w:val="bullet"/>
      <w:lvlText w:val=""/>
      <w:lvlJc w:val="left"/>
      <w:pPr>
        <w:tabs>
          <w:tab w:val="num" w:pos="5040"/>
        </w:tabs>
        <w:ind w:left="5040" w:hanging="360"/>
      </w:pPr>
      <w:rPr>
        <w:rFonts w:ascii="Wingdings" w:hAnsi="Wingdings" w:hint="default"/>
      </w:rPr>
    </w:lvl>
    <w:lvl w:ilvl="7" w:tplc="CED8DF8C" w:tentative="1">
      <w:start w:val="1"/>
      <w:numFmt w:val="bullet"/>
      <w:lvlText w:val=""/>
      <w:lvlJc w:val="left"/>
      <w:pPr>
        <w:tabs>
          <w:tab w:val="num" w:pos="5760"/>
        </w:tabs>
        <w:ind w:left="5760" w:hanging="360"/>
      </w:pPr>
      <w:rPr>
        <w:rFonts w:ascii="Wingdings" w:hAnsi="Wingdings" w:hint="default"/>
      </w:rPr>
    </w:lvl>
    <w:lvl w:ilvl="8" w:tplc="A494498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8970AC"/>
    <w:multiLevelType w:val="multilevel"/>
    <w:tmpl w:val="A12E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51EF7"/>
    <w:multiLevelType w:val="hybridMultilevel"/>
    <w:tmpl w:val="652E338C"/>
    <w:lvl w:ilvl="0" w:tplc="D732270E">
      <w:start w:val="1"/>
      <w:numFmt w:val="bullet"/>
      <w:lvlText w:val=""/>
      <w:lvlJc w:val="left"/>
      <w:pPr>
        <w:tabs>
          <w:tab w:val="num" w:pos="720"/>
        </w:tabs>
        <w:ind w:left="720" w:hanging="360"/>
      </w:pPr>
      <w:rPr>
        <w:rFonts w:ascii="Wingdings" w:hAnsi="Wingdings" w:hint="default"/>
      </w:rPr>
    </w:lvl>
    <w:lvl w:ilvl="1" w:tplc="B2782F22" w:tentative="1">
      <w:start w:val="1"/>
      <w:numFmt w:val="bullet"/>
      <w:lvlText w:val=""/>
      <w:lvlJc w:val="left"/>
      <w:pPr>
        <w:tabs>
          <w:tab w:val="num" w:pos="1440"/>
        </w:tabs>
        <w:ind w:left="1440" w:hanging="360"/>
      </w:pPr>
      <w:rPr>
        <w:rFonts w:ascii="Wingdings" w:hAnsi="Wingdings" w:hint="default"/>
      </w:rPr>
    </w:lvl>
    <w:lvl w:ilvl="2" w:tplc="A7B0A312" w:tentative="1">
      <w:start w:val="1"/>
      <w:numFmt w:val="bullet"/>
      <w:lvlText w:val=""/>
      <w:lvlJc w:val="left"/>
      <w:pPr>
        <w:tabs>
          <w:tab w:val="num" w:pos="2160"/>
        </w:tabs>
        <w:ind w:left="2160" w:hanging="360"/>
      </w:pPr>
      <w:rPr>
        <w:rFonts w:ascii="Wingdings" w:hAnsi="Wingdings" w:hint="default"/>
      </w:rPr>
    </w:lvl>
    <w:lvl w:ilvl="3" w:tplc="5614D142" w:tentative="1">
      <w:start w:val="1"/>
      <w:numFmt w:val="bullet"/>
      <w:lvlText w:val=""/>
      <w:lvlJc w:val="left"/>
      <w:pPr>
        <w:tabs>
          <w:tab w:val="num" w:pos="2880"/>
        </w:tabs>
        <w:ind w:left="2880" w:hanging="360"/>
      </w:pPr>
      <w:rPr>
        <w:rFonts w:ascii="Wingdings" w:hAnsi="Wingdings" w:hint="default"/>
      </w:rPr>
    </w:lvl>
    <w:lvl w:ilvl="4" w:tplc="7B529750" w:tentative="1">
      <w:start w:val="1"/>
      <w:numFmt w:val="bullet"/>
      <w:lvlText w:val=""/>
      <w:lvlJc w:val="left"/>
      <w:pPr>
        <w:tabs>
          <w:tab w:val="num" w:pos="3600"/>
        </w:tabs>
        <w:ind w:left="3600" w:hanging="360"/>
      </w:pPr>
      <w:rPr>
        <w:rFonts w:ascii="Wingdings" w:hAnsi="Wingdings" w:hint="default"/>
      </w:rPr>
    </w:lvl>
    <w:lvl w:ilvl="5" w:tplc="424A8CEE" w:tentative="1">
      <w:start w:val="1"/>
      <w:numFmt w:val="bullet"/>
      <w:lvlText w:val=""/>
      <w:lvlJc w:val="left"/>
      <w:pPr>
        <w:tabs>
          <w:tab w:val="num" w:pos="4320"/>
        </w:tabs>
        <w:ind w:left="4320" w:hanging="360"/>
      </w:pPr>
      <w:rPr>
        <w:rFonts w:ascii="Wingdings" w:hAnsi="Wingdings" w:hint="default"/>
      </w:rPr>
    </w:lvl>
    <w:lvl w:ilvl="6" w:tplc="2BB08D68" w:tentative="1">
      <w:start w:val="1"/>
      <w:numFmt w:val="bullet"/>
      <w:lvlText w:val=""/>
      <w:lvlJc w:val="left"/>
      <w:pPr>
        <w:tabs>
          <w:tab w:val="num" w:pos="5040"/>
        </w:tabs>
        <w:ind w:left="5040" w:hanging="360"/>
      </w:pPr>
      <w:rPr>
        <w:rFonts w:ascii="Wingdings" w:hAnsi="Wingdings" w:hint="default"/>
      </w:rPr>
    </w:lvl>
    <w:lvl w:ilvl="7" w:tplc="56C89F92" w:tentative="1">
      <w:start w:val="1"/>
      <w:numFmt w:val="bullet"/>
      <w:lvlText w:val=""/>
      <w:lvlJc w:val="left"/>
      <w:pPr>
        <w:tabs>
          <w:tab w:val="num" w:pos="5760"/>
        </w:tabs>
        <w:ind w:left="5760" w:hanging="360"/>
      </w:pPr>
      <w:rPr>
        <w:rFonts w:ascii="Wingdings" w:hAnsi="Wingdings" w:hint="default"/>
      </w:rPr>
    </w:lvl>
    <w:lvl w:ilvl="8" w:tplc="55B6C39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2351C29"/>
    <w:multiLevelType w:val="hybridMultilevel"/>
    <w:tmpl w:val="FA6A4638"/>
    <w:lvl w:ilvl="0" w:tplc="5F083A2C">
      <w:start w:val="1"/>
      <w:numFmt w:val="bullet"/>
      <w:lvlText w:val="•"/>
      <w:lvlJc w:val="left"/>
      <w:pPr>
        <w:tabs>
          <w:tab w:val="num" w:pos="720"/>
        </w:tabs>
        <w:ind w:left="720" w:hanging="360"/>
      </w:pPr>
      <w:rPr>
        <w:rFonts w:ascii="Arial" w:hAnsi="Arial" w:hint="default"/>
      </w:rPr>
    </w:lvl>
    <w:lvl w:ilvl="1" w:tplc="382ECCCA" w:tentative="1">
      <w:start w:val="1"/>
      <w:numFmt w:val="bullet"/>
      <w:lvlText w:val="•"/>
      <w:lvlJc w:val="left"/>
      <w:pPr>
        <w:tabs>
          <w:tab w:val="num" w:pos="1440"/>
        </w:tabs>
        <w:ind w:left="1440" w:hanging="360"/>
      </w:pPr>
      <w:rPr>
        <w:rFonts w:ascii="Arial" w:hAnsi="Arial" w:hint="default"/>
      </w:rPr>
    </w:lvl>
    <w:lvl w:ilvl="2" w:tplc="0BC027AE" w:tentative="1">
      <w:start w:val="1"/>
      <w:numFmt w:val="bullet"/>
      <w:lvlText w:val="•"/>
      <w:lvlJc w:val="left"/>
      <w:pPr>
        <w:tabs>
          <w:tab w:val="num" w:pos="2160"/>
        </w:tabs>
        <w:ind w:left="2160" w:hanging="360"/>
      </w:pPr>
      <w:rPr>
        <w:rFonts w:ascii="Arial" w:hAnsi="Arial" w:hint="default"/>
      </w:rPr>
    </w:lvl>
    <w:lvl w:ilvl="3" w:tplc="8E8E57AE" w:tentative="1">
      <w:start w:val="1"/>
      <w:numFmt w:val="bullet"/>
      <w:lvlText w:val="•"/>
      <w:lvlJc w:val="left"/>
      <w:pPr>
        <w:tabs>
          <w:tab w:val="num" w:pos="2880"/>
        </w:tabs>
        <w:ind w:left="2880" w:hanging="360"/>
      </w:pPr>
      <w:rPr>
        <w:rFonts w:ascii="Arial" w:hAnsi="Arial" w:hint="default"/>
      </w:rPr>
    </w:lvl>
    <w:lvl w:ilvl="4" w:tplc="41861244" w:tentative="1">
      <w:start w:val="1"/>
      <w:numFmt w:val="bullet"/>
      <w:lvlText w:val="•"/>
      <w:lvlJc w:val="left"/>
      <w:pPr>
        <w:tabs>
          <w:tab w:val="num" w:pos="3600"/>
        </w:tabs>
        <w:ind w:left="3600" w:hanging="360"/>
      </w:pPr>
      <w:rPr>
        <w:rFonts w:ascii="Arial" w:hAnsi="Arial" w:hint="default"/>
      </w:rPr>
    </w:lvl>
    <w:lvl w:ilvl="5" w:tplc="085CFA58" w:tentative="1">
      <w:start w:val="1"/>
      <w:numFmt w:val="bullet"/>
      <w:lvlText w:val="•"/>
      <w:lvlJc w:val="left"/>
      <w:pPr>
        <w:tabs>
          <w:tab w:val="num" w:pos="4320"/>
        </w:tabs>
        <w:ind w:left="4320" w:hanging="360"/>
      </w:pPr>
      <w:rPr>
        <w:rFonts w:ascii="Arial" w:hAnsi="Arial" w:hint="default"/>
      </w:rPr>
    </w:lvl>
    <w:lvl w:ilvl="6" w:tplc="B004020E" w:tentative="1">
      <w:start w:val="1"/>
      <w:numFmt w:val="bullet"/>
      <w:lvlText w:val="•"/>
      <w:lvlJc w:val="left"/>
      <w:pPr>
        <w:tabs>
          <w:tab w:val="num" w:pos="5040"/>
        </w:tabs>
        <w:ind w:left="5040" w:hanging="360"/>
      </w:pPr>
      <w:rPr>
        <w:rFonts w:ascii="Arial" w:hAnsi="Arial" w:hint="default"/>
      </w:rPr>
    </w:lvl>
    <w:lvl w:ilvl="7" w:tplc="4F142AFE" w:tentative="1">
      <w:start w:val="1"/>
      <w:numFmt w:val="bullet"/>
      <w:lvlText w:val="•"/>
      <w:lvlJc w:val="left"/>
      <w:pPr>
        <w:tabs>
          <w:tab w:val="num" w:pos="5760"/>
        </w:tabs>
        <w:ind w:left="5760" w:hanging="360"/>
      </w:pPr>
      <w:rPr>
        <w:rFonts w:ascii="Arial" w:hAnsi="Arial" w:hint="default"/>
      </w:rPr>
    </w:lvl>
    <w:lvl w:ilvl="8" w:tplc="AD9478E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5AF166E"/>
    <w:multiLevelType w:val="hybridMultilevel"/>
    <w:tmpl w:val="7BF60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64D2F0B"/>
    <w:multiLevelType w:val="hybridMultilevel"/>
    <w:tmpl w:val="EB0E3BA4"/>
    <w:lvl w:ilvl="0" w:tplc="6C741D46">
      <w:start w:val="1"/>
      <w:numFmt w:val="bullet"/>
      <w:lvlText w:val="•"/>
      <w:lvlJc w:val="left"/>
      <w:pPr>
        <w:tabs>
          <w:tab w:val="num" w:pos="720"/>
        </w:tabs>
        <w:ind w:left="720" w:hanging="360"/>
      </w:pPr>
      <w:rPr>
        <w:rFonts w:ascii="Arial" w:hAnsi="Arial" w:hint="default"/>
      </w:rPr>
    </w:lvl>
    <w:lvl w:ilvl="1" w:tplc="53788812" w:tentative="1">
      <w:start w:val="1"/>
      <w:numFmt w:val="bullet"/>
      <w:lvlText w:val="•"/>
      <w:lvlJc w:val="left"/>
      <w:pPr>
        <w:tabs>
          <w:tab w:val="num" w:pos="1440"/>
        </w:tabs>
        <w:ind w:left="1440" w:hanging="360"/>
      </w:pPr>
      <w:rPr>
        <w:rFonts w:ascii="Arial" w:hAnsi="Arial" w:hint="default"/>
      </w:rPr>
    </w:lvl>
    <w:lvl w:ilvl="2" w:tplc="B270EA2A" w:tentative="1">
      <w:start w:val="1"/>
      <w:numFmt w:val="bullet"/>
      <w:lvlText w:val="•"/>
      <w:lvlJc w:val="left"/>
      <w:pPr>
        <w:tabs>
          <w:tab w:val="num" w:pos="2160"/>
        </w:tabs>
        <w:ind w:left="2160" w:hanging="360"/>
      </w:pPr>
      <w:rPr>
        <w:rFonts w:ascii="Arial" w:hAnsi="Arial" w:hint="default"/>
      </w:rPr>
    </w:lvl>
    <w:lvl w:ilvl="3" w:tplc="DA42A49E" w:tentative="1">
      <w:start w:val="1"/>
      <w:numFmt w:val="bullet"/>
      <w:lvlText w:val="•"/>
      <w:lvlJc w:val="left"/>
      <w:pPr>
        <w:tabs>
          <w:tab w:val="num" w:pos="2880"/>
        </w:tabs>
        <w:ind w:left="2880" w:hanging="360"/>
      </w:pPr>
      <w:rPr>
        <w:rFonts w:ascii="Arial" w:hAnsi="Arial" w:hint="default"/>
      </w:rPr>
    </w:lvl>
    <w:lvl w:ilvl="4" w:tplc="CDD61E22" w:tentative="1">
      <w:start w:val="1"/>
      <w:numFmt w:val="bullet"/>
      <w:lvlText w:val="•"/>
      <w:lvlJc w:val="left"/>
      <w:pPr>
        <w:tabs>
          <w:tab w:val="num" w:pos="3600"/>
        </w:tabs>
        <w:ind w:left="3600" w:hanging="360"/>
      </w:pPr>
      <w:rPr>
        <w:rFonts w:ascii="Arial" w:hAnsi="Arial" w:hint="default"/>
      </w:rPr>
    </w:lvl>
    <w:lvl w:ilvl="5" w:tplc="4AB42E6E" w:tentative="1">
      <w:start w:val="1"/>
      <w:numFmt w:val="bullet"/>
      <w:lvlText w:val="•"/>
      <w:lvlJc w:val="left"/>
      <w:pPr>
        <w:tabs>
          <w:tab w:val="num" w:pos="4320"/>
        </w:tabs>
        <w:ind w:left="4320" w:hanging="360"/>
      </w:pPr>
      <w:rPr>
        <w:rFonts w:ascii="Arial" w:hAnsi="Arial" w:hint="default"/>
      </w:rPr>
    </w:lvl>
    <w:lvl w:ilvl="6" w:tplc="A78406F0" w:tentative="1">
      <w:start w:val="1"/>
      <w:numFmt w:val="bullet"/>
      <w:lvlText w:val="•"/>
      <w:lvlJc w:val="left"/>
      <w:pPr>
        <w:tabs>
          <w:tab w:val="num" w:pos="5040"/>
        </w:tabs>
        <w:ind w:left="5040" w:hanging="360"/>
      </w:pPr>
      <w:rPr>
        <w:rFonts w:ascii="Arial" w:hAnsi="Arial" w:hint="default"/>
      </w:rPr>
    </w:lvl>
    <w:lvl w:ilvl="7" w:tplc="6BEEFF0E" w:tentative="1">
      <w:start w:val="1"/>
      <w:numFmt w:val="bullet"/>
      <w:lvlText w:val="•"/>
      <w:lvlJc w:val="left"/>
      <w:pPr>
        <w:tabs>
          <w:tab w:val="num" w:pos="5760"/>
        </w:tabs>
        <w:ind w:left="5760" w:hanging="360"/>
      </w:pPr>
      <w:rPr>
        <w:rFonts w:ascii="Arial" w:hAnsi="Arial" w:hint="default"/>
      </w:rPr>
    </w:lvl>
    <w:lvl w:ilvl="8" w:tplc="7D62970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24578C5"/>
    <w:multiLevelType w:val="hybridMultilevel"/>
    <w:tmpl w:val="8C0C4274"/>
    <w:lvl w:ilvl="0" w:tplc="CD643286">
      <w:start w:val="1"/>
      <w:numFmt w:val="upperLetter"/>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3" w15:restartNumberingAfterBreak="0">
    <w:nsid w:val="238F4E99"/>
    <w:multiLevelType w:val="hybridMultilevel"/>
    <w:tmpl w:val="1BF83D9C"/>
    <w:lvl w:ilvl="0" w:tplc="17DE0922">
      <w:start w:val="1"/>
      <w:numFmt w:val="decimal"/>
      <w:lvlText w:val="%1."/>
      <w:lvlJc w:val="left"/>
      <w:pPr>
        <w:ind w:left="1020" w:hanging="360"/>
      </w:pPr>
    </w:lvl>
    <w:lvl w:ilvl="1" w:tplc="A74CBB40">
      <w:start w:val="1"/>
      <w:numFmt w:val="decimal"/>
      <w:lvlText w:val="%2."/>
      <w:lvlJc w:val="left"/>
      <w:pPr>
        <w:ind w:left="1020" w:hanging="360"/>
      </w:pPr>
    </w:lvl>
    <w:lvl w:ilvl="2" w:tplc="F9306048">
      <w:start w:val="1"/>
      <w:numFmt w:val="decimal"/>
      <w:lvlText w:val="%3."/>
      <w:lvlJc w:val="left"/>
      <w:pPr>
        <w:ind w:left="1020" w:hanging="360"/>
      </w:pPr>
    </w:lvl>
    <w:lvl w:ilvl="3" w:tplc="290AAF34">
      <w:start w:val="1"/>
      <w:numFmt w:val="decimal"/>
      <w:lvlText w:val="%4."/>
      <w:lvlJc w:val="left"/>
      <w:pPr>
        <w:ind w:left="1020" w:hanging="360"/>
      </w:pPr>
    </w:lvl>
    <w:lvl w:ilvl="4" w:tplc="E300280E">
      <w:start w:val="1"/>
      <w:numFmt w:val="decimal"/>
      <w:lvlText w:val="%5."/>
      <w:lvlJc w:val="left"/>
      <w:pPr>
        <w:ind w:left="1020" w:hanging="360"/>
      </w:pPr>
    </w:lvl>
    <w:lvl w:ilvl="5" w:tplc="18E0CFC0">
      <w:start w:val="1"/>
      <w:numFmt w:val="decimal"/>
      <w:lvlText w:val="%6."/>
      <w:lvlJc w:val="left"/>
      <w:pPr>
        <w:ind w:left="1020" w:hanging="360"/>
      </w:pPr>
    </w:lvl>
    <w:lvl w:ilvl="6" w:tplc="862E22AE">
      <w:start w:val="1"/>
      <w:numFmt w:val="decimal"/>
      <w:lvlText w:val="%7."/>
      <w:lvlJc w:val="left"/>
      <w:pPr>
        <w:ind w:left="1020" w:hanging="360"/>
      </w:pPr>
    </w:lvl>
    <w:lvl w:ilvl="7" w:tplc="D65E6778">
      <w:start w:val="1"/>
      <w:numFmt w:val="decimal"/>
      <w:lvlText w:val="%8."/>
      <w:lvlJc w:val="left"/>
      <w:pPr>
        <w:ind w:left="1020" w:hanging="360"/>
      </w:pPr>
    </w:lvl>
    <w:lvl w:ilvl="8" w:tplc="F3DE4444">
      <w:start w:val="1"/>
      <w:numFmt w:val="decimal"/>
      <w:lvlText w:val="%9."/>
      <w:lvlJc w:val="left"/>
      <w:pPr>
        <w:ind w:left="1020" w:hanging="360"/>
      </w:pPr>
    </w:lvl>
  </w:abstractNum>
  <w:abstractNum w:abstractNumId="14" w15:restartNumberingAfterBreak="0">
    <w:nsid w:val="2514228A"/>
    <w:multiLevelType w:val="multilevel"/>
    <w:tmpl w:val="84DAF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4E077F"/>
    <w:multiLevelType w:val="hybridMultilevel"/>
    <w:tmpl w:val="93989EB6"/>
    <w:lvl w:ilvl="0" w:tplc="229C4344">
      <w:start w:val="1"/>
      <w:numFmt w:val="bullet"/>
      <w:lvlText w:val="•"/>
      <w:lvlJc w:val="left"/>
      <w:pPr>
        <w:tabs>
          <w:tab w:val="num" w:pos="720"/>
        </w:tabs>
        <w:ind w:left="720" w:hanging="360"/>
      </w:pPr>
      <w:rPr>
        <w:rFonts w:ascii="Arial" w:hAnsi="Arial" w:hint="default"/>
      </w:rPr>
    </w:lvl>
    <w:lvl w:ilvl="1" w:tplc="F5B495D0" w:tentative="1">
      <w:start w:val="1"/>
      <w:numFmt w:val="bullet"/>
      <w:lvlText w:val="•"/>
      <w:lvlJc w:val="left"/>
      <w:pPr>
        <w:tabs>
          <w:tab w:val="num" w:pos="1440"/>
        </w:tabs>
        <w:ind w:left="1440" w:hanging="360"/>
      </w:pPr>
      <w:rPr>
        <w:rFonts w:ascii="Arial" w:hAnsi="Arial" w:hint="default"/>
      </w:rPr>
    </w:lvl>
    <w:lvl w:ilvl="2" w:tplc="DFA44686" w:tentative="1">
      <w:start w:val="1"/>
      <w:numFmt w:val="bullet"/>
      <w:lvlText w:val="•"/>
      <w:lvlJc w:val="left"/>
      <w:pPr>
        <w:tabs>
          <w:tab w:val="num" w:pos="2160"/>
        </w:tabs>
        <w:ind w:left="2160" w:hanging="360"/>
      </w:pPr>
      <w:rPr>
        <w:rFonts w:ascii="Arial" w:hAnsi="Arial" w:hint="default"/>
      </w:rPr>
    </w:lvl>
    <w:lvl w:ilvl="3" w:tplc="F646700E" w:tentative="1">
      <w:start w:val="1"/>
      <w:numFmt w:val="bullet"/>
      <w:lvlText w:val="•"/>
      <w:lvlJc w:val="left"/>
      <w:pPr>
        <w:tabs>
          <w:tab w:val="num" w:pos="2880"/>
        </w:tabs>
        <w:ind w:left="2880" w:hanging="360"/>
      </w:pPr>
      <w:rPr>
        <w:rFonts w:ascii="Arial" w:hAnsi="Arial" w:hint="default"/>
      </w:rPr>
    </w:lvl>
    <w:lvl w:ilvl="4" w:tplc="3326A89C" w:tentative="1">
      <w:start w:val="1"/>
      <w:numFmt w:val="bullet"/>
      <w:lvlText w:val="•"/>
      <w:lvlJc w:val="left"/>
      <w:pPr>
        <w:tabs>
          <w:tab w:val="num" w:pos="3600"/>
        </w:tabs>
        <w:ind w:left="3600" w:hanging="360"/>
      </w:pPr>
      <w:rPr>
        <w:rFonts w:ascii="Arial" w:hAnsi="Arial" w:hint="default"/>
      </w:rPr>
    </w:lvl>
    <w:lvl w:ilvl="5" w:tplc="D5FE3104" w:tentative="1">
      <w:start w:val="1"/>
      <w:numFmt w:val="bullet"/>
      <w:lvlText w:val="•"/>
      <w:lvlJc w:val="left"/>
      <w:pPr>
        <w:tabs>
          <w:tab w:val="num" w:pos="4320"/>
        </w:tabs>
        <w:ind w:left="4320" w:hanging="360"/>
      </w:pPr>
      <w:rPr>
        <w:rFonts w:ascii="Arial" w:hAnsi="Arial" w:hint="default"/>
      </w:rPr>
    </w:lvl>
    <w:lvl w:ilvl="6" w:tplc="E4042D3E" w:tentative="1">
      <w:start w:val="1"/>
      <w:numFmt w:val="bullet"/>
      <w:lvlText w:val="•"/>
      <w:lvlJc w:val="left"/>
      <w:pPr>
        <w:tabs>
          <w:tab w:val="num" w:pos="5040"/>
        </w:tabs>
        <w:ind w:left="5040" w:hanging="360"/>
      </w:pPr>
      <w:rPr>
        <w:rFonts w:ascii="Arial" w:hAnsi="Arial" w:hint="default"/>
      </w:rPr>
    </w:lvl>
    <w:lvl w:ilvl="7" w:tplc="F36C09AC" w:tentative="1">
      <w:start w:val="1"/>
      <w:numFmt w:val="bullet"/>
      <w:lvlText w:val="•"/>
      <w:lvlJc w:val="left"/>
      <w:pPr>
        <w:tabs>
          <w:tab w:val="num" w:pos="5760"/>
        </w:tabs>
        <w:ind w:left="5760" w:hanging="360"/>
      </w:pPr>
      <w:rPr>
        <w:rFonts w:ascii="Arial" w:hAnsi="Arial" w:hint="default"/>
      </w:rPr>
    </w:lvl>
    <w:lvl w:ilvl="8" w:tplc="56CEB64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8870F25"/>
    <w:multiLevelType w:val="hybridMultilevel"/>
    <w:tmpl w:val="515ED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9B960AF"/>
    <w:multiLevelType w:val="hybridMultilevel"/>
    <w:tmpl w:val="B2FAA260"/>
    <w:lvl w:ilvl="0" w:tplc="B21667F6">
      <w:start w:val="1"/>
      <w:numFmt w:val="bullet"/>
      <w:lvlText w:val="•"/>
      <w:lvlJc w:val="left"/>
      <w:pPr>
        <w:tabs>
          <w:tab w:val="num" w:pos="720"/>
        </w:tabs>
        <w:ind w:left="720" w:hanging="360"/>
      </w:pPr>
      <w:rPr>
        <w:rFonts w:ascii="Arial" w:hAnsi="Arial" w:hint="default"/>
      </w:rPr>
    </w:lvl>
    <w:lvl w:ilvl="1" w:tplc="A8BA8602" w:tentative="1">
      <w:start w:val="1"/>
      <w:numFmt w:val="bullet"/>
      <w:lvlText w:val="•"/>
      <w:lvlJc w:val="left"/>
      <w:pPr>
        <w:tabs>
          <w:tab w:val="num" w:pos="1440"/>
        </w:tabs>
        <w:ind w:left="1440" w:hanging="360"/>
      </w:pPr>
      <w:rPr>
        <w:rFonts w:ascii="Arial" w:hAnsi="Arial" w:hint="default"/>
      </w:rPr>
    </w:lvl>
    <w:lvl w:ilvl="2" w:tplc="7C2ADA1E" w:tentative="1">
      <w:start w:val="1"/>
      <w:numFmt w:val="bullet"/>
      <w:lvlText w:val="•"/>
      <w:lvlJc w:val="left"/>
      <w:pPr>
        <w:tabs>
          <w:tab w:val="num" w:pos="2160"/>
        </w:tabs>
        <w:ind w:left="2160" w:hanging="360"/>
      </w:pPr>
      <w:rPr>
        <w:rFonts w:ascii="Arial" w:hAnsi="Arial" w:hint="default"/>
      </w:rPr>
    </w:lvl>
    <w:lvl w:ilvl="3" w:tplc="592C5438" w:tentative="1">
      <w:start w:val="1"/>
      <w:numFmt w:val="bullet"/>
      <w:lvlText w:val="•"/>
      <w:lvlJc w:val="left"/>
      <w:pPr>
        <w:tabs>
          <w:tab w:val="num" w:pos="2880"/>
        </w:tabs>
        <w:ind w:left="2880" w:hanging="360"/>
      </w:pPr>
      <w:rPr>
        <w:rFonts w:ascii="Arial" w:hAnsi="Arial" w:hint="default"/>
      </w:rPr>
    </w:lvl>
    <w:lvl w:ilvl="4" w:tplc="665EB718" w:tentative="1">
      <w:start w:val="1"/>
      <w:numFmt w:val="bullet"/>
      <w:lvlText w:val="•"/>
      <w:lvlJc w:val="left"/>
      <w:pPr>
        <w:tabs>
          <w:tab w:val="num" w:pos="3600"/>
        </w:tabs>
        <w:ind w:left="3600" w:hanging="360"/>
      </w:pPr>
      <w:rPr>
        <w:rFonts w:ascii="Arial" w:hAnsi="Arial" w:hint="default"/>
      </w:rPr>
    </w:lvl>
    <w:lvl w:ilvl="5" w:tplc="C75A3BFC" w:tentative="1">
      <w:start w:val="1"/>
      <w:numFmt w:val="bullet"/>
      <w:lvlText w:val="•"/>
      <w:lvlJc w:val="left"/>
      <w:pPr>
        <w:tabs>
          <w:tab w:val="num" w:pos="4320"/>
        </w:tabs>
        <w:ind w:left="4320" w:hanging="360"/>
      </w:pPr>
      <w:rPr>
        <w:rFonts w:ascii="Arial" w:hAnsi="Arial" w:hint="default"/>
      </w:rPr>
    </w:lvl>
    <w:lvl w:ilvl="6" w:tplc="7F5EA356" w:tentative="1">
      <w:start w:val="1"/>
      <w:numFmt w:val="bullet"/>
      <w:lvlText w:val="•"/>
      <w:lvlJc w:val="left"/>
      <w:pPr>
        <w:tabs>
          <w:tab w:val="num" w:pos="5040"/>
        </w:tabs>
        <w:ind w:left="5040" w:hanging="360"/>
      </w:pPr>
      <w:rPr>
        <w:rFonts w:ascii="Arial" w:hAnsi="Arial" w:hint="default"/>
      </w:rPr>
    </w:lvl>
    <w:lvl w:ilvl="7" w:tplc="B992AEB6" w:tentative="1">
      <w:start w:val="1"/>
      <w:numFmt w:val="bullet"/>
      <w:lvlText w:val="•"/>
      <w:lvlJc w:val="left"/>
      <w:pPr>
        <w:tabs>
          <w:tab w:val="num" w:pos="5760"/>
        </w:tabs>
        <w:ind w:left="5760" w:hanging="360"/>
      </w:pPr>
      <w:rPr>
        <w:rFonts w:ascii="Arial" w:hAnsi="Arial" w:hint="default"/>
      </w:rPr>
    </w:lvl>
    <w:lvl w:ilvl="8" w:tplc="F29E2FC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9E57857"/>
    <w:multiLevelType w:val="multilevel"/>
    <w:tmpl w:val="F08C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641B5"/>
    <w:multiLevelType w:val="multilevel"/>
    <w:tmpl w:val="F572C1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DF5030"/>
    <w:multiLevelType w:val="hybridMultilevel"/>
    <w:tmpl w:val="32787B46"/>
    <w:lvl w:ilvl="0" w:tplc="D1B4A3CE">
      <w:start w:val="1"/>
      <w:numFmt w:val="bullet"/>
      <w:lvlText w:val="•"/>
      <w:lvlJc w:val="left"/>
      <w:pPr>
        <w:tabs>
          <w:tab w:val="num" w:pos="720"/>
        </w:tabs>
        <w:ind w:left="720" w:hanging="360"/>
      </w:pPr>
      <w:rPr>
        <w:rFonts w:ascii="Arial" w:hAnsi="Arial" w:hint="default"/>
      </w:rPr>
    </w:lvl>
    <w:lvl w:ilvl="1" w:tplc="9168AD86" w:tentative="1">
      <w:start w:val="1"/>
      <w:numFmt w:val="bullet"/>
      <w:lvlText w:val="•"/>
      <w:lvlJc w:val="left"/>
      <w:pPr>
        <w:tabs>
          <w:tab w:val="num" w:pos="1440"/>
        </w:tabs>
        <w:ind w:left="1440" w:hanging="360"/>
      </w:pPr>
      <w:rPr>
        <w:rFonts w:ascii="Arial" w:hAnsi="Arial" w:hint="default"/>
      </w:rPr>
    </w:lvl>
    <w:lvl w:ilvl="2" w:tplc="6728E9B6" w:tentative="1">
      <w:start w:val="1"/>
      <w:numFmt w:val="bullet"/>
      <w:lvlText w:val="•"/>
      <w:lvlJc w:val="left"/>
      <w:pPr>
        <w:tabs>
          <w:tab w:val="num" w:pos="2160"/>
        </w:tabs>
        <w:ind w:left="2160" w:hanging="360"/>
      </w:pPr>
      <w:rPr>
        <w:rFonts w:ascii="Arial" w:hAnsi="Arial" w:hint="default"/>
      </w:rPr>
    </w:lvl>
    <w:lvl w:ilvl="3" w:tplc="A49C8292" w:tentative="1">
      <w:start w:val="1"/>
      <w:numFmt w:val="bullet"/>
      <w:lvlText w:val="•"/>
      <w:lvlJc w:val="left"/>
      <w:pPr>
        <w:tabs>
          <w:tab w:val="num" w:pos="2880"/>
        </w:tabs>
        <w:ind w:left="2880" w:hanging="360"/>
      </w:pPr>
      <w:rPr>
        <w:rFonts w:ascii="Arial" w:hAnsi="Arial" w:hint="default"/>
      </w:rPr>
    </w:lvl>
    <w:lvl w:ilvl="4" w:tplc="B89CE5AA" w:tentative="1">
      <w:start w:val="1"/>
      <w:numFmt w:val="bullet"/>
      <w:lvlText w:val="•"/>
      <w:lvlJc w:val="left"/>
      <w:pPr>
        <w:tabs>
          <w:tab w:val="num" w:pos="3600"/>
        </w:tabs>
        <w:ind w:left="3600" w:hanging="360"/>
      </w:pPr>
      <w:rPr>
        <w:rFonts w:ascii="Arial" w:hAnsi="Arial" w:hint="default"/>
      </w:rPr>
    </w:lvl>
    <w:lvl w:ilvl="5" w:tplc="52805D60" w:tentative="1">
      <w:start w:val="1"/>
      <w:numFmt w:val="bullet"/>
      <w:lvlText w:val="•"/>
      <w:lvlJc w:val="left"/>
      <w:pPr>
        <w:tabs>
          <w:tab w:val="num" w:pos="4320"/>
        </w:tabs>
        <w:ind w:left="4320" w:hanging="360"/>
      </w:pPr>
      <w:rPr>
        <w:rFonts w:ascii="Arial" w:hAnsi="Arial" w:hint="default"/>
      </w:rPr>
    </w:lvl>
    <w:lvl w:ilvl="6" w:tplc="9098C2B4" w:tentative="1">
      <w:start w:val="1"/>
      <w:numFmt w:val="bullet"/>
      <w:lvlText w:val="•"/>
      <w:lvlJc w:val="left"/>
      <w:pPr>
        <w:tabs>
          <w:tab w:val="num" w:pos="5040"/>
        </w:tabs>
        <w:ind w:left="5040" w:hanging="360"/>
      </w:pPr>
      <w:rPr>
        <w:rFonts w:ascii="Arial" w:hAnsi="Arial" w:hint="default"/>
      </w:rPr>
    </w:lvl>
    <w:lvl w:ilvl="7" w:tplc="FC9482B4" w:tentative="1">
      <w:start w:val="1"/>
      <w:numFmt w:val="bullet"/>
      <w:lvlText w:val="•"/>
      <w:lvlJc w:val="left"/>
      <w:pPr>
        <w:tabs>
          <w:tab w:val="num" w:pos="5760"/>
        </w:tabs>
        <w:ind w:left="5760" w:hanging="360"/>
      </w:pPr>
      <w:rPr>
        <w:rFonts w:ascii="Arial" w:hAnsi="Arial" w:hint="default"/>
      </w:rPr>
    </w:lvl>
    <w:lvl w:ilvl="8" w:tplc="C76C1D2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6F27C92"/>
    <w:multiLevelType w:val="multilevel"/>
    <w:tmpl w:val="FFFFFFFF"/>
    <w:lvl w:ilvl="0">
      <w:start w:val="1"/>
      <w:numFmt w:val="decimal"/>
      <w:lvlText w:val="%1"/>
      <w:lvlJc w:val="left"/>
      <w:pPr>
        <w:ind w:left="432" w:hanging="432"/>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38D63470"/>
    <w:multiLevelType w:val="hybridMultilevel"/>
    <w:tmpl w:val="CEFA06D4"/>
    <w:lvl w:ilvl="0" w:tplc="6CAC698C">
      <w:start w:val="1"/>
      <w:numFmt w:val="bullet"/>
      <w:lvlText w:val=""/>
      <w:lvlJc w:val="left"/>
      <w:pPr>
        <w:tabs>
          <w:tab w:val="num" w:pos="720"/>
        </w:tabs>
        <w:ind w:left="720" w:hanging="360"/>
      </w:pPr>
      <w:rPr>
        <w:rFonts w:ascii="Wingdings" w:hAnsi="Wingdings" w:hint="default"/>
      </w:rPr>
    </w:lvl>
    <w:lvl w:ilvl="1" w:tplc="8C0ABE82" w:tentative="1">
      <w:start w:val="1"/>
      <w:numFmt w:val="bullet"/>
      <w:lvlText w:val=""/>
      <w:lvlJc w:val="left"/>
      <w:pPr>
        <w:tabs>
          <w:tab w:val="num" w:pos="1440"/>
        </w:tabs>
        <w:ind w:left="1440" w:hanging="360"/>
      </w:pPr>
      <w:rPr>
        <w:rFonts w:ascii="Wingdings" w:hAnsi="Wingdings" w:hint="default"/>
      </w:rPr>
    </w:lvl>
    <w:lvl w:ilvl="2" w:tplc="FBAED03A" w:tentative="1">
      <w:start w:val="1"/>
      <w:numFmt w:val="bullet"/>
      <w:lvlText w:val=""/>
      <w:lvlJc w:val="left"/>
      <w:pPr>
        <w:tabs>
          <w:tab w:val="num" w:pos="2160"/>
        </w:tabs>
        <w:ind w:left="2160" w:hanging="360"/>
      </w:pPr>
      <w:rPr>
        <w:rFonts w:ascii="Wingdings" w:hAnsi="Wingdings" w:hint="default"/>
      </w:rPr>
    </w:lvl>
    <w:lvl w:ilvl="3" w:tplc="D924D2AC" w:tentative="1">
      <w:start w:val="1"/>
      <w:numFmt w:val="bullet"/>
      <w:lvlText w:val=""/>
      <w:lvlJc w:val="left"/>
      <w:pPr>
        <w:tabs>
          <w:tab w:val="num" w:pos="2880"/>
        </w:tabs>
        <w:ind w:left="2880" w:hanging="360"/>
      </w:pPr>
      <w:rPr>
        <w:rFonts w:ascii="Wingdings" w:hAnsi="Wingdings" w:hint="default"/>
      </w:rPr>
    </w:lvl>
    <w:lvl w:ilvl="4" w:tplc="B33461E8" w:tentative="1">
      <w:start w:val="1"/>
      <w:numFmt w:val="bullet"/>
      <w:lvlText w:val=""/>
      <w:lvlJc w:val="left"/>
      <w:pPr>
        <w:tabs>
          <w:tab w:val="num" w:pos="3600"/>
        </w:tabs>
        <w:ind w:left="3600" w:hanging="360"/>
      </w:pPr>
      <w:rPr>
        <w:rFonts w:ascii="Wingdings" w:hAnsi="Wingdings" w:hint="default"/>
      </w:rPr>
    </w:lvl>
    <w:lvl w:ilvl="5" w:tplc="63AA07A4" w:tentative="1">
      <w:start w:val="1"/>
      <w:numFmt w:val="bullet"/>
      <w:lvlText w:val=""/>
      <w:lvlJc w:val="left"/>
      <w:pPr>
        <w:tabs>
          <w:tab w:val="num" w:pos="4320"/>
        </w:tabs>
        <w:ind w:left="4320" w:hanging="360"/>
      </w:pPr>
      <w:rPr>
        <w:rFonts w:ascii="Wingdings" w:hAnsi="Wingdings" w:hint="default"/>
      </w:rPr>
    </w:lvl>
    <w:lvl w:ilvl="6" w:tplc="8DC64706" w:tentative="1">
      <w:start w:val="1"/>
      <w:numFmt w:val="bullet"/>
      <w:lvlText w:val=""/>
      <w:lvlJc w:val="left"/>
      <w:pPr>
        <w:tabs>
          <w:tab w:val="num" w:pos="5040"/>
        </w:tabs>
        <w:ind w:left="5040" w:hanging="360"/>
      </w:pPr>
      <w:rPr>
        <w:rFonts w:ascii="Wingdings" w:hAnsi="Wingdings" w:hint="default"/>
      </w:rPr>
    </w:lvl>
    <w:lvl w:ilvl="7" w:tplc="37CA911C" w:tentative="1">
      <w:start w:val="1"/>
      <w:numFmt w:val="bullet"/>
      <w:lvlText w:val=""/>
      <w:lvlJc w:val="left"/>
      <w:pPr>
        <w:tabs>
          <w:tab w:val="num" w:pos="5760"/>
        </w:tabs>
        <w:ind w:left="5760" w:hanging="360"/>
      </w:pPr>
      <w:rPr>
        <w:rFonts w:ascii="Wingdings" w:hAnsi="Wingdings" w:hint="default"/>
      </w:rPr>
    </w:lvl>
    <w:lvl w:ilvl="8" w:tplc="7F4C28F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9F1E234"/>
    <w:multiLevelType w:val="hybridMultilevel"/>
    <w:tmpl w:val="FFFFFFFF"/>
    <w:lvl w:ilvl="0" w:tplc="AB1035B4">
      <w:start w:val="1"/>
      <w:numFmt w:val="bullet"/>
      <w:lvlText w:val=""/>
      <w:lvlJc w:val="left"/>
      <w:pPr>
        <w:ind w:left="720" w:hanging="360"/>
      </w:pPr>
      <w:rPr>
        <w:rFonts w:ascii="Symbol" w:hAnsi="Symbol" w:hint="default"/>
      </w:rPr>
    </w:lvl>
    <w:lvl w:ilvl="1" w:tplc="C65087DE">
      <w:start w:val="1"/>
      <w:numFmt w:val="bullet"/>
      <w:lvlText w:val="o"/>
      <w:lvlJc w:val="left"/>
      <w:pPr>
        <w:ind w:left="1440" w:hanging="360"/>
      </w:pPr>
      <w:rPr>
        <w:rFonts w:ascii="Courier New" w:hAnsi="Courier New" w:hint="default"/>
      </w:rPr>
    </w:lvl>
    <w:lvl w:ilvl="2" w:tplc="F85A15A0">
      <w:start w:val="1"/>
      <w:numFmt w:val="bullet"/>
      <w:lvlText w:val=""/>
      <w:lvlJc w:val="left"/>
      <w:pPr>
        <w:ind w:left="2160" w:hanging="360"/>
      </w:pPr>
      <w:rPr>
        <w:rFonts w:ascii="Wingdings" w:hAnsi="Wingdings" w:hint="default"/>
      </w:rPr>
    </w:lvl>
    <w:lvl w:ilvl="3" w:tplc="E8906920">
      <w:start w:val="1"/>
      <w:numFmt w:val="bullet"/>
      <w:lvlText w:val=""/>
      <w:lvlJc w:val="left"/>
      <w:pPr>
        <w:ind w:left="2880" w:hanging="360"/>
      </w:pPr>
      <w:rPr>
        <w:rFonts w:ascii="Symbol" w:hAnsi="Symbol" w:hint="default"/>
      </w:rPr>
    </w:lvl>
    <w:lvl w:ilvl="4" w:tplc="55D8B744">
      <w:start w:val="1"/>
      <w:numFmt w:val="bullet"/>
      <w:lvlText w:val="o"/>
      <w:lvlJc w:val="left"/>
      <w:pPr>
        <w:ind w:left="3600" w:hanging="360"/>
      </w:pPr>
      <w:rPr>
        <w:rFonts w:ascii="Courier New" w:hAnsi="Courier New" w:hint="default"/>
      </w:rPr>
    </w:lvl>
    <w:lvl w:ilvl="5" w:tplc="60F0325E">
      <w:start w:val="1"/>
      <w:numFmt w:val="bullet"/>
      <w:lvlText w:val=""/>
      <w:lvlJc w:val="left"/>
      <w:pPr>
        <w:ind w:left="4320" w:hanging="360"/>
      </w:pPr>
      <w:rPr>
        <w:rFonts w:ascii="Wingdings" w:hAnsi="Wingdings" w:hint="default"/>
      </w:rPr>
    </w:lvl>
    <w:lvl w:ilvl="6" w:tplc="9578894C">
      <w:start w:val="1"/>
      <w:numFmt w:val="bullet"/>
      <w:lvlText w:val=""/>
      <w:lvlJc w:val="left"/>
      <w:pPr>
        <w:ind w:left="5040" w:hanging="360"/>
      </w:pPr>
      <w:rPr>
        <w:rFonts w:ascii="Symbol" w:hAnsi="Symbol" w:hint="default"/>
      </w:rPr>
    </w:lvl>
    <w:lvl w:ilvl="7" w:tplc="9CA2918E">
      <w:start w:val="1"/>
      <w:numFmt w:val="bullet"/>
      <w:lvlText w:val="o"/>
      <w:lvlJc w:val="left"/>
      <w:pPr>
        <w:ind w:left="5760" w:hanging="360"/>
      </w:pPr>
      <w:rPr>
        <w:rFonts w:ascii="Courier New" w:hAnsi="Courier New" w:hint="default"/>
      </w:rPr>
    </w:lvl>
    <w:lvl w:ilvl="8" w:tplc="8C2E3F30">
      <w:start w:val="1"/>
      <w:numFmt w:val="bullet"/>
      <w:lvlText w:val=""/>
      <w:lvlJc w:val="left"/>
      <w:pPr>
        <w:ind w:left="6480" w:hanging="360"/>
      </w:pPr>
      <w:rPr>
        <w:rFonts w:ascii="Wingdings" w:hAnsi="Wingdings" w:hint="default"/>
      </w:rPr>
    </w:lvl>
  </w:abstractNum>
  <w:abstractNum w:abstractNumId="24" w15:restartNumberingAfterBreak="0">
    <w:nsid w:val="4F7A460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4FD326A5"/>
    <w:multiLevelType w:val="multilevel"/>
    <w:tmpl w:val="5D5AA3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303C15"/>
    <w:multiLevelType w:val="multilevel"/>
    <w:tmpl w:val="477A93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C2132C"/>
    <w:multiLevelType w:val="hybridMultilevel"/>
    <w:tmpl w:val="452C30E2"/>
    <w:lvl w:ilvl="0" w:tplc="9CAC09BE">
      <w:start w:val="1"/>
      <w:numFmt w:val="decimal"/>
      <w:lvlText w:val="%1."/>
      <w:lvlJc w:val="left"/>
      <w:pPr>
        <w:ind w:left="1020" w:hanging="360"/>
      </w:pPr>
    </w:lvl>
    <w:lvl w:ilvl="1" w:tplc="FC8E5BCE">
      <w:start w:val="1"/>
      <w:numFmt w:val="decimal"/>
      <w:lvlText w:val="%2."/>
      <w:lvlJc w:val="left"/>
      <w:pPr>
        <w:ind w:left="1020" w:hanging="360"/>
      </w:pPr>
    </w:lvl>
    <w:lvl w:ilvl="2" w:tplc="5714EF18">
      <w:start w:val="1"/>
      <w:numFmt w:val="decimal"/>
      <w:lvlText w:val="%3."/>
      <w:lvlJc w:val="left"/>
      <w:pPr>
        <w:ind w:left="1020" w:hanging="360"/>
      </w:pPr>
    </w:lvl>
    <w:lvl w:ilvl="3" w:tplc="19367304">
      <w:start w:val="1"/>
      <w:numFmt w:val="decimal"/>
      <w:lvlText w:val="%4."/>
      <w:lvlJc w:val="left"/>
      <w:pPr>
        <w:ind w:left="1020" w:hanging="360"/>
      </w:pPr>
    </w:lvl>
    <w:lvl w:ilvl="4" w:tplc="FD0C4238">
      <w:start w:val="1"/>
      <w:numFmt w:val="decimal"/>
      <w:lvlText w:val="%5."/>
      <w:lvlJc w:val="left"/>
      <w:pPr>
        <w:ind w:left="1020" w:hanging="360"/>
      </w:pPr>
    </w:lvl>
    <w:lvl w:ilvl="5" w:tplc="F0C67A38">
      <w:start w:val="1"/>
      <w:numFmt w:val="decimal"/>
      <w:lvlText w:val="%6."/>
      <w:lvlJc w:val="left"/>
      <w:pPr>
        <w:ind w:left="1020" w:hanging="360"/>
      </w:pPr>
    </w:lvl>
    <w:lvl w:ilvl="6" w:tplc="35D2FFD2">
      <w:start w:val="1"/>
      <w:numFmt w:val="decimal"/>
      <w:lvlText w:val="%7."/>
      <w:lvlJc w:val="left"/>
      <w:pPr>
        <w:ind w:left="1020" w:hanging="360"/>
      </w:pPr>
    </w:lvl>
    <w:lvl w:ilvl="7" w:tplc="D36ECF88">
      <w:start w:val="1"/>
      <w:numFmt w:val="decimal"/>
      <w:lvlText w:val="%8."/>
      <w:lvlJc w:val="left"/>
      <w:pPr>
        <w:ind w:left="1020" w:hanging="360"/>
      </w:pPr>
    </w:lvl>
    <w:lvl w:ilvl="8" w:tplc="3E0C9D3A">
      <w:start w:val="1"/>
      <w:numFmt w:val="decimal"/>
      <w:lvlText w:val="%9."/>
      <w:lvlJc w:val="left"/>
      <w:pPr>
        <w:ind w:left="1020" w:hanging="360"/>
      </w:pPr>
    </w:lvl>
  </w:abstractNum>
  <w:abstractNum w:abstractNumId="28" w15:restartNumberingAfterBreak="0">
    <w:nsid w:val="59EF7733"/>
    <w:multiLevelType w:val="hybridMultilevel"/>
    <w:tmpl w:val="462A458E"/>
    <w:lvl w:ilvl="0" w:tplc="EB00EBC6">
      <w:start w:val="1"/>
      <w:numFmt w:val="bullet"/>
      <w:lvlText w:val="•"/>
      <w:lvlJc w:val="left"/>
      <w:pPr>
        <w:tabs>
          <w:tab w:val="num" w:pos="720"/>
        </w:tabs>
        <w:ind w:left="720" w:hanging="360"/>
      </w:pPr>
      <w:rPr>
        <w:rFonts w:ascii="Arial" w:hAnsi="Arial" w:hint="default"/>
      </w:rPr>
    </w:lvl>
    <w:lvl w:ilvl="1" w:tplc="AE882A2A" w:tentative="1">
      <w:start w:val="1"/>
      <w:numFmt w:val="bullet"/>
      <w:lvlText w:val="•"/>
      <w:lvlJc w:val="left"/>
      <w:pPr>
        <w:tabs>
          <w:tab w:val="num" w:pos="1440"/>
        </w:tabs>
        <w:ind w:left="1440" w:hanging="360"/>
      </w:pPr>
      <w:rPr>
        <w:rFonts w:ascii="Arial" w:hAnsi="Arial" w:hint="default"/>
      </w:rPr>
    </w:lvl>
    <w:lvl w:ilvl="2" w:tplc="FB3CC6BC" w:tentative="1">
      <w:start w:val="1"/>
      <w:numFmt w:val="bullet"/>
      <w:lvlText w:val="•"/>
      <w:lvlJc w:val="left"/>
      <w:pPr>
        <w:tabs>
          <w:tab w:val="num" w:pos="2160"/>
        </w:tabs>
        <w:ind w:left="2160" w:hanging="360"/>
      </w:pPr>
      <w:rPr>
        <w:rFonts w:ascii="Arial" w:hAnsi="Arial" w:hint="default"/>
      </w:rPr>
    </w:lvl>
    <w:lvl w:ilvl="3" w:tplc="973C83EC" w:tentative="1">
      <w:start w:val="1"/>
      <w:numFmt w:val="bullet"/>
      <w:lvlText w:val="•"/>
      <w:lvlJc w:val="left"/>
      <w:pPr>
        <w:tabs>
          <w:tab w:val="num" w:pos="2880"/>
        </w:tabs>
        <w:ind w:left="2880" w:hanging="360"/>
      </w:pPr>
      <w:rPr>
        <w:rFonts w:ascii="Arial" w:hAnsi="Arial" w:hint="default"/>
      </w:rPr>
    </w:lvl>
    <w:lvl w:ilvl="4" w:tplc="6E68EAD6" w:tentative="1">
      <w:start w:val="1"/>
      <w:numFmt w:val="bullet"/>
      <w:lvlText w:val="•"/>
      <w:lvlJc w:val="left"/>
      <w:pPr>
        <w:tabs>
          <w:tab w:val="num" w:pos="3600"/>
        </w:tabs>
        <w:ind w:left="3600" w:hanging="360"/>
      </w:pPr>
      <w:rPr>
        <w:rFonts w:ascii="Arial" w:hAnsi="Arial" w:hint="default"/>
      </w:rPr>
    </w:lvl>
    <w:lvl w:ilvl="5" w:tplc="D48A6AAC" w:tentative="1">
      <w:start w:val="1"/>
      <w:numFmt w:val="bullet"/>
      <w:lvlText w:val="•"/>
      <w:lvlJc w:val="left"/>
      <w:pPr>
        <w:tabs>
          <w:tab w:val="num" w:pos="4320"/>
        </w:tabs>
        <w:ind w:left="4320" w:hanging="360"/>
      </w:pPr>
      <w:rPr>
        <w:rFonts w:ascii="Arial" w:hAnsi="Arial" w:hint="default"/>
      </w:rPr>
    </w:lvl>
    <w:lvl w:ilvl="6" w:tplc="D1BEEAB4" w:tentative="1">
      <w:start w:val="1"/>
      <w:numFmt w:val="bullet"/>
      <w:lvlText w:val="•"/>
      <w:lvlJc w:val="left"/>
      <w:pPr>
        <w:tabs>
          <w:tab w:val="num" w:pos="5040"/>
        </w:tabs>
        <w:ind w:left="5040" w:hanging="360"/>
      </w:pPr>
      <w:rPr>
        <w:rFonts w:ascii="Arial" w:hAnsi="Arial" w:hint="default"/>
      </w:rPr>
    </w:lvl>
    <w:lvl w:ilvl="7" w:tplc="A2B80336" w:tentative="1">
      <w:start w:val="1"/>
      <w:numFmt w:val="bullet"/>
      <w:lvlText w:val="•"/>
      <w:lvlJc w:val="left"/>
      <w:pPr>
        <w:tabs>
          <w:tab w:val="num" w:pos="5760"/>
        </w:tabs>
        <w:ind w:left="5760" w:hanging="360"/>
      </w:pPr>
      <w:rPr>
        <w:rFonts w:ascii="Arial" w:hAnsi="Arial" w:hint="default"/>
      </w:rPr>
    </w:lvl>
    <w:lvl w:ilvl="8" w:tplc="88F0E86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28B288D"/>
    <w:multiLevelType w:val="hybridMultilevel"/>
    <w:tmpl w:val="D4B4A0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0" w15:restartNumberingAfterBreak="0">
    <w:nsid w:val="65617463"/>
    <w:multiLevelType w:val="multilevel"/>
    <w:tmpl w:val="7CF0AA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A727182"/>
    <w:multiLevelType w:val="hybridMultilevel"/>
    <w:tmpl w:val="BD784236"/>
    <w:lvl w:ilvl="0" w:tplc="83E683A4">
      <w:start w:val="1"/>
      <w:numFmt w:val="bullet"/>
      <w:lvlText w:val="•"/>
      <w:lvlJc w:val="left"/>
      <w:pPr>
        <w:tabs>
          <w:tab w:val="num" w:pos="720"/>
        </w:tabs>
        <w:ind w:left="720" w:hanging="360"/>
      </w:pPr>
      <w:rPr>
        <w:rFonts w:ascii="Arial" w:hAnsi="Arial" w:hint="default"/>
      </w:rPr>
    </w:lvl>
    <w:lvl w:ilvl="1" w:tplc="D2242554" w:tentative="1">
      <w:start w:val="1"/>
      <w:numFmt w:val="bullet"/>
      <w:lvlText w:val="•"/>
      <w:lvlJc w:val="left"/>
      <w:pPr>
        <w:tabs>
          <w:tab w:val="num" w:pos="1440"/>
        </w:tabs>
        <w:ind w:left="1440" w:hanging="360"/>
      </w:pPr>
      <w:rPr>
        <w:rFonts w:ascii="Arial" w:hAnsi="Arial" w:hint="default"/>
      </w:rPr>
    </w:lvl>
    <w:lvl w:ilvl="2" w:tplc="83CA7CDC" w:tentative="1">
      <w:start w:val="1"/>
      <w:numFmt w:val="bullet"/>
      <w:lvlText w:val="•"/>
      <w:lvlJc w:val="left"/>
      <w:pPr>
        <w:tabs>
          <w:tab w:val="num" w:pos="2160"/>
        </w:tabs>
        <w:ind w:left="2160" w:hanging="360"/>
      </w:pPr>
      <w:rPr>
        <w:rFonts w:ascii="Arial" w:hAnsi="Arial" w:hint="default"/>
      </w:rPr>
    </w:lvl>
    <w:lvl w:ilvl="3" w:tplc="A9A23E00" w:tentative="1">
      <w:start w:val="1"/>
      <w:numFmt w:val="bullet"/>
      <w:lvlText w:val="•"/>
      <w:lvlJc w:val="left"/>
      <w:pPr>
        <w:tabs>
          <w:tab w:val="num" w:pos="2880"/>
        </w:tabs>
        <w:ind w:left="2880" w:hanging="360"/>
      </w:pPr>
      <w:rPr>
        <w:rFonts w:ascii="Arial" w:hAnsi="Arial" w:hint="default"/>
      </w:rPr>
    </w:lvl>
    <w:lvl w:ilvl="4" w:tplc="FD288E98" w:tentative="1">
      <w:start w:val="1"/>
      <w:numFmt w:val="bullet"/>
      <w:lvlText w:val="•"/>
      <w:lvlJc w:val="left"/>
      <w:pPr>
        <w:tabs>
          <w:tab w:val="num" w:pos="3600"/>
        </w:tabs>
        <w:ind w:left="3600" w:hanging="360"/>
      </w:pPr>
      <w:rPr>
        <w:rFonts w:ascii="Arial" w:hAnsi="Arial" w:hint="default"/>
      </w:rPr>
    </w:lvl>
    <w:lvl w:ilvl="5" w:tplc="F9A036A2" w:tentative="1">
      <w:start w:val="1"/>
      <w:numFmt w:val="bullet"/>
      <w:lvlText w:val="•"/>
      <w:lvlJc w:val="left"/>
      <w:pPr>
        <w:tabs>
          <w:tab w:val="num" w:pos="4320"/>
        </w:tabs>
        <w:ind w:left="4320" w:hanging="360"/>
      </w:pPr>
      <w:rPr>
        <w:rFonts w:ascii="Arial" w:hAnsi="Arial" w:hint="default"/>
      </w:rPr>
    </w:lvl>
    <w:lvl w:ilvl="6" w:tplc="4F5C05B0" w:tentative="1">
      <w:start w:val="1"/>
      <w:numFmt w:val="bullet"/>
      <w:lvlText w:val="•"/>
      <w:lvlJc w:val="left"/>
      <w:pPr>
        <w:tabs>
          <w:tab w:val="num" w:pos="5040"/>
        </w:tabs>
        <w:ind w:left="5040" w:hanging="360"/>
      </w:pPr>
      <w:rPr>
        <w:rFonts w:ascii="Arial" w:hAnsi="Arial" w:hint="default"/>
      </w:rPr>
    </w:lvl>
    <w:lvl w:ilvl="7" w:tplc="A1C2FB06" w:tentative="1">
      <w:start w:val="1"/>
      <w:numFmt w:val="bullet"/>
      <w:lvlText w:val="•"/>
      <w:lvlJc w:val="left"/>
      <w:pPr>
        <w:tabs>
          <w:tab w:val="num" w:pos="5760"/>
        </w:tabs>
        <w:ind w:left="5760" w:hanging="360"/>
      </w:pPr>
      <w:rPr>
        <w:rFonts w:ascii="Arial" w:hAnsi="Arial" w:hint="default"/>
      </w:rPr>
    </w:lvl>
    <w:lvl w:ilvl="8" w:tplc="C478A46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B0F6EE4"/>
    <w:multiLevelType w:val="multilevel"/>
    <w:tmpl w:val="0592EE74"/>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73485834"/>
    <w:multiLevelType w:val="hybridMultilevel"/>
    <w:tmpl w:val="27044C7A"/>
    <w:lvl w:ilvl="0" w:tplc="3CA629D4">
      <w:start w:val="1"/>
      <w:numFmt w:val="bullet"/>
      <w:lvlText w:val="•"/>
      <w:lvlJc w:val="left"/>
      <w:pPr>
        <w:tabs>
          <w:tab w:val="num" w:pos="720"/>
        </w:tabs>
        <w:ind w:left="720" w:hanging="360"/>
      </w:pPr>
      <w:rPr>
        <w:rFonts w:ascii="Arial" w:hAnsi="Arial" w:hint="default"/>
      </w:rPr>
    </w:lvl>
    <w:lvl w:ilvl="1" w:tplc="006455EC" w:tentative="1">
      <w:start w:val="1"/>
      <w:numFmt w:val="bullet"/>
      <w:lvlText w:val="•"/>
      <w:lvlJc w:val="left"/>
      <w:pPr>
        <w:tabs>
          <w:tab w:val="num" w:pos="1440"/>
        </w:tabs>
        <w:ind w:left="1440" w:hanging="360"/>
      </w:pPr>
      <w:rPr>
        <w:rFonts w:ascii="Arial" w:hAnsi="Arial" w:hint="default"/>
      </w:rPr>
    </w:lvl>
    <w:lvl w:ilvl="2" w:tplc="997CAA4E" w:tentative="1">
      <w:start w:val="1"/>
      <w:numFmt w:val="bullet"/>
      <w:lvlText w:val="•"/>
      <w:lvlJc w:val="left"/>
      <w:pPr>
        <w:tabs>
          <w:tab w:val="num" w:pos="2160"/>
        </w:tabs>
        <w:ind w:left="2160" w:hanging="360"/>
      </w:pPr>
      <w:rPr>
        <w:rFonts w:ascii="Arial" w:hAnsi="Arial" w:hint="default"/>
      </w:rPr>
    </w:lvl>
    <w:lvl w:ilvl="3" w:tplc="EA2AD8A4" w:tentative="1">
      <w:start w:val="1"/>
      <w:numFmt w:val="bullet"/>
      <w:lvlText w:val="•"/>
      <w:lvlJc w:val="left"/>
      <w:pPr>
        <w:tabs>
          <w:tab w:val="num" w:pos="2880"/>
        </w:tabs>
        <w:ind w:left="2880" w:hanging="360"/>
      </w:pPr>
      <w:rPr>
        <w:rFonts w:ascii="Arial" w:hAnsi="Arial" w:hint="default"/>
      </w:rPr>
    </w:lvl>
    <w:lvl w:ilvl="4" w:tplc="999222BA" w:tentative="1">
      <w:start w:val="1"/>
      <w:numFmt w:val="bullet"/>
      <w:lvlText w:val="•"/>
      <w:lvlJc w:val="left"/>
      <w:pPr>
        <w:tabs>
          <w:tab w:val="num" w:pos="3600"/>
        </w:tabs>
        <w:ind w:left="3600" w:hanging="360"/>
      </w:pPr>
      <w:rPr>
        <w:rFonts w:ascii="Arial" w:hAnsi="Arial" w:hint="default"/>
      </w:rPr>
    </w:lvl>
    <w:lvl w:ilvl="5" w:tplc="95E29E52" w:tentative="1">
      <w:start w:val="1"/>
      <w:numFmt w:val="bullet"/>
      <w:lvlText w:val="•"/>
      <w:lvlJc w:val="left"/>
      <w:pPr>
        <w:tabs>
          <w:tab w:val="num" w:pos="4320"/>
        </w:tabs>
        <w:ind w:left="4320" w:hanging="360"/>
      </w:pPr>
      <w:rPr>
        <w:rFonts w:ascii="Arial" w:hAnsi="Arial" w:hint="default"/>
      </w:rPr>
    </w:lvl>
    <w:lvl w:ilvl="6" w:tplc="5B44BF18" w:tentative="1">
      <w:start w:val="1"/>
      <w:numFmt w:val="bullet"/>
      <w:lvlText w:val="•"/>
      <w:lvlJc w:val="left"/>
      <w:pPr>
        <w:tabs>
          <w:tab w:val="num" w:pos="5040"/>
        </w:tabs>
        <w:ind w:left="5040" w:hanging="360"/>
      </w:pPr>
      <w:rPr>
        <w:rFonts w:ascii="Arial" w:hAnsi="Arial" w:hint="default"/>
      </w:rPr>
    </w:lvl>
    <w:lvl w:ilvl="7" w:tplc="A3C68B20" w:tentative="1">
      <w:start w:val="1"/>
      <w:numFmt w:val="bullet"/>
      <w:lvlText w:val="•"/>
      <w:lvlJc w:val="left"/>
      <w:pPr>
        <w:tabs>
          <w:tab w:val="num" w:pos="5760"/>
        </w:tabs>
        <w:ind w:left="5760" w:hanging="360"/>
      </w:pPr>
      <w:rPr>
        <w:rFonts w:ascii="Arial" w:hAnsi="Arial" w:hint="default"/>
      </w:rPr>
    </w:lvl>
    <w:lvl w:ilvl="8" w:tplc="E4B81DA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45C3E00"/>
    <w:multiLevelType w:val="multilevel"/>
    <w:tmpl w:val="9B1E41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D2E6C4"/>
    <w:multiLevelType w:val="hybridMultilevel"/>
    <w:tmpl w:val="FFFFFFFF"/>
    <w:lvl w:ilvl="0" w:tplc="B93E0170">
      <w:start w:val="1"/>
      <w:numFmt w:val="bullet"/>
      <w:lvlText w:val=""/>
      <w:lvlJc w:val="left"/>
      <w:pPr>
        <w:ind w:left="720" w:hanging="360"/>
      </w:pPr>
      <w:rPr>
        <w:rFonts w:ascii="Symbol" w:hAnsi="Symbol" w:hint="default"/>
      </w:rPr>
    </w:lvl>
    <w:lvl w:ilvl="1" w:tplc="A04CF440">
      <w:start w:val="1"/>
      <w:numFmt w:val="bullet"/>
      <w:lvlText w:val="o"/>
      <w:lvlJc w:val="left"/>
      <w:pPr>
        <w:ind w:left="1440" w:hanging="360"/>
      </w:pPr>
      <w:rPr>
        <w:rFonts w:ascii="Courier New" w:hAnsi="Courier New" w:hint="default"/>
      </w:rPr>
    </w:lvl>
    <w:lvl w:ilvl="2" w:tplc="DE2033F2">
      <w:start w:val="1"/>
      <w:numFmt w:val="bullet"/>
      <w:lvlText w:val=""/>
      <w:lvlJc w:val="left"/>
      <w:pPr>
        <w:ind w:left="2160" w:hanging="360"/>
      </w:pPr>
      <w:rPr>
        <w:rFonts w:ascii="Wingdings" w:hAnsi="Wingdings" w:hint="default"/>
      </w:rPr>
    </w:lvl>
    <w:lvl w:ilvl="3" w:tplc="21B43CE6">
      <w:start w:val="1"/>
      <w:numFmt w:val="bullet"/>
      <w:lvlText w:val=""/>
      <w:lvlJc w:val="left"/>
      <w:pPr>
        <w:ind w:left="2880" w:hanging="360"/>
      </w:pPr>
      <w:rPr>
        <w:rFonts w:ascii="Symbol" w:hAnsi="Symbol" w:hint="default"/>
      </w:rPr>
    </w:lvl>
    <w:lvl w:ilvl="4" w:tplc="ADC4DF7C">
      <w:start w:val="1"/>
      <w:numFmt w:val="bullet"/>
      <w:lvlText w:val="o"/>
      <w:lvlJc w:val="left"/>
      <w:pPr>
        <w:ind w:left="3600" w:hanging="360"/>
      </w:pPr>
      <w:rPr>
        <w:rFonts w:ascii="Courier New" w:hAnsi="Courier New" w:hint="default"/>
      </w:rPr>
    </w:lvl>
    <w:lvl w:ilvl="5" w:tplc="3BB2A0BA">
      <w:start w:val="1"/>
      <w:numFmt w:val="bullet"/>
      <w:lvlText w:val=""/>
      <w:lvlJc w:val="left"/>
      <w:pPr>
        <w:ind w:left="4320" w:hanging="360"/>
      </w:pPr>
      <w:rPr>
        <w:rFonts w:ascii="Wingdings" w:hAnsi="Wingdings" w:hint="default"/>
      </w:rPr>
    </w:lvl>
    <w:lvl w:ilvl="6" w:tplc="A36876B0">
      <w:start w:val="1"/>
      <w:numFmt w:val="bullet"/>
      <w:lvlText w:val=""/>
      <w:lvlJc w:val="left"/>
      <w:pPr>
        <w:ind w:left="5040" w:hanging="360"/>
      </w:pPr>
      <w:rPr>
        <w:rFonts w:ascii="Symbol" w:hAnsi="Symbol" w:hint="default"/>
      </w:rPr>
    </w:lvl>
    <w:lvl w:ilvl="7" w:tplc="D7F46320">
      <w:start w:val="1"/>
      <w:numFmt w:val="bullet"/>
      <w:lvlText w:val="o"/>
      <w:lvlJc w:val="left"/>
      <w:pPr>
        <w:ind w:left="5760" w:hanging="360"/>
      </w:pPr>
      <w:rPr>
        <w:rFonts w:ascii="Courier New" w:hAnsi="Courier New" w:hint="default"/>
      </w:rPr>
    </w:lvl>
    <w:lvl w:ilvl="8" w:tplc="5E3C898E">
      <w:start w:val="1"/>
      <w:numFmt w:val="bullet"/>
      <w:lvlText w:val=""/>
      <w:lvlJc w:val="left"/>
      <w:pPr>
        <w:ind w:left="6480" w:hanging="360"/>
      </w:pPr>
      <w:rPr>
        <w:rFonts w:ascii="Wingdings" w:hAnsi="Wingdings" w:hint="default"/>
      </w:rPr>
    </w:lvl>
  </w:abstractNum>
  <w:abstractNum w:abstractNumId="36" w15:restartNumberingAfterBreak="0">
    <w:nsid w:val="7FFC3B5A"/>
    <w:multiLevelType w:val="hybridMultilevel"/>
    <w:tmpl w:val="5FA0DD6A"/>
    <w:lvl w:ilvl="0" w:tplc="E9C6EAC2">
      <w:start w:val="1"/>
      <w:numFmt w:val="bullet"/>
      <w:lvlText w:val="•"/>
      <w:lvlJc w:val="left"/>
      <w:pPr>
        <w:tabs>
          <w:tab w:val="num" w:pos="720"/>
        </w:tabs>
        <w:ind w:left="720" w:hanging="360"/>
      </w:pPr>
      <w:rPr>
        <w:rFonts w:ascii="Arial" w:hAnsi="Arial" w:hint="default"/>
      </w:rPr>
    </w:lvl>
    <w:lvl w:ilvl="1" w:tplc="AA446C56" w:tentative="1">
      <w:start w:val="1"/>
      <w:numFmt w:val="bullet"/>
      <w:lvlText w:val="•"/>
      <w:lvlJc w:val="left"/>
      <w:pPr>
        <w:tabs>
          <w:tab w:val="num" w:pos="1440"/>
        </w:tabs>
        <w:ind w:left="1440" w:hanging="360"/>
      </w:pPr>
      <w:rPr>
        <w:rFonts w:ascii="Arial" w:hAnsi="Arial" w:hint="default"/>
      </w:rPr>
    </w:lvl>
    <w:lvl w:ilvl="2" w:tplc="BD28528C" w:tentative="1">
      <w:start w:val="1"/>
      <w:numFmt w:val="bullet"/>
      <w:lvlText w:val="•"/>
      <w:lvlJc w:val="left"/>
      <w:pPr>
        <w:tabs>
          <w:tab w:val="num" w:pos="2160"/>
        </w:tabs>
        <w:ind w:left="2160" w:hanging="360"/>
      </w:pPr>
      <w:rPr>
        <w:rFonts w:ascii="Arial" w:hAnsi="Arial" w:hint="default"/>
      </w:rPr>
    </w:lvl>
    <w:lvl w:ilvl="3" w:tplc="146E444E" w:tentative="1">
      <w:start w:val="1"/>
      <w:numFmt w:val="bullet"/>
      <w:lvlText w:val="•"/>
      <w:lvlJc w:val="left"/>
      <w:pPr>
        <w:tabs>
          <w:tab w:val="num" w:pos="2880"/>
        </w:tabs>
        <w:ind w:left="2880" w:hanging="360"/>
      </w:pPr>
      <w:rPr>
        <w:rFonts w:ascii="Arial" w:hAnsi="Arial" w:hint="default"/>
      </w:rPr>
    </w:lvl>
    <w:lvl w:ilvl="4" w:tplc="F904D5B4" w:tentative="1">
      <w:start w:val="1"/>
      <w:numFmt w:val="bullet"/>
      <w:lvlText w:val="•"/>
      <w:lvlJc w:val="left"/>
      <w:pPr>
        <w:tabs>
          <w:tab w:val="num" w:pos="3600"/>
        </w:tabs>
        <w:ind w:left="3600" w:hanging="360"/>
      </w:pPr>
      <w:rPr>
        <w:rFonts w:ascii="Arial" w:hAnsi="Arial" w:hint="default"/>
      </w:rPr>
    </w:lvl>
    <w:lvl w:ilvl="5" w:tplc="F6023256" w:tentative="1">
      <w:start w:val="1"/>
      <w:numFmt w:val="bullet"/>
      <w:lvlText w:val="•"/>
      <w:lvlJc w:val="left"/>
      <w:pPr>
        <w:tabs>
          <w:tab w:val="num" w:pos="4320"/>
        </w:tabs>
        <w:ind w:left="4320" w:hanging="360"/>
      </w:pPr>
      <w:rPr>
        <w:rFonts w:ascii="Arial" w:hAnsi="Arial" w:hint="default"/>
      </w:rPr>
    </w:lvl>
    <w:lvl w:ilvl="6" w:tplc="78C481DC" w:tentative="1">
      <w:start w:val="1"/>
      <w:numFmt w:val="bullet"/>
      <w:lvlText w:val="•"/>
      <w:lvlJc w:val="left"/>
      <w:pPr>
        <w:tabs>
          <w:tab w:val="num" w:pos="5040"/>
        </w:tabs>
        <w:ind w:left="5040" w:hanging="360"/>
      </w:pPr>
      <w:rPr>
        <w:rFonts w:ascii="Arial" w:hAnsi="Arial" w:hint="default"/>
      </w:rPr>
    </w:lvl>
    <w:lvl w:ilvl="7" w:tplc="4C98D7E0" w:tentative="1">
      <w:start w:val="1"/>
      <w:numFmt w:val="bullet"/>
      <w:lvlText w:val="•"/>
      <w:lvlJc w:val="left"/>
      <w:pPr>
        <w:tabs>
          <w:tab w:val="num" w:pos="5760"/>
        </w:tabs>
        <w:ind w:left="5760" w:hanging="360"/>
      </w:pPr>
      <w:rPr>
        <w:rFonts w:ascii="Arial" w:hAnsi="Arial" w:hint="default"/>
      </w:rPr>
    </w:lvl>
    <w:lvl w:ilvl="8" w:tplc="3CC480EE" w:tentative="1">
      <w:start w:val="1"/>
      <w:numFmt w:val="bullet"/>
      <w:lvlText w:val="•"/>
      <w:lvlJc w:val="left"/>
      <w:pPr>
        <w:tabs>
          <w:tab w:val="num" w:pos="6480"/>
        </w:tabs>
        <w:ind w:left="6480" w:hanging="360"/>
      </w:pPr>
      <w:rPr>
        <w:rFonts w:ascii="Arial" w:hAnsi="Arial" w:hint="default"/>
      </w:rPr>
    </w:lvl>
  </w:abstractNum>
  <w:num w:numId="1" w16cid:durableId="1958636752">
    <w:abstractNumId w:val="2"/>
  </w:num>
  <w:num w:numId="2" w16cid:durableId="1531142176">
    <w:abstractNumId w:val="21"/>
  </w:num>
  <w:num w:numId="3" w16cid:durableId="1629051539">
    <w:abstractNumId w:val="5"/>
  </w:num>
  <w:num w:numId="4" w16cid:durableId="133062584">
    <w:abstractNumId w:val="35"/>
  </w:num>
  <w:num w:numId="5" w16cid:durableId="2045471945">
    <w:abstractNumId w:val="23"/>
  </w:num>
  <w:num w:numId="6" w16cid:durableId="1588730252">
    <w:abstractNumId w:val="32"/>
  </w:num>
  <w:num w:numId="7" w16cid:durableId="1194197051">
    <w:abstractNumId w:val="10"/>
  </w:num>
  <w:num w:numId="8" w16cid:durableId="1977761349">
    <w:abstractNumId w:val="16"/>
  </w:num>
  <w:num w:numId="9" w16cid:durableId="1591809840">
    <w:abstractNumId w:val="24"/>
  </w:num>
  <w:num w:numId="10" w16cid:durableId="1383476559">
    <w:abstractNumId w:val="12"/>
  </w:num>
  <w:num w:numId="11" w16cid:durableId="1646738110">
    <w:abstractNumId w:val="22"/>
  </w:num>
  <w:num w:numId="12" w16cid:durableId="111025505">
    <w:abstractNumId w:val="8"/>
  </w:num>
  <w:num w:numId="13" w16cid:durableId="892929289">
    <w:abstractNumId w:val="6"/>
  </w:num>
  <w:num w:numId="14" w16cid:durableId="1179275661">
    <w:abstractNumId w:val="36"/>
  </w:num>
  <w:num w:numId="15" w16cid:durableId="1518697068">
    <w:abstractNumId w:val="3"/>
  </w:num>
  <w:num w:numId="16" w16cid:durableId="1822578409">
    <w:abstractNumId w:val="20"/>
  </w:num>
  <w:num w:numId="17" w16cid:durableId="601645845">
    <w:abstractNumId w:val="4"/>
  </w:num>
  <w:num w:numId="18" w16cid:durableId="527330405">
    <w:abstractNumId w:val="33"/>
  </w:num>
  <w:num w:numId="19" w16cid:durableId="1890797980">
    <w:abstractNumId w:val="31"/>
  </w:num>
  <w:num w:numId="20" w16cid:durableId="370611338">
    <w:abstractNumId w:val="28"/>
  </w:num>
  <w:num w:numId="21" w16cid:durableId="1611818774">
    <w:abstractNumId w:val="17"/>
  </w:num>
  <w:num w:numId="22" w16cid:durableId="1633750245">
    <w:abstractNumId w:val="1"/>
  </w:num>
  <w:num w:numId="23" w16cid:durableId="1866937245">
    <w:abstractNumId w:val="11"/>
  </w:num>
  <w:num w:numId="24" w16cid:durableId="945429239">
    <w:abstractNumId w:val="15"/>
  </w:num>
  <w:num w:numId="25" w16cid:durableId="534849797">
    <w:abstractNumId w:val="9"/>
  </w:num>
  <w:num w:numId="26" w16cid:durableId="2076776537">
    <w:abstractNumId w:val="24"/>
  </w:num>
  <w:num w:numId="27" w16cid:durableId="283850762">
    <w:abstractNumId w:val="24"/>
  </w:num>
  <w:num w:numId="28" w16cid:durableId="348411844">
    <w:abstractNumId w:val="24"/>
  </w:num>
  <w:num w:numId="29" w16cid:durableId="385489415">
    <w:abstractNumId w:val="24"/>
  </w:num>
  <w:num w:numId="30" w16cid:durableId="688334856">
    <w:abstractNumId w:val="27"/>
  </w:num>
  <w:num w:numId="31" w16cid:durableId="1915891123">
    <w:abstractNumId w:val="0"/>
  </w:num>
  <w:num w:numId="32" w16cid:durableId="560210493">
    <w:abstractNumId w:val="13"/>
  </w:num>
  <w:num w:numId="33" w16cid:durableId="223954049">
    <w:abstractNumId w:val="24"/>
  </w:num>
  <w:num w:numId="34" w16cid:durableId="1382900871">
    <w:abstractNumId w:val="24"/>
  </w:num>
  <w:num w:numId="35" w16cid:durableId="1407806190">
    <w:abstractNumId w:val="24"/>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99909936">
    <w:abstractNumId w:val="24"/>
  </w:num>
  <w:num w:numId="37" w16cid:durableId="2140686281">
    <w:abstractNumId w:val="30"/>
  </w:num>
  <w:num w:numId="38" w16cid:durableId="868371672">
    <w:abstractNumId w:val="29"/>
  </w:num>
  <w:num w:numId="39" w16cid:durableId="1683896267">
    <w:abstractNumId w:val="18"/>
  </w:num>
  <w:num w:numId="40" w16cid:durableId="1200388350">
    <w:abstractNumId w:val="14"/>
  </w:num>
  <w:num w:numId="41" w16cid:durableId="2133984521">
    <w:abstractNumId w:val="34"/>
  </w:num>
  <w:num w:numId="42" w16cid:durableId="1594631594">
    <w:abstractNumId w:val="25"/>
  </w:num>
  <w:num w:numId="43" w16cid:durableId="1181240453">
    <w:abstractNumId w:val="19"/>
  </w:num>
  <w:num w:numId="44" w16cid:durableId="310258396">
    <w:abstractNumId w:val="26"/>
  </w:num>
  <w:num w:numId="45" w16cid:durableId="2040737646">
    <w:abstractNumId w:val="7"/>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eidge Mckeever (UK)">
    <w15:presenceInfo w15:providerId="AD" w15:userId="S::Breidge.McKeever@virginmediao2.co.uk::df5278a0-a39a-4858-8b61-e416e63ef9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20E"/>
    <w:rsid w:val="00007FAB"/>
    <w:rsid w:val="000115DB"/>
    <w:rsid w:val="00014120"/>
    <w:rsid w:val="000164BA"/>
    <w:rsid w:val="000231C3"/>
    <w:rsid w:val="000277B4"/>
    <w:rsid w:val="00027B58"/>
    <w:rsid w:val="000302A7"/>
    <w:rsid w:val="000302E5"/>
    <w:rsid w:val="00033557"/>
    <w:rsid w:val="000349E9"/>
    <w:rsid w:val="0003532C"/>
    <w:rsid w:val="000413B7"/>
    <w:rsid w:val="00042662"/>
    <w:rsid w:val="00042920"/>
    <w:rsid w:val="000456D1"/>
    <w:rsid w:val="00046683"/>
    <w:rsid w:val="00046827"/>
    <w:rsid w:val="0005061C"/>
    <w:rsid w:val="00053C43"/>
    <w:rsid w:val="00056BE6"/>
    <w:rsid w:val="00056D4E"/>
    <w:rsid w:val="00060406"/>
    <w:rsid w:val="000622A1"/>
    <w:rsid w:val="00062B55"/>
    <w:rsid w:val="00063757"/>
    <w:rsid w:val="000638EC"/>
    <w:rsid w:val="00063926"/>
    <w:rsid w:val="00064EC0"/>
    <w:rsid w:val="00065A9C"/>
    <w:rsid w:val="00065C12"/>
    <w:rsid w:val="000779BC"/>
    <w:rsid w:val="00080825"/>
    <w:rsid w:val="00081862"/>
    <w:rsid w:val="00085488"/>
    <w:rsid w:val="000855D2"/>
    <w:rsid w:val="00087303"/>
    <w:rsid w:val="00090793"/>
    <w:rsid w:val="00091090"/>
    <w:rsid w:val="000946C0"/>
    <w:rsid w:val="0009537D"/>
    <w:rsid w:val="000A0BB7"/>
    <w:rsid w:val="000A0CF3"/>
    <w:rsid w:val="000A4E82"/>
    <w:rsid w:val="000A5DCA"/>
    <w:rsid w:val="000A7112"/>
    <w:rsid w:val="000A72CC"/>
    <w:rsid w:val="000B0C41"/>
    <w:rsid w:val="000B1CC4"/>
    <w:rsid w:val="000B2AC2"/>
    <w:rsid w:val="000B3040"/>
    <w:rsid w:val="000B34F9"/>
    <w:rsid w:val="000B37A4"/>
    <w:rsid w:val="000C09AC"/>
    <w:rsid w:val="000C4545"/>
    <w:rsid w:val="000C5857"/>
    <w:rsid w:val="000C5FB8"/>
    <w:rsid w:val="000C60F4"/>
    <w:rsid w:val="000C64A2"/>
    <w:rsid w:val="000C7970"/>
    <w:rsid w:val="000D2399"/>
    <w:rsid w:val="000D2CEF"/>
    <w:rsid w:val="000D4C5A"/>
    <w:rsid w:val="000E11F7"/>
    <w:rsid w:val="000E2E44"/>
    <w:rsid w:val="000E4FD5"/>
    <w:rsid w:val="000F0095"/>
    <w:rsid w:val="000F4D5F"/>
    <w:rsid w:val="000F58D7"/>
    <w:rsid w:val="00100D98"/>
    <w:rsid w:val="001019AC"/>
    <w:rsid w:val="00101B03"/>
    <w:rsid w:val="00102833"/>
    <w:rsid w:val="00102E38"/>
    <w:rsid w:val="00105F87"/>
    <w:rsid w:val="00106824"/>
    <w:rsid w:val="00107952"/>
    <w:rsid w:val="001142DB"/>
    <w:rsid w:val="00114D2A"/>
    <w:rsid w:val="001177E7"/>
    <w:rsid w:val="00122304"/>
    <w:rsid w:val="0012467F"/>
    <w:rsid w:val="00125BE2"/>
    <w:rsid w:val="001263F5"/>
    <w:rsid w:val="0012642B"/>
    <w:rsid w:val="001271A8"/>
    <w:rsid w:val="00135A45"/>
    <w:rsid w:val="00135B3D"/>
    <w:rsid w:val="0013680B"/>
    <w:rsid w:val="0013695F"/>
    <w:rsid w:val="00140061"/>
    <w:rsid w:val="00140A55"/>
    <w:rsid w:val="001426E0"/>
    <w:rsid w:val="00145500"/>
    <w:rsid w:val="00146A9E"/>
    <w:rsid w:val="0015130B"/>
    <w:rsid w:val="001556B6"/>
    <w:rsid w:val="001566DF"/>
    <w:rsid w:val="00164DD3"/>
    <w:rsid w:val="00171605"/>
    <w:rsid w:val="0017544C"/>
    <w:rsid w:val="00177FE6"/>
    <w:rsid w:val="001840B3"/>
    <w:rsid w:val="0018599E"/>
    <w:rsid w:val="00186A47"/>
    <w:rsid w:val="00190188"/>
    <w:rsid w:val="0019031E"/>
    <w:rsid w:val="00191FAF"/>
    <w:rsid w:val="00194698"/>
    <w:rsid w:val="00195455"/>
    <w:rsid w:val="00196740"/>
    <w:rsid w:val="0019747A"/>
    <w:rsid w:val="00197495"/>
    <w:rsid w:val="001977CD"/>
    <w:rsid w:val="001A0AD9"/>
    <w:rsid w:val="001A0B9C"/>
    <w:rsid w:val="001A1023"/>
    <w:rsid w:val="001A4160"/>
    <w:rsid w:val="001A62E5"/>
    <w:rsid w:val="001A633E"/>
    <w:rsid w:val="001B2734"/>
    <w:rsid w:val="001B6E02"/>
    <w:rsid w:val="001B7E14"/>
    <w:rsid w:val="001C0F2C"/>
    <w:rsid w:val="001C0FC9"/>
    <w:rsid w:val="001C324C"/>
    <w:rsid w:val="001C5E2C"/>
    <w:rsid w:val="001C63A2"/>
    <w:rsid w:val="001C6ED6"/>
    <w:rsid w:val="001D02BD"/>
    <w:rsid w:val="001D2517"/>
    <w:rsid w:val="001D2B34"/>
    <w:rsid w:val="001D2D77"/>
    <w:rsid w:val="001D315A"/>
    <w:rsid w:val="001D3B18"/>
    <w:rsid w:val="001D3DA6"/>
    <w:rsid w:val="001D52EA"/>
    <w:rsid w:val="001D6EE1"/>
    <w:rsid w:val="001D7581"/>
    <w:rsid w:val="001D7BE9"/>
    <w:rsid w:val="001E0531"/>
    <w:rsid w:val="001E1FF0"/>
    <w:rsid w:val="001E2D73"/>
    <w:rsid w:val="001E4161"/>
    <w:rsid w:val="001E4B80"/>
    <w:rsid w:val="001F30A9"/>
    <w:rsid w:val="001F3E87"/>
    <w:rsid w:val="001F4732"/>
    <w:rsid w:val="001F5715"/>
    <w:rsid w:val="001F61E9"/>
    <w:rsid w:val="00200784"/>
    <w:rsid w:val="00201092"/>
    <w:rsid w:val="002033AE"/>
    <w:rsid w:val="0020361E"/>
    <w:rsid w:val="0020478B"/>
    <w:rsid w:val="00206C6F"/>
    <w:rsid w:val="0021031C"/>
    <w:rsid w:val="002108E7"/>
    <w:rsid w:val="00211134"/>
    <w:rsid w:val="00213C62"/>
    <w:rsid w:val="00221DC8"/>
    <w:rsid w:val="00226473"/>
    <w:rsid w:val="002265E5"/>
    <w:rsid w:val="00226830"/>
    <w:rsid w:val="00226C64"/>
    <w:rsid w:val="002311C0"/>
    <w:rsid w:val="00231240"/>
    <w:rsid w:val="00231D98"/>
    <w:rsid w:val="00232FB0"/>
    <w:rsid w:val="00237618"/>
    <w:rsid w:val="00243EC8"/>
    <w:rsid w:val="002468DF"/>
    <w:rsid w:val="00246E93"/>
    <w:rsid w:val="002470C1"/>
    <w:rsid w:val="00254C58"/>
    <w:rsid w:val="00256783"/>
    <w:rsid w:val="00257C9F"/>
    <w:rsid w:val="002613A8"/>
    <w:rsid w:val="002637C8"/>
    <w:rsid w:val="00264590"/>
    <w:rsid w:val="002648B0"/>
    <w:rsid w:val="00267FAD"/>
    <w:rsid w:val="00273AC4"/>
    <w:rsid w:val="00276A93"/>
    <w:rsid w:val="00276FC4"/>
    <w:rsid w:val="0028088E"/>
    <w:rsid w:val="00280F28"/>
    <w:rsid w:val="00281124"/>
    <w:rsid w:val="00281954"/>
    <w:rsid w:val="00282638"/>
    <w:rsid w:val="00284673"/>
    <w:rsid w:val="00287989"/>
    <w:rsid w:val="00294267"/>
    <w:rsid w:val="002A528D"/>
    <w:rsid w:val="002B3043"/>
    <w:rsid w:val="002B46A3"/>
    <w:rsid w:val="002B6915"/>
    <w:rsid w:val="002C010E"/>
    <w:rsid w:val="002C3067"/>
    <w:rsid w:val="002C3331"/>
    <w:rsid w:val="002C4213"/>
    <w:rsid w:val="002C6F5C"/>
    <w:rsid w:val="002C7E0E"/>
    <w:rsid w:val="002D1581"/>
    <w:rsid w:val="002D1E33"/>
    <w:rsid w:val="002D2C6B"/>
    <w:rsid w:val="002D2F39"/>
    <w:rsid w:val="002D511D"/>
    <w:rsid w:val="002D51B1"/>
    <w:rsid w:val="002D6203"/>
    <w:rsid w:val="002E2791"/>
    <w:rsid w:val="002E3B6D"/>
    <w:rsid w:val="002E40D2"/>
    <w:rsid w:val="002E5352"/>
    <w:rsid w:val="002E7605"/>
    <w:rsid w:val="002F0AF4"/>
    <w:rsid w:val="002F508B"/>
    <w:rsid w:val="002F650E"/>
    <w:rsid w:val="002F6CE8"/>
    <w:rsid w:val="002F782A"/>
    <w:rsid w:val="003001E5"/>
    <w:rsid w:val="003038D8"/>
    <w:rsid w:val="0030694A"/>
    <w:rsid w:val="00311023"/>
    <w:rsid w:val="00315526"/>
    <w:rsid w:val="00322350"/>
    <w:rsid w:val="003311B8"/>
    <w:rsid w:val="003318E9"/>
    <w:rsid w:val="003321C8"/>
    <w:rsid w:val="003329BB"/>
    <w:rsid w:val="003344CC"/>
    <w:rsid w:val="00336464"/>
    <w:rsid w:val="0033663B"/>
    <w:rsid w:val="00343293"/>
    <w:rsid w:val="003442F9"/>
    <w:rsid w:val="00344F85"/>
    <w:rsid w:val="00350CD4"/>
    <w:rsid w:val="003514CC"/>
    <w:rsid w:val="00354280"/>
    <w:rsid w:val="00355225"/>
    <w:rsid w:val="00355533"/>
    <w:rsid w:val="0035566D"/>
    <w:rsid w:val="00357D5C"/>
    <w:rsid w:val="0036417D"/>
    <w:rsid w:val="003645EA"/>
    <w:rsid w:val="003664FB"/>
    <w:rsid w:val="00366B26"/>
    <w:rsid w:val="00366BE6"/>
    <w:rsid w:val="00367F42"/>
    <w:rsid w:val="003704E2"/>
    <w:rsid w:val="00374515"/>
    <w:rsid w:val="003767FB"/>
    <w:rsid w:val="0038049E"/>
    <w:rsid w:val="00381DE9"/>
    <w:rsid w:val="00384B8A"/>
    <w:rsid w:val="00385509"/>
    <w:rsid w:val="00385CA4"/>
    <w:rsid w:val="00386EF2"/>
    <w:rsid w:val="003921B4"/>
    <w:rsid w:val="00394090"/>
    <w:rsid w:val="00394DD5"/>
    <w:rsid w:val="00395BA3"/>
    <w:rsid w:val="00397F45"/>
    <w:rsid w:val="003A16FF"/>
    <w:rsid w:val="003A72C7"/>
    <w:rsid w:val="003B0388"/>
    <w:rsid w:val="003B0E79"/>
    <w:rsid w:val="003B125F"/>
    <w:rsid w:val="003B56CE"/>
    <w:rsid w:val="003B6A55"/>
    <w:rsid w:val="003C0B4C"/>
    <w:rsid w:val="003C2042"/>
    <w:rsid w:val="003C5CCB"/>
    <w:rsid w:val="003C6C2E"/>
    <w:rsid w:val="003C7C8B"/>
    <w:rsid w:val="003D0FCF"/>
    <w:rsid w:val="003D3248"/>
    <w:rsid w:val="003D41C0"/>
    <w:rsid w:val="003D46CE"/>
    <w:rsid w:val="003D68F8"/>
    <w:rsid w:val="003D7084"/>
    <w:rsid w:val="003D790C"/>
    <w:rsid w:val="003E180D"/>
    <w:rsid w:val="003E2011"/>
    <w:rsid w:val="003E30AD"/>
    <w:rsid w:val="003F07FB"/>
    <w:rsid w:val="003F3DCD"/>
    <w:rsid w:val="003F4BCE"/>
    <w:rsid w:val="00401098"/>
    <w:rsid w:val="004019DA"/>
    <w:rsid w:val="00401D93"/>
    <w:rsid w:val="004039CE"/>
    <w:rsid w:val="00414FEB"/>
    <w:rsid w:val="004163F2"/>
    <w:rsid w:val="00422A7D"/>
    <w:rsid w:val="00432DB7"/>
    <w:rsid w:val="00432FBC"/>
    <w:rsid w:val="004348FC"/>
    <w:rsid w:val="00435F3F"/>
    <w:rsid w:val="00442A10"/>
    <w:rsid w:val="00445BB6"/>
    <w:rsid w:val="00446270"/>
    <w:rsid w:val="00451A8B"/>
    <w:rsid w:val="00460094"/>
    <w:rsid w:val="00462473"/>
    <w:rsid w:val="004624C2"/>
    <w:rsid w:val="00464049"/>
    <w:rsid w:val="004643E4"/>
    <w:rsid w:val="00465459"/>
    <w:rsid w:val="00466B9C"/>
    <w:rsid w:val="00466CF8"/>
    <w:rsid w:val="00471956"/>
    <w:rsid w:val="0047322B"/>
    <w:rsid w:val="00473679"/>
    <w:rsid w:val="00473CCB"/>
    <w:rsid w:val="00473D8B"/>
    <w:rsid w:val="00475C15"/>
    <w:rsid w:val="00476569"/>
    <w:rsid w:val="00477F79"/>
    <w:rsid w:val="004945E4"/>
    <w:rsid w:val="00495514"/>
    <w:rsid w:val="00496B01"/>
    <w:rsid w:val="004970F7"/>
    <w:rsid w:val="004A0140"/>
    <w:rsid w:val="004A43BF"/>
    <w:rsid w:val="004A5868"/>
    <w:rsid w:val="004A7B6A"/>
    <w:rsid w:val="004B0E65"/>
    <w:rsid w:val="004B210D"/>
    <w:rsid w:val="004B4028"/>
    <w:rsid w:val="004B7090"/>
    <w:rsid w:val="004C286D"/>
    <w:rsid w:val="004C3F4D"/>
    <w:rsid w:val="004C43E4"/>
    <w:rsid w:val="004D070E"/>
    <w:rsid w:val="004D19CE"/>
    <w:rsid w:val="004D2F7D"/>
    <w:rsid w:val="004E34DA"/>
    <w:rsid w:val="004E4AD6"/>
    <w:rsid w:val="004F178C"/>
    <w:rsid w:val="004F662D"/>
    <w:rsid w:val="00503227"/>
    <w:rsid w:val="00503460"/>
    <w:rsid w:val="0050612E"/>
    <w:rsid w:val="00506872"/>
    <w:rsid w:val="00506E4C"/>
    <w:rsid w:val="005114DC"/>
    <w:rsid w:val="0051169E"/>
    <w:rsid w:val="00514D6D"/>
    <w:rsid w:val="005169F6"/>
    <w:rsid w:val="00517A69"/>
    <w:rsid w:val="00520AD2"/>
    <w:rsid w:val="00522D83"/>
    <w:rsid w:val="005244C2"/>
    <w:rsid w:val="00524C25"/>
    <w:rsid w:val="005319F5"/>
    <w:rsid w:val="00531BC9"/>
    <w:rsid w:val="00535273"/>
    <w:rsid w:val="005403D4"/>
    <w:rsid w:val="00540547"/>
    <w:rsid w:val="00540C7E"/>
    <w:rsid w:val="00541A86"/>
    <w:rsid w:val="00541C64"/>
    <w:rsid w:val="00542113"/>
    <w:rsid w:val="0054253C"/>
    <w:rsid w:val="00544512"/>
    <w:rsid w:val="0054475F"/>
    <w:rsid w:val="00545864"/>
    <w:rsid w:val="00546481"/>
    <w:rsid w:val="00546FAE"/>
    <w:rsid w:val="0054777A"/>
    <w:rsid w:val="00547EE2"/>
    <w:rsid w:val="00550020"/>
    <w:rsid w:val="00551AB4"/>
    <w:rsid w:val="0055655A"/>
    <w:rsid w:val="00561AEB"/>
    <w:rsid w:val="005636ED"/>
    <w:rsid w:val="00566525"/>
    <w:rsid w:val="0057301F"/>
    <w:rsid w:val="0057381D"/>
    <w:rsid w:val="00574B9B"/>
    <w:rsid w:val="00574D4D"/>
    <w:rsid w:val="0057585A"/>
    <w:rsid w:val="0057708D"/>
    <w:rsid w:val="005774CF"/>
    <w:rsid w:val="005803B9"/>
    <w:rsid w:val="00580DF9"/>
    <w:rsid w:val="005830D5"/>
    <w:rsid w:val="00584ED6"/>
    <w:rsid w:val="0058528B"/>
    <w:rsid w:val="005902F7"/>
    <w:rsid w:val="00594BA7"/>
    <w:rsid w:val="00595E94"/>
    <w:rsid w:val="005960A9"/>
    <w:rsid w:val="00597984"/>
    <w:rsid w:val="005A51C5"/>
    <w:rsid w:val="005A6DA9"/>
    <w:rsid w:val="005B1B3B"/>
    <w:rsid w:val="005B32AC"/>
    <w:rsid w:val="005B43B8"/>
    <w:rsid w:val="005C4F7B"/>
    <w:rsid w:val="005C534F"/>
    <w:rsid w:val="005C6054"/>
    <w:rsid w:val="005C74EA"/>
    <w:rsid w:val="005D13F0"/>
    <w:rsid w:val="005D1BE5"/>
    <w:rsid w:val="005D1CED"/>
    <w:rsid w:val="005D1E31"/>
    <w:rsid w:val="005D2617"/>
    <w:rsid w:val="005D4D40"/>
    <w:rsid w:val="005D59EC"/>
    <w:rsid w:val="005D6FE1"/>
    <w:rsid w:val="005E1E8A"/>
    <w:rsid w:val="005E4E5D"/>
    <w:rsid w:val="005E7230"/>
    <w:rsid w:val="005F2676"/>
    <w:rsid w:val="005F3D96"/>
    <w:rsid w:val="005F4570"/>
    <w:rsid w:val="005F67F3"/>
    <w:rsid w:val="0060192C"/>
    <w:rsid w:val="0060391C"/>
    <w:rsid w:val="00603E08"/>
    <w:rsid w:val="00613599"/>
    <w:rsid w:val="00615F06"/>
    <w:rsid w:val="00621594"/>
    <w:rsid w:val="00622B7D"/>
    <w:rsid w:val="00623EBC"/>
    <w:rsid w:val="00624F63"/>
    <w:rsid w:val="00627F24"/>
    <w:rsid w:val="00633C3B"/>
    <w:rsid w:val="0063559F"/>
    <w:rsid w:val="00637130"/>
    <w:rsid w:val="0063748A"/>
    <w:rsid w:val="0064058A"/>
    <w:rsid w:val="0064228A"/>
    <w:rsid w:val="00644816"/>
    <w:rsid w:val="006462CA"/>
    <w:rsid w:val="0064672F"/>
    <w:rsid w:val="0065109E"/>
    <w:rsid w:val="00652137"/>
    <w:rsid w:val="00653363"/>
    <w:rsid w:val="00655D02"/>
    <w:rsid w:val="00657451"/>
    <w:rsid w:val="0065772D"/>
    <w:rsid w:val="00660E58"/>
    <w:rsid w:val="00661361"/>
    <w:rsid w:val="0066248B"/>
    <w:rsid w:val="006648A3"/>
    <w:rsid w:val="006648E9"/>
    <w:rsid w:val="006705D1"/>
    <w:rsid w:val="00671076"/>
    <w:rsid w:val="00676DB7"/>
    <w:rsid w:val="006772EE"/>
    <w:rsid w:val="00680D75"/>
    <w:rsid w:val="00687ACF"/>
    <w:rsid w:val="00690007"/>
    <w:rsid w:val="00690F47"/>
    <w:rsid w:val="00691856"/>
    <w:rsid w:val="00691FF6"/>
    <w:rsid w:val="00693771"/>
    <w:rsid w:val="0069476B"/>
    <w:rsid w:val="00694B7D"/>
    <w:rsid w:val="00697086"/>
    <w:rsid w:val="00697992"/>
    <w:rsid w:val="006A3D21"/>
    <w:rsid w:val="006A5F6F"/>
    <w:rsid w:val="006A6101"/>
    <w:rsid w:val="006A6155"/>
    <w:rsid w:val="006B0DB4"/>
    <w:rsid w:val="006B54AC"/>
    <w:rsid w:val="006C048F"/>
    <w:rsid w:val="006C0F20"/>
    <w:rsid w:val="006C196C"/>
    <w:rsid w:val="006C38B0"/>
    <w:rsid w:val="006C6439"/>
    <w:rsid w:val="006C6FB7"/>
    <w:rsid w:val="006C73B6"/>
    <w:rsid w:val="006C7A06"/>
    <w:rsid w:val="006D3913"/>
    <w:rsid w:val="006D4273"/>
    <w:rsid w:val="006D5835"/>
    <w:rsid w:val="006D5FAF"/>
    <w:rsid w:val="006E0494"/>
    <w:rsid w:val="006E1EF3"/>
    <w:rsid w:val="006E283A"/>
    <w:rsid w:val="006E3A4C"/>
    <w:rsid w:val="006E4CB1"/>
    <w:rsid w:val="006E5F6D"/>
    <w:rsid w:val="006E743A"/>
    <w:rsid w:val="006E77F5"/>
    <w:rsid w:val="006F11AF"/>
    <w:rsid w:val="006F420E"/>
    <w:rsid w:val="006F5286"/>
    <w:rsid w:val="006F5762"/>
    <w:rsid w:val="00702C97"/>
    <w:rsid w:val="007055C1"/>
    <w:rsid w:val="007057E5"/>
    <w:rsid w:val="00706CDD"/>
    <w:rsid w:val="00710021"/>
    <w:rsid w:val="007114AB"/>
    <w:rsid w:val="0071575E"/>
    <w:rsid w:val="0072035E"/>
    <w:rsid w:val="00722C2A"/>
    <w:rsid w:val="00724D64"/>
    <w:rsid w:val="00726DA0"/>
    <w:rsid w:val="0072794A"/>
    <w:rsid w:val="00727ABC"/>
    <w:rsid w:val="007303D6"/>
    <w:rsid w:val="007311BA"/>
    <w:rsid w:val="00731CC3"/>
    <w:rsid w:val="007320FB"/>
    <w:rsid w:val="00735760"/>
    <w:rsid w:val="007357C8"/>
    <w:rsid w:val="007367CA"/>
    <w:rsid w:val="00741947"/>
    <w:rsid w:val="00741B5E"/>
    <w:rsid w:val="00742876"/>
    <w:rsid w:val="007439D0"/>
    <w:rsid w:val="00750D38"/>
    <w:rsid w:val="00753139"/>
    <w:rsid w:val="00760F10"/>
    <w:rsid w:val="00763958"/>
    <w:rsid w:val="00763C14"/>
    <w:rsid w:val="00763D04"/>
    <w:rsid w:val="007642E4"/>
    <w:rsid w:val="007650F1"/>
    <w:rsid w:val="007661D4"/>
    <w:rsid w:val="00777E0A"/>
    <w:rsid w:val="007812DC"/>
    <w:rsid w:val="0078184A"/>
    <w:rsid w:val="00785BAC"/>
    <w:rsid w:val="00785D13"/>
    <w:rsid w:val="00787C64"/>
    <w:rsid w:val="00790D2F"/>
    <w:rsid w:val="00793B3F"/>
    <w:rsid w:val="007A13B1"/>
    <w:rsid w:val="007A1A67"/>
    <w:rsid w:val="007A2B58"/>
    <w:rsid w:val="007A37F1"/>
    <w:rsid w:val="007A3C9F"/>
    <w:rsid w:val="007A3E79"/>
    <w:rsid w:val="007A6BB4"/>
    <w:rsid w:val="007A7F3C"/>
    <w:rsid w:val="007B25B7"/>
    <w:rsid w:val="007B2B7D"/>
    <w:rsid w:val="007B5DB5"/>
    <w:rsid w:val="007B5E08"/>
    <w:rsid w:val="007B714B"/>
    <w:rsid w:val="007C0B25"/>
    <w:rsid w:val="007C619F"/>
    <w:rsid w:val="007C687D"/>
    <w:rsid w:val="007D2457"/>
    <w:rsid w:val="007D3A4D"/>
    <w:rsid w:val="007D54FA"/>
    <w:rsid w:val="007E111E"/>
    <w:rsid w:val="007E5175"/>
    <w:rsid w:val="007E5C79"/>
    <w:rsid w:val="007E77FB"/>
    <w:rsid w:val="007F0A23"/>
    <w:rsid w:val="007F4C78"/>
    <w:rsid w:val="007F5BAA"/>
    <w:rsid w:val="007F60FB"/>
    <w:rsid w:val="007F6527"/>
    <w:rsid w:val="00801CE1"/>
    <w:rsid w:val="008051AC"/>
    <w:rsid w:val="00805FDD"/>
    <w:rsid w:val="00806B53"/>
    <w:rsid w:val="00812189"/>
    <w:rsid w:val="0081288C"/>
    <w:rsid w:val="008147F4"/>
    <w:rsid w:val="008165D4"/>
    <w:rsid w:val="008204F0"/>
    <w:rsid w:val="008277A8"/>
    <w:rsid w:val="00830E86"/>
    <w:rsid w:val="00832FEE"/>
    <w:rsid w:val="00835779"/>
    <w:rsid w:val="008368B4"/>
    <w:rsid w:val="0083734A"/>
    <w:rsid w:val="00837E5E"/>
    <w:rsid w:val="008409C4"/>
    <w:rsid w:val="00840EBD"/>
    <w:rsid w:val="008432D3"/>
    <w:rsid w:val="008458F0"/>
    <w:rsid w:val="00847310"/>
    <w:rsid w:val="0085129D"/>
    <w:rsid w:val="00852433"/>
    <w:rsid w:val="00854265"/>
    <w:rsid w:val="00861D6F"/>
    <w:rsid w:val="00862CFA"/>
    <w:rsid w:val="008633F3"/>
    <w:rsid w:val="0086469B"/>
    <w:rsid w:val="00864A5B"/>
    <w:rsid w:val="008668C9"/>
    <w:rsid w:val="008716CE"/>
    <w:rsid w:val="008735B9"/>
    <w:rsid w:val="00873F5F"/>
    <w:rsid w:val="00874140"/>
    <w:rsid w:val="0087597E"/>
    <w:rsid w:val="00877D11"/>
    <w:rsid w:val="00880E69"/>
    <w:rsid w:val="00881797"/>
    <w:rsid w:val="0088308E"/>
    <w:rsid w:val="008849C9"/>
    <w:rsid w:val="00885E8C"/>
    <w:rsid w:val="00890C1E"/>
    <w:rsid w:val="00894080"/>
    <w:rsid w:val="00895A3D"/>
    <w:rsid w:val="00895CBD"/>
    <w:rsid w:val="0089785A"/>
    <w:rsid w:val="0089791A"/>
    <w:rsid w:val="008A1606"/>
    <w:rsid w:val="008A3A96"/>
    <w:rsid w:val="008A6022"/>
    <w:rsid w:val="008A6C3E"/>
    <w:rsid w:val="008A7A88"/>
    <w:rsid w:val="008B7F2D"/>
    <w:rsid w:val="008C24E5"/>
    <w:rsid w:val="008C3C19"/>
    <w:rsid w:val="008C3FA3"/>
    <w:rsid w:val="008C561D"/>
    <w:rsid w:val="008D001E"/>
    <w:rsid w:val="008D334E"/>
    <w:rsid w:val="008D4AE1"/>
    <w:rsid w:val="008D5152"/>
    <w:rsid w:val="008D60D6"/>
    <w:rsid w:val="008D7711"/>
    <w:rsid w:val="008E009D"/>
    <w:rsid w:val="008E3638"/>
    <w:rsid w:val="008E5505"/>
    <w:rsid w:val="008F09FD"/>
    <w:rsid w:val="008F18D9"/>
    <w:rsid w:val="0090001F"/>
    <w:rsid w:val="00900FF7"/>
    <w:rsid w:val="009020F0"/>
    <w:rsid w:val="009032B7"/>
    <w:rsid w:val="009036FE"/>
    <w:rsid w:val="00914296"/>
    <w:rsid w:val="009168E8"/>
    <w:rsid w:val="00920102"/>
    <w:rsid w:val="00922FDE"/>
    <w:rsid w:val="009270A4"/>
    <w:rsid w:val="00931DB5"/>
    <w:rsid w:val="00932569"/>
    <w:rsid w:val="00935D41"/>
    <w:rsid w:val="00946052"/>
    <w:rsid w:val="00947340"/>
    <w:rsid w:val="0095282C"/>
    <w:rsid w:val="00953EDF"/>
    <w:rsid w:val="00955C83"/>
    <w:rsid w:val="00955D39"/>
    <w:rsid w:val="00957112"/>
    <w:rsid w:val="009608B5"/>
    <w:rsid w:val="00960D4C"/>
    <w:rsid w:val="00961529"/>
    <w:rsid w:val="00962049"/>
    <w:rsid w:val="00963216"/>
    <w:rsid w:val="00965885"/>
    <w:rsid w:val="00976DEB"/>
    <w:rsid w:val="00977110"/>
    <w:rsid w:val="00980E13"/>
    <w:rsid w:val="009831B4"/>
    <w:rsid w:val="00983B67"/>
    <w:rsid w:val="00985522"/>
    <w:rsid w:val="00985E31"/>
    <w:rsid w:val="00990375"/>
    <w:rsid w:val="0099063B"/>
    <w:rsid w:val="009913AE"/>
    <w:rsid w:val="00994CF2"/>
    <w:rsid w:val="009975E5"/>
    <w:rsid w:val="009A0331"/>
    <w:rsid w:val="009A3246"/>
    <w:rsid w:val="009A3B10"/>
    <w:rsid w:val="009A3EC0"/>
    <w:rsid w:val="009A48B4"/>
    <w:rsid w:val="009A54D5"/>
    <w:rsid w:val="009A5C6E"/>
    <w:rsid w:val="009B4BF9"/>
    <w:rsid w:val="009B567A"/>
    <w:rsid w:val="009B5E1F"/>
    <w:rsid w:val="009B729F"/>
    <w:rsid w:val="009C4420"/>
    <w:rsid w:val="009C5EBF"/>
    <w:rsid w:val="009C65A5"/>
    <w:rsid w:val="009C790E"/>
    <w:rsid w:val="009D0315"/>
    <w:rsid w:val="009D0936"/>
    <w:rsid w:val="009D2A26"/>
    <w:rsid w:val="009D3559"/>
    <w:rsid w:val="009D42DA"/>
    <w:rsid w:val="009D68C1"/>
    <w:rsid w:val="009E27CA"/>
    <w:rsid w:val="009E3AFD"/>
    <w:rsid w:val="009F2233"/>
    <w:rsid w:val="009F30CA"/>
    <w:rsid w:val="009F3BC2"/>
    <w:rsid w:val="009F6133"/>
    <w:rsid w:val="00A02887"/>
    <w:rsid w:val="00A02B23"/>
    <w:rsid w:val="00A034F5"/>
    <w:rsid w:val="00A0769E"/>
    <w:rsid w:val="00A12BE0"/>
    <w:rsid w:val="00A144DF"/>
    <w:rsid w:val="00A145C1"/>
    <w:rsid w:val="00A15D45"/>
    <w:rsid w:val="00A21683"/>
    <w:rsid w:val="00A2455B"/>
    <w:rsid w:val="00A2667E"/>
    <w:rsid w:val="00A27934"/>
    <w:rsid w:val="00A27A05"/>
    <w:rsid w:val="00A327F1"/>
    <w:rsid w:val="00A33EFE"/>
    <w:rsid w:val="00A35FCA"/>
    <w:rsid w:val="00A362BF"/>
    <w:rsid w:val="00A405C0"/>
    <w:rsid w:val="00A42707"/>
    <w:rsid w:val="00A43A7D"/>
    <w:rsid w:val="00A45A25"/>
    <w:rsid w:val="00A4789A"/>
    <w:rsid w:val="00A55242"/>
    <w:rsid w:val="00A552BD"/>
    <w:rsid w:val="00A562C2"/>
    <w:rsid w:val="00A57B09"/>
    <w:rsid w:val="00A65E75"/>
    <w:rsid w:val="00A674DF"/>
    <w:rsid w:val="00A71143"/>
    <w:rsid w:val="00A72746"/>
    <w:rsid w:val="00A75306"/>
    <w:rsid w:val="00A77562"/>
    <w:rsid w:val="00A7776E"/>
    <w:rsid w:val="00A807D6"/>
    <w:rsid w:val="00A834AE"/>
    <w:rsid w:val="00A83628"/>
    <w:rsid w:val="00A84AD4"/>
    <w:rsid w:val="00A85758"/>
    <w:rsid w:val="00A87DF9"/>
    <w:rsid w:val="00A90C62"/>
    <w:rsid w:val="00A915BB"/>
    <w:rsid w:val="00A92CE7"/>
    <w:rsid w:val="00A943C0"/>
    <w:rsid w:val="00A9611F"/>
    <w:rsid w:val="00AA068C"/>
    <w:rsid w:val="00AB0AFE"/>
    <w:rsid w:val="00AB2EA8"/>
    <w:rsid w:val="00AB3234"/>
    <w:rsid w:val="00AB3DAE"/>
    <w:rsid w:val="00AB669A"/>
    <w:rsid w:val="00AC46F0"/>
    <w:rsid w:val="00AC5020"/>
    <w:rsid w:val="00AD0C19"/>
    <w:rsid w:val="00AE036E"/>
    <w:rsid w:val="00AE07F0"/>
    <w:rsid w:val="00AE0B35"/>
    <w:rsid w:val="00AE0F00"/>
    <w:rsid w:val="00AE1E28"/>
    <w:rsid w:val="00AE2841"/>
    <w:rsid w:val="00AE2AC2"/>
    <w:rsid w:val="00AE48D4"/>
    <w:rsid w:val="00AE54C9"/>
    <w:rsid w:val="00AE78B8"/>
    <w:rsid w:val="00AF1601"/>
    <w:rsid w:val="00AF3C30"/>
    <w:rsid w:val="00AF50E1"/>
    <w:rsid w:val="00AF5FB8"/>
    <w:rsid w:val="00AF610C"/>
    <w:rsid w:val="00AF6DAA"/>
    <w:rsid w:val="00B1031D"/>
    <w:rsid w:val="00B10D90"/>
    <w:rsid w:val="00B130DB"/>
    <w:rsid w:val="00B1346B"/>
    <w:rsid w:val="00B14757"/>
    <w:rsid w:val="00B15AF8"/>
    <w:rsid w:val="00B173F5"/>
    <w:rsid w:val="00B17AB4"/>
    <w:rsid w:val="00B207D7"/>
    <w:rsid w:val="00B20EF0"/>
    <w:rsid w:val="00B23AF5"/>
    <w:rsid w:val="00B24779"/>
    <w:rsid w:val="00B25E56"/>
    <w:rsid w:val="00B26261"/>
    <w:rsid w:val="00B27FE5"/>
    <w:rsid w:val="00B30241"/>
    <w:rsid w:val="00B31BE7"/>
    <w:rsid w:val="00B32AB3"/>
    <w:rsid w:val="00B332B3"/>
    <w:rsid w:val="00B337C5"/>
    <w:rsid w:val="00B3686B"/>
    <w:rsid w:val="00B376D0"/>
    <w:rsid w:val="00B37838"/>
    <w:rsid w:val="00B4223A"/>
    <w:rsid w:val="00B449F8"/>
    <w:rsid w:val="00B45E61"/>
    <w:rsid w:val="00B466CB"/>
    <w:rsid w:val="00B470C9"/>
    <w:rsid w:val="00B50149"/>
    <w:rsid w:val="00B508B7"/>
    <w:rsid w:val="00B520F7"/>
    <w:rsid w:val="00B54608"/>
    <w:rsid w:val="00B57AC2"/>
    <w:rsid w:val="00B6082D"/>
    <w:rsid w:val="00B60D9B"/>
    <w:rsid w:val="00B61F33"/>
    <w:rsid w:val="00B66023"/>
    <w:rsid w:val="00B72572"/>
    <w:rsid w:val="00B807E1"/>
    <w:rsid w:val="00B81A7F"/>
    <w:rsid w:val="00B82EDA"/>
    <w:rsid w:val="00B91943"/>
    <w:rsid w:val="00B95B6E"/>
    <w:rsid w:val="00B968F9"/>
    <w:rsid w:val="00BA0204"/>
    <w:rsid w:val="00BA0D2E"/>
    <w:rsid w:val="00BA16E9"/>
    <w:rsid w:val="00BA1D7C"/>
    <w:rsid w:val="00BA4C50"/>
    <w:rsid w:val="00BB2A5D"/>
    <w:rsid w:val="00BB4278"/>
    <w:rsid w:val="00BB742D"/>
    <w:rsid w:val="00BB7777"/>
    <w:rsid w:val="00BC4F1E"/>
    <w:rsid w:val="00BC611B"/>
    <w:rsid w:val="00BC7C6F"/>
    <w:rsid w:val="00BD0F81"/>
    <w:rsid w:val="00BD186C"/>
    <w:rsid w:val="00BD23B4"/>
    <w:rsid w:val="00BD49A0"/>
    <w:rsid w:val="00BD74AC"/>
    <w:rsid w:val="00BE27EE"/>
    <w:rsid w:val="00BE29B4"/>
    <w:rsid w:val="00BE2B67"/>
    <w:rsid w:val="00BE57DA"/>
    <w:rsid w:val="00BE5FBE"/>
    <w:rsid w:val="00BF13E2"/>
    <w:rsid w:val="00BF1BB4"/>
    <w:rsid w:val="00BF29F3"/>
    <w:rsid w:val="00BF30BE"/>
    <w:rsid w:val="00BF3403"/>
    <w:rsid w:val="00BF71F3"/>
    <w:rsid w:val="00C003C9"/>
    <w:rsid w:val="00C00D55"/>
    <w:rsid w:val="00C00FC3"/>
    <w:rsid w:val="00C021A7"/>
    <w:rsid w:val="00C02794"/>
    <w:rsid w:val="00C02F4B"/>
    <w:rsid w:val="00C038C7"/>
    <w:rsid w:val="00C043D7"/>
    <w:rsid w:val="00C056F3"/>
    <w:rsid w:val="00C05BB4"/>
    <w:rsid w:val="00C05FE4"/>
    <w:rsid w:val="00C07297"/>
    <w:rsid w:val="00C13A47"/>
    <w:rsid w:val="00C149BF"/>
    <w:rsid w:val="00C158D5"/>
    <w:rsid w:val="00C21377"/>
    <w:rsid w:val="00C236D4"/>
    <w:rsid w:val="00C254A6"/>
    <w:rsid w:val="00C30F13"/>
    <w:rsid w:val="00C33D0A"/>
    <w:rsid w:val="00C34C1E"/>
    <w:rsid w:val="00C356B7"/>
    <w:rsid w:val="00C3591A"/>
    <w:rsid w:val="00C3643D"/>
    <w:rsid w:val="00C366FC"/>
    <w:rsid w:val="00C37EF7"/>
    <w:rsid w:val="00C413D4"/>
    <w:rsid w:val="00C43786"/>
    <w:rsid w:val="00C45DFE"/>
    <w:rsid w:val="00C465DE"/>
    <w:rsid w:val="00C475A7"/>
    <w:rsid w:val="00C530C4"/>
    <w:rsid w:val="00C54F8C"/>
    <w:rsid w:val="00C571CB"/>
    <w:rsid w:val="00C618DB"/>
    <w:rsid w:val="00C621FA"/>
    <w:rsid w:val="00C62577"/>
    <w:rsid w:val="00C62B57"/>
    <w:rsid w:val="00C63DCA"/>
    <w:rsid w:val="00C65150"/>
    <w:rsid w:val="00C67725"/>
    <w:rsid w:val="00C700F8"/>
    <w:rsid w:val="00C76E9D"/>
    <w:rsid w:val="00C81AC2"/>
    <w:rsid w:val="00C84CC2"/>
    <w:rsid w:val="00C85D5E"/>
    <w:rsid w:val="00C85E48"/>
    <w:rsid w:val="00C86776"/>
    <w:rsid w:val="00C904F2"/>
    <w:rsid w:val="00C905BA"/>
    <w:rsid w:val="00C9269A"/>
    <w:rsid w:val="00C92D46"/>
    <w:rsid w:val="00C94DBE"/>
    <w:rsid w:val="00C965A8"/>
    <w:rsid w:val="00C97478"/>
    <w:rsid w:val="00C97BFE"/>
    <w:rsid w:val="00CA165B"/>
    <w:rsid w:val="00CA1BB9"/>
    <w:rsid w:val="00CA20C4"/>
    <w:rsid w:val="00CA29EE"/>
    <w:rsid w:val="00CA3870"/>
    <w:rsid w:val="00CA66CF"/>
    <w:rsid w:val="00CB4403"/>
    <w:rsid w:val="00CB7BE6"/>
    <w:rsid w:val="00CC15E4"/>
    <w:rsid w:val="00CC27FB"/>
    <w:rsid w:val="00CC37BF"/>
    <w:rsid w:val="00CC59BE"/>
    <w:rsid w:val="00CC68FE"/>
    <w:rsid w:val="00CC7307"/>
    <w:rsid w:val="00CC7BD1"/>
    <w:rsid w:val="00CC7ED3"/>
    <w:rsid w:val="00CD099C"/>
    <w:rsid w:val="00CD258E"/>
    <w:rsid w:val="00CD4A8B"/>
    <w:rsid w:val="00CD514E"/>
    <w:rsid w:val="00CD61E4"/>
    <w:rsid w:val="00CD65C4"/>
    <w:rsid w:val="00CD691A"/>
    <w:rsid w:val="00CD6A08"/>
    <w:rsid w:val="00CD6EE2"/>
    <w:rsid w:val="00CD783E"/>
    <w:rsid w:val="00CE0C00"/>
    <w:rsid w:val="00CE12BB"/>
    <w:rsid w:val="00CE1B06"/>
    <w:rsid w:val="00CE669F"/>
    <w:rsid w:val="00CE6939"/>
    <w:rsid w:val="00CE72E9"/>
    <w:rsid w:val="00CE7A58"/>
    <w:rsid w:val="00CF316B"/>
    <w:rsid w:val="00CF37F4"/>
    <w:rsid w:val="00CF41A2"/>
    <w:rsid w:val="00CF48E3"/>
    <w:rsid w:val="00CF55F1"/>
    <w:rsid w:val="00CF5726"/>
    <w:rsid w:val="00CF61DA"/>
    <w:rsid w:val="00D044B6"/>
    <w:rsid w:val="00D078D9"/>
    <w:rsid w:val="00D12FFC"/>
    <w:rsid w:val="00D149D8"/>
    <w:rsid w:val="00D166AC"/>
    <w:rsid w:val="00D167BA"/>
    <w:rsid w:val="00D20207"/>
    <w:rsid w:val="00D205C2"/>
    <w:rsid w:val="00D242BC"/>
    <w:rsid w:val="00D25CBA"/>
    <w:rsid w:val="00D25D7E"/>
    <w:rsid w:val="00D25F8D"/>
    <w:rsid w:val="00D275D1"/>
    <w:rsid w:val="00D324E7"/>
    <w:rsid w:val="00D350C9"/>
    <w:rsid w:val="00D370D6"/>
    <w:rsid w:val="00D40CB8"/>
    <w:rsid w:val="00D42B12"/>
    <w:rsid w:val="00D469FA"/>
    <w:rsid w:val="00D500F6"/>
    <w:rsid w:val="00D52147"/>
    <w:rsid w:val="00D610D9"/>
    <w:rsid w:val="00D61105"/>
    <w:rsid w:val="00D630B1"/>
    <w:rsid w:val="00D631BB"/>
    <w:rsid w:val="00D648C4"/>
    <w:rsid w:val="00D675C6"/>
    <w:rsid w:val="00D7217C"/>
    <w:rsid w:val="00D73194"/>
    <w:rsid w:val="00D761AC"/>
    <w:rsid w:val="00D80B9F"/>
    <w:rsid w:val="00D81737"/>
    <w:rsid w:val="00D8563F"/>
    <w:rsid w:val="00D91BE2"/>
    <w:rsid w:val="00D94D7D"/>
    <w:rsid w:val="00D94DE4"/>
    <w:rsid w:val="00D95F91"/>
    <w:rsid w:val="00DA5A5F"/>
    <w:rsid w:val="00DA6E63"/>
    <w:rsid w:val="00DA7F7C"/>
    <w:rsid w:val="00DB51B0"/>
    <w:rsid w:val="00DB5B95"/>
    <w:rsid w:val="00DC1239"/>
    <w:rsid w:val="00DC48F0"/>
    <w:rsid w:val="00DC6EA4"/>
    <w:rsid w:val="00DD0804"/>
    <w:rsid w:val="00DD0E05"/>
    <w:rsid w:val="00DD3162"/>
    <w:rsid w:val="00DD3A9B"/>
    <w:rsid w:val="00DD4839"/>
    <w:rsid w:val="00DD4FD0"/>
    <w:rsid w:val="00DE0420"/>
    <w:rsid w:val="00DE0A9B"/>
    <w:rsid w:val="00DE31EE"/>
    <w:rsid w:val="00DE6679"/>
    <w:rsid w:val="00DE66C7"/>
    <w:rsid w:val="00DE7583"/>
    <w:rsid w:val="00DE7678"/>
    <w:rsid w:val="00DE79B5"/>
    <w:rsid w:val="00DF2FC6"/>
    <w:rsid w:val="00DF64C4"/>
    <w:rsid w:val="00DF6774"/>
    <w:rsid w:val="00DF69D7"/>
    <w:rsid w:val="00DF70BA"/>
    <w:rsid w:val="00E019EC"/>
    <w:rsid w:val="00E0287D"/>
    <w:rsid w:val="00E041C6"/>
    <w:rsid w:val="00E05440"/>
    <w:rsid w:val="00E063AD"/>
    <w:rsid w:val="00E068B9"/>
    <w:rsid w:val="00E07A20"/>
    <w:rsid w:val="00E07C69"/>
    <w:rsid w:val="00E10275"/>
    <w:rsid w:val="00E1195E"/>
    <w:rsid w:val="00E1241D"/>
    <w:rsid w:val="00E129D8"/>
    <w:rsid w:val="00E14A2B"/>
    <w:rsid w:val="00E15DAD"/>
    <w:rsid w:val="00E16220"/>
    <w:rsid w:val="00E24B4B"/>
    <w:rsid w:val="00E270FA"/>
    <w:rsid w:val="00E31D74"/>
    <w:rsid w:val="00E333D9"/>
    <w:rsid w:val="00E3532E"/>
    <w:rsid w:val="00E37231"/>
    <w:rsid w:val="00E41ACF"/>
    <w:rsid w:val="00E45392"/>
    <w:rsid w:val="00E4594E"/>
    <w:rsid w:val="00E51308"/>
    <w:rsid w:val="00E53FF8"/>
    <w:rsid w:val="00E54F4D"/>
    <w:rsid w:val="00E56596"/>
    <w:rsid w:val="00E57123"/>
    <w:rsid w:val="00E63775"/>
    <w:rsid w:val="00E63B1A"/>
    <w:rsid w:val="00E66E65"/>
    <w:rsid w:val="00E676C7"/>
    <w:rsid w:val="00E7130E"/>
    <w:rsid w:val="00E733CE"/>
    <w:rsid w:val="00E73CCF"/>
    <w:rsid w:val="00E80E05"/>
    <w:rsid w:val="00E82A0E"/>
    <w:rsid w:val="00E8453A"/>
    <w:rsid w:val="00E85C2B"/>
    <w:rsid w:val="00E86287"/>
    <w:rsid w:val="00E868EF"/>
    <w:rsid w:val="00E8712B"/>
    <w:rsid w:val="00E9344F"/>
    <w:rsid w:val="00E95715"/>
    <w:rsid w:val="00E95E8A"/>
    <w:rsid w:val="00E96949"/>
    <w:rsid w:val="00EA0C09"/>
    <w:rsid w:val="00EA0C4C"/>
    <w:rsid w:val="00EA3AC0"/>
    <w:rsid w:val="00EA3F50"/>
    <w:rsid w:val="00EA643D"/>
    <w:rsid w:val="00EA6B3A"/>
    <w:rsid w:val="00EB1338"/>
    <w:rsid w:val="00EB34B1"/>
    <w:rsid w:val="00EC6AC3"/>
    <w:rsid w:val="00ED049B"/>
    <w:rsid w:val="00ED200E"/>
    <w:rsid w:val="00ED31DD"/>
    <w:rsid w:val="00ED39FE"/>
    <w:rsid w:val="00ED6FED"/>
    <w:rsid w:val="00ED70EC"/>
    <w:rsid w:val="00ED750B"/>
    <w:rsid w:val="00ED7F04"/>
    <w:rsid w:val="00EE1136"/>
    <w:rsid w:val="00EE171E"/>
    <w:rsid w:val="00EE1FDB"/>
    <w:rsid w:val="00EE3516"/>
    <w:rsid w:val="00EE4167"/>
    <w:rsid w:val="00EE511B"/>
    <w:rsid w:val="00EE7BC4"/>
    <w:rsid w:val="00EF1C24"/>
    <w:rsid w:val="00EF2AD3"/>
    <w:rsid w:val="00EF570D"/>
    <w:rsid w:val="00EF5A5B"/>
    <w:rsid w:val="00EF6015"/>
    <w:rsid w:val="00EF6BBF"/>
    <w:rsid w:val="00F033B3"/>
    <w:rsid w:val="00F06280"/>
    <w:rsid w:val="00F07B1E"/>
    <w:rsid w:val="00F103C2"/>
    <w:rsid w:val="00F10628"/>
    <w:rsid w:val="00F117C0"/>
    <w:rsid w:val="00F131A3"/>
    <w:rsid w:val="00F13F09"/>
    <w:rsid w:val="00F159F7"/>
    <w:rsid w:val="00F167D4"/>
    <w:rsid w:val="00F17785"/>
    <w:rsid w:val="00F30589"/>
    <w:rsid w:val="00F30D34"/>
    <w:rsid w:val="00F33004"/>
    <w:rsid w:val="00F33822"/>
    <w:rsid w:val="00F348FB"/>
    <w:rsid w:val="00F349C4"/>
    <w:rsid w:val="00F35503"/>
    <w:rsid w:val="00F403E4"/>
    <w:rsid w:val="00F444C8"/>
    <w:rsid w:val="00F46F6B"/>
    <w:rsid w:val="00F511B4"/>
    <w:rsid w:val="00F56B64"/>
    <w:rsid w:val="00F57720"/>
    <w:rsid w:val="00F60CEC"/>
    <w:rsid w:val="00F61ACB"/>
    <w:rsid w:val="00F63E58"/>
    <w:rsid w:val="00F651DE"/>
    <w:rsid w:val="00F67FFA"/>
    <w:rsid w:val="00F7225B"/>
    <w:rsid w:val="00F7264E"/>
    <w:rsid w:val="00F73C84"/>
    <w:rsid w:val="00F75C68"/>
    <w:rsid w:val="00F765FB"/>
    <w:rsid w:val="00F76EB8"/>
    <w:rsid w:val="00F82695"/>
    <w:rsid w:val="00F87858"/>
    <w:rsid w:val="00F927C3"/>
    <w:rsid w:val="00F93662"/>
    <w:rsid w:val="00F948CD"/>
    <w:rsid w:val="00F95332"/>
    <w:rsid w:val="00F95495"/>
    <w:rsid w:val="00F95F58"/>
    <w:rsid w:val="00F969E0"/>
    <w:rsid w:val="00FA4230"/>
    <w:rsid w:val="00FA71E1"/>
    <w:rsid w:val="00FB1204"/>
    <w:rsid w:val="00FB144C"/>
    <w:rsid w:val="00FB1E71"/>
    <w:rsid w:val="00FB4C17"/>
    <w:rsid w:val="00FB4CA9"/>
    <w:rsid w:val="00FB53DB"/>
    <w:rsid w:val="00FC01E4"/>
    <w:rsid w:val="00FC32C6"/>
    <w:rsid w:val="00FD0A92"/>
    <w:rsid w:val="00FD2293"/>
    <w:rsid w:val="00FD58B4"/>
    <w:rsid w:val="00FD609B"/>
    <w:rsid w:val="00FD699B"/>
    <w:rsid w:val="00FD7CDF"/>
    <w:rsid w:val="00FE1CAD"/>
    <w:rsid w:val="00FE2BEA"/>
    <w:rsid w:val="00FE4945"/>
    <w:rsid w:val="00FE579D"/>
    <w:rsid w:val="00FE688D"/>
    <w:rsid w:val="00FF0A78"/>
    <w:rsid w:val="00FF109D"/>
    <w:rsid w:val="00FF4BB3"/>
    <w:rsid w:val="00FF6395"/>
    <w:rsid w:val="00FF6817"/>
    <w:rsid w:val="010E0444"/>
    <w:rsid w:val="01AD6E95"/>
    <w:rsid w:val="01D75E6C"/>
    <w:rsid w:val="030F29BC"/>
    <w:rsid w:val="056E28B1"/>
    <w:rsid w:val="06D00F0F"/>
    <w:rsid w:val="0967EF39"/>
    <w:rsid w:val="0A838CE0"/>
    <w:rsid w:val="0F361706"/>
    <w:rsid w:val="10DE91D0"/>
    <w:rsid w:val="131CD922"/>
    <w:rsid w:val="131DCED2"/>
    <w:rsid w:val="15BE0595"/>
    <w:rsid w:val="1731AA08"/>
    <w:rsid w:val="197632CD"/>
    <w:rsid w:val="1AF6BFE4"/>
    <w:rsid w:val="1B111CE0"/>
    <w:rsid w:val="1BD1D7C6"/>
    <w:rsid w:val="1BDCF12D"/>
    <w:rsid w:val="1C41888E"/>
    <w:rsid w:val="1CC28B94"/>
    <w:rsid w:val="1E617920"/>
    <w:rsid w:val="1F81AEDA"/>
    <w:rsid w:val="20767464"/>
    <w:rsid w:val="20CE6312"/>
    <w:rsid w:val="21A2084D"/>
    <w:rsid w:val="238FC12C"/>
    <w:rsid w:val="2417EE7B"/>
    <w:rsid w:val="24512F8F"/>
    <w:rsid w:val="2614D4C9"/>
    <w:rsid w:val="2742C6BD"/>
    <w:rsid w:val="2785545B"/>
    <w:rsid w:val="2817DCCE"/>
    <w:rsid w:val="281DD803"/>
    <w:rsid w:val="289D0A04"/>
    <w:rsid w:val="292478C7"/>
    <w:rsid w:val="2AB3C774"/>
    <w:rsid w:val="2CA66C50"/>
    <w:rsid w:val="2DE443E3"/>
    <w:rsid w:val="2E833BF8"/>
    <w:rsid w:val="2FE0B95B"/>
    <w:rsid w:val="301C5784"/>
    <w:rsid w:val="30E65C4A"/>
    <w:rsid w:val="334624D3"/>
    <w:rsid w:val="354F4DE3"/>
    <w:rsid w:val="36B9F0E1"/>
    <w:rsid w:val="398CD12D"/>
    <w:rsid w:val="3A2E6F1E"/>
    <w:rsid w:val="3CD97EC3"/>
    <w:rsid w:val="41EB448E"/>
    <w:rsid w:val="41FCB709"/>
    <w:rsid w:val="42B1C97E"/>
    <w:rsid w:val="4487302C"/>
    <w:rsid w:val="47244794"/>
    <w:rsid w:val="49F5AAC5"/>
    <w:rsid w:val="4A36A485"/>
    <w:rsid w:val="4D2572E2"/>
    <w:rsid w:val="4F81B4CA"/>
    <w:rsid w:val="4FA61B57"/>
    <w:rsid w:val="5168AB99"/>
    <w:rsid w:val="53F76B27"/>
    <w:rsid w:val="567D84C7"/>
    <w:rsid w:val="5896F317"/>
    <w:rsid w:val="59864641"/>
    <w:rsid w:val="5BF7093D"/>
    <w:rsid w:val="5C2627D9"/>
    <w:rsid w:val="5C2C6AF5"/>
    <w:rsid w:val="5DD360E8"/>
    <w:rsid w:val="5E32D874"/>
    <w:rsid w:val="5EBC5DBB"/>
    <w:rsid w:val="63F6E7C7"/>
    <w:rsid w:val="64127C19"/>
    <w:rsid w:val="67B88A44"/>
    <w:rsid w:val="67D23CF1"/>
    <w:rsid w:val="694AB5F1"/>
    <w:rsid w:val="69F501BB"/>
    <w:rsid w:val="6B14F985"/>
    <w:rsid w:val="70ADD1E5"/>
    <w:rsid w:val="772E6D78"/>
    <w:rsid w:val="772E8BA3"/>
    <w:rsid w:val="78C151E4"/>
    <w:rsid w:val="7CACC493"/>
    <w:rsid w:val="7D59E838"/>
    <w:rsid w:val="7F60088B"/>
    <w:rsid w:val="7F8B931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73D15"/>
  <w15:chartTrackingRefBased/>
  <w15:docId w15:val="{B02D6056-99B2-4DB9-BDB1-DFA5F3ED6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6E9"/>
  </w:style>
  <w:style w:type="paragraph" w:styleId="Heading1">
    <w:name w:val="heading 1"/>
    <w:basedOn w:val="Normal"/>
    <w:next w:val="Normal"/>
    <w:link w:val="Heading1Char"/>
    <w:qFormat/>
    <w:rsid w:val="00BA4C50"/>
    <w:pPr>
      <w:keepNext/>
      <w:keepLines/>
      <w:numPr>
        <w:numId w:val="9"/>
      </w:numPr>
      <w:spacing w:before="360" w:after="80"/>
      <w:outlineLvl w:val="0"/>
    </w:pPr>
    <w:rPr>
      <w:rFonts w:ascii="Arial" w:eastAsiaTheme="majorEastAsia" w:hAnsi="Arial" w:cs="Arial"/>
      <w:b/>
      <w:bCs/>
      <w:color w:val="000000" w:themeColor="text1"/>
      <w:sz w:val="32"/>
      <w:szCs w:val="32"/>
    </w:rPr>
  </w:style>
  <w:style w:type="paragraph" w:styleId="Heading2">
    <w:name w:val="heading 2"/>
    <w:basedOn w:val="Normal"/>
    <w:next w:val="Normal"/>
    <w:link w:val="Heading2Char"/>
    <w:uiPriority w:val="9"/>
    <w:unhideWhenUsed/>
    <w:qFormat/>
    <w:rsid w:val="0012642B"/>
    <w:pPr>
      <w:keepNext/>
      <w:keepLines/>
      <w:numPr>
        <w:ilvl w:val="1"/>
        <w:numId w:val="9"/>
      </w:numPr>
      <w:spacing w:before="160" w:after="80"/>
      <w:outlineLvl w:val="1"/>
    </w:pPr>
    <w:rPr>
      <w:rFonts w:ascii="Arial" w:eastAsiaTheme="majorEastAsia" w:hAnsi="Arial" w:cs="Arial"/>
      <w:b/>
      <w:bCs/>
      <w:color w:val="000000" w:themeColor="text1"/>
      <w:sz w:val="22"/>
      <w:szCs w:val="22"/>
    </w:rPr>
  </w:style>
  <w:style w:type="paragraph" w:styleId="Heading3">
    <w:name w:val="heading 3"/>
    <w:basedOn w:val="ListParagraph"/>
    <w:next w:val="Normal"/>
    <w:link w:val="Heading3Char"/>
    <w:uiPriority w:val="9"/>
    <w:unhideWhenUsed/>
    <w:qFormat/>
    <w:rsid w:val="00E1241D"/>
    <w:pPr>
      <w:numPr>
        <w:ilvl w:val="2"/>
        <w:numId w:val="9"/>
      </w:numPr>
      <w:spacing w:after="80"/>
      <w:outlineLvl w:val="2"/>
    </w:pPr>
    <w:rPr>
      <w:rFonts w:ascii="Arial" w:hAnsi="Arial" w:cs="Arial"/>
      <w:b/>
      <w:bCs/>
      <w:sz w:val="21"/>
      <w:szCs w:val="21"/>
    </w:rPr>
  </w:style>
  <w:style w:type="paragraph" w:styleId="Heading4">
    <w:name w:val="heading 4"/>
    <w:basedOn w:val="Normal"/>
    <w:next w:val="Normal"/>
    <w:link w:val="Heading4Char"/>
    <w:uiPriority w:val="9"/>
    <w:semiHidden/>
    <w:unhideWhenUsed/>
    <w:qFormat/>
    <w:rsid w:val="006F420E"/>
    <w:pPr>
      <w:keepNext/>
      <w:keepLines/>
      <w:numPr>
        <w:ilvl w:val="3"/>
        <w:numId w:val="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20E"/>
    <w:pPr>
      <w:keepNext/>
      <w:keepLines/>
      <w:numPr>
        <w:ilvl w:val="4"/>
        <w:numId w:val="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20E"/>
    <w:pPr>
      <w:keepNext/>
      <w:keepLines/>
      <w:numPr>
        <w:ilvl w:val="5"/>
        <w:numId w:val="9"/>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20E"/>
    <w:pPr>
      <w:keepNext/>
      <w:keepLines/>
      <w:numPr>
        <w:ilvl w:val="6"/>
        <w:numId w:val="9"/>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20E"/>
    <w:pPr>
      <w:keepNext/>
      <w:keepLines/>
      <w:numPr>
        <w:ilvl w:val="7"/>
        <w:numId w:val="9"/>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20E"/>
    <w:pPr>
      <w:keepNext/>
      <w:keepLines/>
      <w:numPr>
        <w:ilvl w:val="8"/>
        <w:numId w:val="9"/>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C50"/>
    <w:rPr>
      <w:rFonts w:ascii="Arial" w:eastAsiaTheme="majorEastAsia" w:hAnsi="Arial" w:cs="Arial"/>
      <w:b/>
      <w:bCs/>
      <w:color w:val="000000" w:themeColor="text1"/>
      <w:sz w:val="32"/>
      <w:szCs w:val="32"/>
    </w:rPr>
  </w:style>
  <w:style w:type="character" w:customStyle="1" w:styleId="Heading2Char">
    <w:name w:val="Heading 2 Char"/>
    <w:basedOn w:val="DefaultParagraphFont"/>
    <w:link w:val="Heading2"/>
    <w:uiPriority w:val="9"/>
    <w:rsid w:val="0012642B"/>
    <w:rPr>
      <w:rFonts w:ascii="Arial" w:eastAsiaTheme="majorEastAsia" w:hAnsi="Arial" w:cs="Arial"/>
      <w:b/>
      <w:bCs/>
      <w:color w:val="000000" w:themeColor="text1"/>
      <w:sz w:val="22"/>
      <w:szCs w:val="22"/>
    </w:rPr>
  </w:style>
  <w:style w:type="character" w:customStyle="1" w:styleId="Heading3Char">
    <w:name w:val="Heading 3 Char"/>
    <w:basedOn w:val="DefaultParagraphFont"/>
    <w:link w:val="Heading3"/>
    <w:uiPriority w:val="9"/>
    <w:rsid w:val="00E1241D"/>
    <w:rPr>
      <w:rFonts w:ascii="Arial" w:hAnsi="Arial" w:cs="Arial"/>
      <w:b/>
      <w:bCs/>
      <w:sz w:val="21"/>
      <w:szCs w:val="21"/>
    </w:rPr>
  </w:style>
  <w:style w:type="character" w:customStyle="1" w:styleId="Heading4Char">
    <w:name w:val="Heading 4 Char"/>
    <w:basedOn w:val="DefaultParagraphFont"/>
    <w:link w:val="Heading4"/>
    <w:uiPriority w:val="9"/>
    <w:semiHidden/>
    <w:rsid w:val="006F4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20E"/>
    <w:rPr>
      <w:rFonts w:eastAsiaTheme="majorEastAsia" w:cstheme="majorBidi"/>
      <w:color w:val="272727" w:themeColor="text1" w:themeTint="D8"/>
    </w:rPr>
  </w:style>
  <w:style w:type="paragraph" w:styleId="Title">
    <w:name w:val="Title"/>
    <w:basedOn w:val="Normal"/>
    <w:next w:val="Normal"/>
    <w:link w:val="TitleChar"/>
    <w:uiPriority w:val="10"/>
    <w:qFormat/>
    <w:rsid w:val="006F42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2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2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420E"/>
    <w:rPr>
      <w:i/>
      <w:iCs/>
      <w:color w:val="404040" w:themeColor="text1" w:themeTint="BF"/>
    </w:rPr>
  </w:style>
  <w:style w:type="paragraph" w:styleId="ListParagraph">
    <w:name w:val="List Paragraph"/>
    <w:basedOn w:val="Normal"/>
    <w:uiPriority w:val="34"/>
    <w:qFormat/>
    <w:rsid w:val="006F420E"/>
    <w:pPr>
      <w:ind w:left="720"/>
      <w:contextualSpacing/>
    </w:pPr>
  </w:style>
  <w:style w:type="character" w:styleId="IntenseEmphasis">
    <w:name w:val="Intense Emphasis"/>
    <w:basedOn w:val="DefaultParagraphFont"/>
    <w:uiPriority w:val="21"/>
    <w:qFormat/>
    <w:rsid w:val="006F420E"/>
    <w:rPr>
      <w:i/>
      <w:iCs/>
      <w:color w:val="0F4761" w:themeColor="accent1" w:themeShade="BF"/>
    </w:rPr>
  </w:style>
  <w:style w:type="paragraph" w:styleId="IntenseQuote">
    <w:name w:val="Intense Quote"/>
    <w:basedOn w:val="Normal"/>
    <w:next w:val="Normal"/>
    <w:link w:val="IntenseQuoteChar"/>
    <w:uiPriority w:val="30"/>
    <w:qFormat/>
    <w:rsid w:val="006F4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20E"/>
    <w:rPr>
      <w:i/>
      <w:iCs/>
      <w:color w:val="0F4761" w:themeColor="accent1" w:themeShade="BF"/>
    </w:rPr>
  </w:style>
  <w:style w:type="character" w:styleId="IntenseReference">
    <w:name w:val="Intense Reference"/>
    <w:basedOn w:val="DefaultParagraphFont"/>
    <w:uiPriority w:val="32"/>
    <w:qFormat/>
    <w:rsid w:val="006F420E"/>
    <w:rPr>
      <w:b/>
      <w:bCs/>
      <w:smallCaps/>
      <w:color w:val="0F4761" w:themeColor="accent1" w:themeShade="BF"/>
      <w:spacing w:val="5"/>
    </w:rPr>
  </w:style>
  <w:style w:type="paragraph" w:styleId="Header">
    <w:name w:val="header"/>
    <w:basedOn w:val="Normal"/>
    <w:link w:val="HeaderChar"/>
    <w:uiPriority w:val="99"/>
    <w:unhideWhenUsed/>
    <w:rsid w:val="006F420E"/>
    <w:pPr>
      <w:tabs>
        <w:tab w:val="center" w:pos="4513"/>
        <w:tab w:val="right" w:pos="9026"/>
      </w:tabs>
    </w:pPr>
  </w:style>
  <w:style w:type="character" w:customStyle="1" w:styleId="HeaderChar">
    <w:name w:val="Header Char"/>
    <w:basedOn w:val="DefaultParagraphFont"/>
    <w:link w:val="Header"/>
    <w:uiPriority w:val="99"/>
    <w:rsid w:val="006F420E"/>
  </w:style>
  <w:style w:type="paragraph" w:styleId="Footer">
    <w:name w:val="footer"/>
    <w:basedOn w:val="Normal"/>
    <w:link w:val="FooterChar"/>
    <w:uiPriority w:val="99"/>
    <w:unhideWhenUsed/>
    <w:rsid w:val="006F420E"/>
    <w:pPr>
      <w:tabs>
        <w:tab w:val="center" w:pos="4513"/>
        <w:tab w:val="right" w:pos="9026"/>
      </w:tabs>
    </w:pPr>
  </w:style>
  <w:style w:type="character" w:customStyle="1" w:styleId="FooterChar">
    <w:name w:val="Footer Char"/>
    <w:basedOn w:val="DefaultParagraphFont"/>
    <w:link w:val="Footer"/>
    <w:uiPriority w:val="99"/>
    <w:rsid w:val="006F420E"/>
  </w:style>
  <w:style w:type="table" w:styleId="TableGrid">
    <w:name w:val="Table Grid"/>
    <w:basedOn w:val="TableNormal"/>
    <w:uiPriority w:val="39"/>
    <w:rsid w:val="006F42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A66CF"/>
  </w:style>
  <w:style w:type="character" w:customStyle="1" w:styleId="outlook-search-highlight">
    <w:name w:val="outlook-search-highlight"/>
    <w:basedOn w:val="DefaultParagraphFont"/>
    <w:rsid w:val="00CA66CF"/>
  </w:style>
  <w:style w:type="numbering" w:customStyle="1" w:styleId="CurrentList1">
    <w:name w:val="Current List1"/>
    <w:uiPriority w:val="99"/>
    <w:rsid w:val="00D25F8D"/>
    <w:pPr>
      <w:numPr>
        <w:numId w:val="6"/>
      </w:numPr>
    </w:pPr>
  </w:style>
  <w:style w:type="character" w:styleId="PageNumber">
    <w:name w:val="page number"/>
    <w:basedOn w:val="DefaultParagraphFont"/>
    <w:uiPriority w:val="99"/>
    <w:semiHidden/>
    <w:unhideWhenUsed/>
    <w:rsid w:val="007B5E08"/>
  </w:style>
  <w:style w:type="paragraph" w:styleId="Revision">
    <w:name w:val="Revision"/>
    <w:hidden/>
    <w:uiPriority w:val="99"/>
    <w:semiHidden/>
    <w:rsid w:val="00644816"/>
  </w:style>
  <w:style w:type="character" w:styleId="CommentReference">
    <w:name w:val="annotation reference"/>
    <w:basedOn w:val="DefaultParagraphFont"/>
    <w:uiPriority w:val="99"/>
    <w:semiHidden/>
    <w:unhideWhenUsed/>
    <w:rsid w:val="00877D11"/>
    <w:rPr>
      <w:sz w:val="16"/>
      <w:szCs w:val="16"/>
    </w:rPr>
  </w:style>
  <w:style w:type="paragraph" w:styleId="CommentText">
    <w:name w:val="annotation text"/>
    <w:basedOn w:val="Normal"/>
    <w:link w:val="CommentTextChar"/>
    <w:uiPriority w:val="99"/>
    <w:unhideWhenUsed/>
    <w:rsid w:val="00877D11"/>
    <w:rPr>
      <w:sz w:val="20"/>
      <w:szCs w:val="20"/>
    </w:rPr>
  </w:style>
  <w:style w:type="character" w:customStyle="1" w:styleId="CommentTextChar">
    <w:name w:val="Comment Text Char"/>
    <w:basedOn w:val="DefaultParagraphFont"/>
    <w:link w:val="CommentText"/>
    <w:uiPriority w:val="99"/>
    <w:rsid w:val="00877D11"/>
    <w:rPr>
      <w:sz w:val="20"/>
      <w:szCs w:val="20"/>
    </w:rPr>
  </w:style>
  <w:style w:type="paragraph" w:styleId="CommentSubject">
    <w:name w:val="annotation subject"/>
    <w:basedOn w:val="CommentText"/>
    <w:next w:val="CommentText"/>
    <w:link w:val="CommentSubjectChar"/>
    <w:uiPriority w:val="99"/>
    <w:semiHidden/>
    <w:unhideWhenUsed/>
    <w:rsid w:val="00877D11"/>
    <w:rPr>
      <w:b/>
      <w:bCs/>
    </w:rPr>
  </w:style>
  <w:style w:type="character" w:customStyle="1" w:styleId="CommentSubjectChar">
    <w:name w:val="Comment Subject Char"/>
    <w:basedOn w:val="CommentTextChar"/>
    <w:link w:val="CommentSubject"/>
    <w:uiPriority w:val="99"/>
    <w:semiHidden/>
    <w:rsid w:val="00877D11"/>
    <w:rPr>
      <w:b/>
      <w:bCs/>
      <w:sz w:val="20"/>
      <w:szCs w:val="20"/>
    </w:rPr>
  </w:style>
  <w:style w:type="character" w:customStyle="1" w:styleId="ui-provider">
    <w:name w:val="ui-provider"/>
    <w:basedOn w:val="DefaultParagraphFont"/>
    <w:rsid w:val="00920102"/>
  </w:style>
  <w:style w:type="character" w:styleId="PlaceholderText">
    <w:name w:val="Placeholder Text"/>
    <w:basedOn w:val="DefaultParagraphFont"/>
    <w:uiPriority w:val="99"/>
    <w:semiHidden/>
    <w:rsid w:val="00A87DF9"/>
    <w:rPr>
      <w:color w:val="666666"/>
    </w:rPr>
  </w:style>
  <w:style w:type="character" w:styleId="Mention">
    <w:name w:val="Mention"/>
    <w:basedOn w:val="DefaultParagraphFont"/>
    <w:uiPriority w:val="99"/>
    <w:unhideWhenUsed/>
    <w:rsid w:val="00F511B4"/>
    <w:rPr>
      <w:color w:val="2B579A"/>
      <w:shd w:val="clear" w:color="auto" w:fill="E1DFDD"/>
    </w:rPr>
  </w:style>
  <w:style w:type="paragraph" w:styleId="TOC1">
    <w:name w:val="toc 1"/>
    <w:basedOn w:val="Normal"/>
    <w:next w:val="Normal"/>
    <w:uiPriority w:val="39"/>
    <w:unhideWhenUsed/>
    <w:rsid w:val="001566DF"/>
    <w:pPr>
      <w:spacing w:after="100"/>
    </w:pPr>
  </w:style>
  <w:style w:type="character" w:styleId="Hyperlink">
    <w:name w:val="Hyperlink"/>
    <w:basedOn w:val="DefaultParagraphFont"/>
    <w:uiPriority w:val="99"/>
    <w:unhideWhenUsed/>
    <w:rsid w:val="001566DF"/>
    <w:rPr>
      <w:color w:val="467886"/>
      <w:u w:val="single"/>
    </w:rPr>
  </w:style>
  <w:style w:type="paragraph" w:styleId="TOC2">
    <w:name w:val="toc 2"/>
    <w:basedOn w:val="Normal"/>
    <w:next w:val="Normal"/>
    <w:uiPriority w:val="39"/>
    <w:unhideWhenUsed/>
    <w:rsid w:val="001566DF"/>
    <w:pPr>
      <w:spacing w:after="100"/>
      <w:ind w:left="220"/>
    </w:pPr>
  </w:style>
  <w:style w:type="paragraph" w:styleId="TOC3">
    <w:name w:val="toc 3"/>
    <w:basedOn w:val="Normal"/>
    <w:next w:val="Normal"/>
    <w:uiPriority w:val="39"/>
    <w:unhideWhenUsed/>
    <w:rsid w:val="001566DF"/>
    <w:pPr>
      <w:spacing w:after="100"/>
      <w:ind w:left="440"/>
    </w:pPr>
  </w:style>
  <w:style w:type="paragraph" w:styleId="TOCHeading">
    <w:name w:val="TOC Heading"/>
    <w:basedOn w:val="Heading1"/>
    <w:next w:val="Normal"/>
    <w:uiPriority w:val="39"/>
    <w:unhideWhenUsed/>
    <w:qFormat/>
    <w:rsid w:val="007A13B1"/>
    <w:pPr>
      <w:numPr>
        <w:numId w:val="0"/>
      </w:numPr>
      <w:spacing w:before="240" w:after="0" w:line="259" w:lineRule="auto"/>
      <w:outlineLvl w:val="9"/>
    </w:pPr>
    <w:rPr>
      <w:rFonts w:asciiTheme="majorHAnsi" w:hAnsiTheme="majorHAnsi" w:cstheme="majorBidi"/>
      <w:b w:val="0"/>
      <w:bCs w:val="0"/>
      <w:color w:val="0F4761" w:themeColor="accent1" w:themeShade="BF"/>
      <w:kern w:val="0"/>
      <w:lang w:val="en-US"/>
      <w14:ligatures w14:val="none"/>
    </w:rPr>
  </w:style>
  <w:style w:type="paragraph" w:styleId="BodyText">
    <w:name w:val="Body Text"/>
    <w:basedOn w:val="Normal"/>
    <w:link w:val="BodyTextChar"/>
    <w:rsid w:val="00E10275"/>
    <w:pPr>
      <w:spacing w:after="120"/>
      <w:jc w:val="both"/>
    </w:pPr>
    <w:rPr>
      <w:rFonts w:ascii="Arial" w:eastAsia="Times New Roman" w:hAnsi="Arial" w:cs="Times New Roman"/>
      <w:i/>
      <w:kern w:val="0"/>
      <w:sz w:val="20"/>
      <w:szCs w:val="20"/>
      <w14:ligatures w14:val="none"/>
    </w:rPr>
  </w:style>
  <w:style w:type="character" w:customStyle="1" w:styleId="BodyTextChar">
    <w:name w:val="Body Text Char"/>
    <w:basedOn w:val="DefaultParagraphFont"/>
    <w:link w:val="BodyText"/>
    <w:rsid w:val="00E10275"/>
    <w:rPr>
      <w:rFonts w:ascii="Arial" w:eastAsia="Times New Roman" w:hAnsi="Arial" w:cs="Times New Roman"/>
      <w: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00606">
      <w:bodyDiv w:val="1"/>
      <w:marLeft w:val="0"/>
      <w:marRight w:val="0"/>
      <w:marTop w:val="0"/>
      <w:marBottom w:val="0"/>
      <w:divBdr>
        <w:top w:val="none" w:sz="0" w:space="0" w:color="auto"/>
        <w:left w:val="none" w:sz="0" w:space="0" w:color="auto"/>
        <w:bottom w:val="none" w:sz="0" w:space="0" w:color="auto"/>
        <w:right w:val="none" w:sz="0" w:space="0" w:color="auto"/>
      </w:divBdr>
    </w:div>
    <w:div w:id="475142543">
      <w:bodyDiv w:val="1"/>
      <w:marLeft w:val="0"/>
      <w:marRight w:val="0"/>
      <w:marTop w:val="0"/>
      <w:marBottom w:val="0"/>
      <w:divBdr>
        <w:top w:val="none" w:sz="0" w:space="0" w:color="auto"/>
        <w:left w:val="none" w:sz="0" w:space="0" w:color="auto"/>
        <w:bottom w:val="none" w:sz="0" w:space="0" w:color="auto"/>
        <w:right w:val="none" w:sz="0" w:space="0" w:color="auto"/>
      </w:divBdr>
      <w:divsChild>
        <w:div w:id="95954203">
          <w:marLeft w:val="274"/>
          <w:marRight w:val="0"/>
          <w:marTop w:val="0"/>
          <w:marBottom w:val="0"/>
          <w:divBdr>
            <w:top w:val="none" w:sz="0" w:space="0" w:color="auto"/>
            <w:left w:val="none" w:sz="0" w:space="0" w:color="auto"/>
            <w:bottom w:val="none" w:sz="0" w:space="0" w:color="auto"/>
            <w:right w:val="none" w:sz="0" w:space="0" w:color="auto"/>
          </w:divBdr>
        </w:div>
        <w:div w:id="788356223">
          <w:marLeft w:val="274"/>
          <w:marRight w:val="0"/>
          <w:marTop w:val="0"/>
          <w:marBottom w:val="0"/>
          <w:divBdr>
            <w:top w:val="none" w:sz="0" w:space="0" w:color="auto"/>
            <w:left w:val="none" w:sz="0" w:space="0" w:color="auto"/>
            <w:bottom w:val="none" w:sz="0" w:space="0" w:color="auto"/>
            <w:right w:val="none" w:sz="0" w:space="0" w:color="auto"/>
          </w:divBdr>
        </w:div>
        <w:div w:id="1098133815">
          <w:marLeft w:val="274"/>
          <w:marRight w:val="0"/>
          <w:marTop w:val="0"/>
          <w:marBottom w:val="0"/>
          <w:divBdr>
            <w:top w:val="none" w:sz="0" w:space="0" w:color="auto"/>
            <w:left w:val="none" w:sz="0" w:space="0" w:color="auto"/>
            <w:bottom w:val="none" w:sz="0" w:space="0" w:color="auto"/>
            <w:right w:val="none" w:sz="0" w:space="0" w:color="auto"/>
          </w:divBdr>
        </w:div>
      </w:divsChild>
    </w:div>
    <w:div w:id="486091604">
      <w:bodyDiv w:val="1"/>
      <w:marLeft w:val="0"/>
      <w:marRight w:val="0"/>
      <w:marTop w:val="0"/>
      <w:marBottom w:val="0"/>
      <w:divBdr>
        <w:top w:val="none" w:sz="0" w:space="0" w:color="auto"/>
        <w:left w:val="none" w:sz="0" w:space="0" w:color="auto"/>
        <w:bottom w:val="none" w:sz="0" w:space="0" w:color="auto"/>
        <w:right w:val="none" w:sz="0" w:space="0" w:color="auto"/>
      </w:divBdr>
    </w:div>
    <w:div w:id="665786991">
      <w:bodyDiv w:val="1"/>
      <w:marLeft w:val="0"/>
      <w:marRight w:val="0"/>
      <w:marTop w:val="0"/>
      <w:marBottom w:val="0"/>
      <w:divBdr>
        <w:top w:val="none" w:sz="0" w:space="0" w:color="auto"/>
        <w:left w:val="none" w:sz="0" w:space="0" w:color="auto"/>
        <w:bottom w:val="none" w:sz="0" w:space="0" w:color="auto"/>
        <w:right w:val="none" w:sz="0" w:space="0" w:color="auto"/>
      </w:divBdr>
      <w:divsChild>
        <w:div w:id="384185858">
          <w:marLeft w:val="274"/>
          <w:marRight w:val="0"/>
          <w:marTop w:val="0"/>
          <w:marBottom w:val="0"/>
          <w:divBdr>
            <w:top w:val="none" w:sz="0" w:space="0" w:color="auto"/>
            <w:left w:val="none" w:sz="0" w:space="0" w:color="auto"/>
            <w:bottom w:val="none" w:sz="0" w:space="0" w:color="auto"/>
            <w:right w:val="none" w:sz="0" w:space="0" w:color="auto"/>
          </w:divBdr>
        </w:div>
        <w:div w:id="494343824">
          <w:marLeft w:val="274"/>
          <w:marRight w:val="0"/>
          <w:marTop w:val="0"/>
          <w:marBottom w:val="0"/>
          <w:divBdr>
            <w:top w:val="none" w:sz="0" w:space="0" w:color="auto"/>
            <w:left w:val="none" w:sz="0" w:space="0" w:color="auto"/>
            <w:bottom w:val="none" w:sz="0" w:space="0" w:color="auto"/>
            <w:right w:val="none" w:sz="0" w:space="0" w:color="auto"/>
          </w:divBdr>
        </w:div>
        <w:div w:id="1964269962">
          <w:marLeft w:val="274"/>
          <w:marRight w:val="0"/>
          <w:marTop w:val="0"/>
          <w:marBottom w:val="0"/>
          <w:divBdr>
            <w:top w:val="none" w:sz="0" w:space="0" w:color="auto"/>
            <w:left w:val="none" w:sz="0" w:space="0" w:color="auto"/>
            <w:bottom w:val="none" w:sz="0" w:space="0" w:color="auto"/>
            <w:right w:val="none" w:sz="0" w:space="0" w:color="auto"/>
          </w:divBdr>
        </w:div>
      </w:divsChild>
    </w:div>
    <w:div w:id="670064018">
      <w:bodyDiv w:val="1"/>
      <w:marLeft w:val="0"/>
      <w:marRight w:val="0"/>
      <w:marTop w:val="0"/>
      <w:marBottom w:val="0"/>
      <w:divBdr>
        <w:top w:val="none" w:sz="0" w:space="0" w:color="auto"/>
        <w:left w:val="none" w:sz="0" w:space="0" w:color="auto"/>
        <w:bottom w:val="none" w:sz="0" w:space="0" w:color="auto"/>
        <w:right w:val="none" w:sz="0" w:space="0" w:color="auto"/>
      </w:divBdr>
      <w:divsChild>
        <w:div w:id="326521012">
          <w:marLeft w:val="274"/>
          <w:marRight w:val="0"/>
          <w:marTop w:val="0"/>
          <w:marBottom w:val="0"/>
          <w:divBdr>
            <w:top w:val="none" w:sz="0" w:space="0" w:color="auto"/>
            <w:left w:val="none" w:sz="0" w:space="0" w:color="auto"/>
            <w:bottom w:val="none" w:sz="0" w:space="0" w:color="auto"/>
            <w:right w:val="none" w:sz="0" w:space="0" w:color="auto"/>
          </w:divBdr>
        </w:div>
        <w:div w:id="548033091">
          <w:marLeft w:val="274"/>
          <w:marRight w:val="0"/>
          <w:marTop w:val="0"/>
          <w:marBottom w:val="0"/>
          <w:divBdr>
            <w:top w:val="none" w:sz="0" w:space="0" w:color="auto"/>
            <w:left w:val="none" w:sz="0" w:space="0" w:color="auto"/>
            <w:bottom w:val="none" w:sz="0" w:space="0" w:color="auto"/>
            <w:right w:val="none" w:sz="0" w:space="0" w:color="auto"/>
          </w:divBdr>
        </w:div>
        <w:div w:id="626665146">
          <w:marLeft w:val="274"/>
          <w:marRight w:val="0"/>
          <w:marTop w:val="0"/>
          <w:marBottom w:val="0"/>
          <w:divBdr>
            <w:top w:val="none" w:sz="0" w:space="0" w:color="auto"/>
            <w:left w:val="none" w:sz="0" w:space="0" w:color="auto"/>
            <w:bottom w:val="none" w:sz="0" w:space="0" w:color="auto"/>
            <w:right w:val="none" w:sz="0" w:space="0" w:color="auto"/>
          </w:divBdr>
        </w:div>
        <w:div w:id="961306542">
          <w:marLeft w:val="274"/>
          <w:marRight w:val="0"/>
          <w:marTop w:val="0"/>
          <w:marBottom w:val="0"/>
          <w:divBdr>
            <w:top w:val="none" w:sz="0" w:space="0" w:color="auto"/>
            <w:left w:val="none" w:sz="0" w:space="0" w:color="auto"/>
            <w:bottom w:val="none" w:sz="0" w:space="0" w:color="auto"/>
            <w:right w:val="none" w:sz="0" w:space="0" w:color="auto"/>
          </w:divBdr>
        </w:div>
        <w:div w:id="1161888731">
          <w:marLeft w:val="274"/>
          <w:marRight w:val="0"/>
          <w:marTop w:val="0"/>
          <w:marBottom w:val="0"/>
          <w:divBdr>
            <w:top w:val="none" w:sz="0" w:space="0" w:color="auto"/>
            <w:left w:val="none" w:sz="0" w:space="0" w:color="auto"/>
            <w:bottom w:val="none" w:sz="0" w:space="0" w:color="auto"/>
            <w:right w:val="none" w:sz="0" w:space="0" w:color="auto"/>
          </w:divBdr>
        </w:div>
        <w:div w:id="1408183788">
          <w:marLeft w:val="274"/>
          <w:marRight w:val="0"/>
          <w:marTop w:val="0"/>
          <w:marBottom w:val="0"/>
          <w:divBdr>
            <w:top w:val="none" w:sz="0" w:space="0" w:color="auto"/>
            <w:left w:val="none" w:sz="0" w:space="0" w:color="auto"/>
            <w:bottom w:val="none" w:sz="0" w:space="0" w:color="auto"/>
            <w:right w:val="none" w:sz="0" w:space="0" w:color="auto"/>
          </w:divBdr>
        </w:div>
        <w:div w:id="1568343499">
          <w:marLeft w:val="274"/>
          <w:marRight w:val="0"/>
          <w:marTop w:val="0"/>
          <w:marBottom w:val="0"/>
          <w:divBdr>
            <w:top w:val="none" w:sz="0" w:space="0" w:color="auto"/>
            <w:left w:val="none" w:sz="0" w:space="0" w:color="auto"/>
            <w:bottom w:val="none" w:sz="0" w:space="0" w:color="auto"/>
            <w:right w:val="none" w:sz="0" w:space="0" w:color="auto"/>
          </w:divBdr>
        </w:div>
        <w:div w:id="1612275116">
          <w:marLeft w:val="274"/>
          <w:marRight w:val="0"/>
          <w:marTop w:val="0"/>
          <w:marBottom w:val="0"/>
          <w:divBdr>
            <w:top w:val="none" w:sz="0" w:space="0" w:color="auto"/>
            <w:left w:val="none" w:sz="0" w:space="0" w:color="auto"/>
            <w:bottom w:val="none" w:sz="0" w:space="0" w:color="auto"/>
            <w:right w:val="none" w:sz="0" w:space="0" w:color="auto"/>
          </w:divBdr>
        </w:div>
        <w:div w:id="1639804214">
          <w:marLeft w:val="274"/>
          <w:marRight w:val="0"/>
          <w:marTop w:val="0"/>
          <w:marBottom w:val="0"/>
          <w:divBdr>
            <w:top w:val="none" w:sz="0" w:space="0" w:color="auto"/>
            <w:left w:val="none" w:sz="0" w:space="0" w:color="auto"/>
            <w:bottom w:val="none" w:sz="0" w:space="0" w:color="auto"/>
            <w:right w:val="none" w:sz="0" w:space="0" w:color="auto"/>
          </w:divBdr>
        </w:div>
        <w:div w:id="1928076597">
          <w:marLeft w:val="274"/>
          <w:marRight w:val="0"/>
          <w:marTop w:val="0"/>
          <w:marBottom w:val="0"/>
          <w:divBdr>
            <w:top w:val="none" w:sz="0" w:space="0" w:color="auto"/>
            <w:left w:val="none" w:sz="0" w:space="0" w:color="auto"/>
            <w:bottom w:val="none" w:sz="0" w:space="0" w:color="auto"/>
            <w:right w:val="none" w:sz="0" w:space="0" w:color="auto"/>
          </w:divBdr>
        </w:div>
        <w:div w:id="2079668697">
          <w:marLeft w:val="274"/>
          <w:marRight w:val="0"/>
          <w:marTop w:val="0"/>
          <w:marBottom w:val="0"/>
          <w:divBdr>
            <w:top w:val="none" w:sz="0" w:space="0" w:color="auto"/>
            <w:left w:val="none" w:sz="0" w:space="0" w:color="auto"/>
            <w:bottom w:val="none" w:sz="0" w:space="0" w:color="auto"/>
            <w:right w:val="none" w:sz="0" w:space="0" w:color="auto"/>
          </w:divBdr>
        </w:div>
      </w:divsChild>
    </w:div>
    <w:div w:id="856579363">
      <w:bodyDiv w:val="1"/>
      <w:marLeft w:val="0"/>
      <w:marRight w:val="0"/>
      <w:marTop w:val="0"/>
      <w:marBottom w:val="0"/>
      <w:divBdr>
        <w:top w:val="none" w:sz="0" w:space="0" w:color="auto"/>
        <w:left w:val="none" w:sz="0" w:space="0" w:color="auto"/>
        <w:bottom w:val="none" w:sz="0" w:space="0" w:color="auto"/>
        <w:right w:val="none" w:sz="0" w:space="0" w:color="auto"/>
      </w:divBdr>
      <w:divsChild>
        <w:div w:id="246573101">
          <w:marLeft w:val="274"/>
          <w:marRight w:val="0"/>
          <w:marTop w:val="0"/>
          <w:marBottom w:val="0"/>
          <w:divBdr>
            <w:top w:val="none" w:sz="0" w:space="0" w:color="auto"/>
            <w:left w:val="none" w:sz="0" w:space="0" w:color="auto"/>
            <w:bottom w:val="none" w:sz="0" w:space="0" w:color="auto"/>
            <w:right w:val="none" w:sz="0" w:space="0" w:color="auto"/>
          </w:divBdr>
        </w:div>
        <w:div w:id="384527205">
          <w:marLeft w:val="274"/>
          <w:marRight w:val="0"/>
          <w:marTop w:val="0"/>
          <w:marBottom w:val="0"/>
          <w:divBdr>
            <w:top w:val="none" w:sz="0" w:space="0" w:color="auto"/>
            <w:left w:val="none" w:sz="0" w:space="0" w:color="auto"/>
            <w:bottom w:val="none" w:sz="0" w:space="0" w:color="auto"/>
            <w:right w:val="none" w:sz="0" w:space="0" w:color="auto"/>
          </w:divBdr>
        </w:div>
        <w:div w:id="527303149">
          <w:marLeft w:val="274"/>
          <w:marRight w:val="0"/>
          <w:marTop w:val="0"/>
          <w:marBottom w:val="0"/>
          <w:divBdr>
            <w:top w:val="none" w:sz="0" w:space="0" w:color="auto"/>
            <w:left w:val="none" w:sz="0" w:space="0" w:color="auto"/>
            <w:bottom w:val="none" w:sz="0" w:space="0" w:color="auto"/>
            <w:right w:val="none" w:sz="0" w:space="0" w:color="auto"/>
          </w:divBdr>
        </w:div>
        <w:div w:id="812255821">
          <w:marLeft w:val="274"/>
          <w:marRight w:val="0"/>
          <w:marTop w:val="0"/>
          <w:marBottom w:val="0"/>
          <w:divBdr>
            <w:top w:val="none" w:sz="0" w:space="0" w:color="auto"/>
            <w:left w:val="none" w:sz="0" w:space="0" w:color="auto"/>
            <w:bottom w:val="none" w:sz="0" w:space="0" w:color="auto"/>
            <w:right w:val="none" w:sz="0" w:space="0" w:color="auto"/>
          </w:divBdr>
        </w:div>
        <w:div w:id="1191798988">
          <w:marLeft w:val="274"/>
          <w:marRight w:val="0"/>
          <w:marTop w:val="0"/>
          <w:marBottom w:val="0"/>
          <w:divBdr>
            <w:top w:val="none" w:sz="0" w:space="0" w:color="auto"/>
            <w:left w:val="none" w:sz="0" w:space="0" w:color="auto"/>
            <w:bottom w:val="none" w:sz="0" w:space="0" w:color="auto"/>
            <w:right w:val="none" w:sz="0" w:space="0" w:color="auto"/>
          </w:divBdr>
        </w:div>
        <w:div w:id="1249383326">
          <w:marLeft w:val="274"/>
          <w:marRight w:val="0"/>
          <w:marTop w:val="0"/>
          <w:marBottom w:val="0"/>
          <w:divBdr>
            <w:top w:val="none" w:sz="0" w:space="0" w:color="auto"/>
            <w:left w:val="none" w:sz="0" w:space="0" w:color="auto"/>
            <w:bottom w:val="none" w:sz="0" w:space="0" w:color="auto"/>
            <w:right w:val="none" w:sz="0" w:space="0" w:color="auto"/>
          </w:divBdr>
        </w:div>
        <w:div w:id="1408383780">
          <w:marLeft w:val="274"/>
          <w:marRight w:val="0"/>
          <w:marTop w:val="0"/>
          <w:marBottom w:val="0"/>
          <w:divBdr>
            <w:top w:val="none" w:sz="0" w:space="0" w:color="auto"/>
            <w:left w:val="none" w:sz="0" w:space="0" w:color="auto"/>
            <w:bottom w:val="none" w:sz="0" w:space="0" w:color="auto"/>
            <w:right w:val="none" w:sz="0" w:space="0" w:color="auto"/>
          </w:divBdr>
        </w:div>
        <w:div w:id="1528180752">
          <w:marLeft w:val="274"/>
          <w:marRight w:val="0"/>
          <w:marTop w:val="0"/>
          <w:marBottom w:val="0"/>
          <w:divBdr>
            <w:top w:val="none" w:sz="0" w:space="0" w:color="auto"/>
            <w:left w:val="none" w:sz="0" w:space="0" w:color="auto"/>
            <w:bottom w:val="none" w:sz="0" w:space="0" w:color="auto"/>
            <w:right w:val="none" w:sz="0" w:space="0" w:color="auto"/>
          </w:divBdr>
        </w:div>
        <w:div w:id="1622565595">
          <w:marLeft w:val="274"/>
          <w:marRight w:val="0"/>
          <w:marTop w:val="0"/>
          <w:marBottom w:val="0"/>
          <w:divBdr>
            <w:top w:val="none" w:sz="0" w:space="0" w:color="auto"/>
            <w:left w:val="none" w:sz="0" w:space="0" w:color="auto"/>
            <w:bottom w:val="none" w:sz="0" w:space="0" w:color="auto"/>
            <w:right w:val="none" w:sz="0" w:space="0" w:color="auto"/>
          </w:divBdr>
        </w:div>
        <w:div w:id="2100901124">
          <w:marLeft w:val="274"/>
          <w:marRight w:val="0"/>
          <w:marTop w:val="0"/>
          <w:marBottom w:val="0"/>
          <w:divBdr>
            <w:top w:val="none" w:sz="0" w:space="0" w:color="auto"/>
            <w:left w:val="none" w:sz="0" w:space="0" w:color="auto"/>
            <w:bottom w:val="none" w:sz="0" w:space="0" w:color="auto"/>
            <w:right w:val="none" w:sz="0" w:space="0" w:color="auto"/>
          </w:divBdr>
        </w:div>
      </w:divsChild>
    </w:div>
    <w:div w:id="891962406">
      <w:bodyDiv w:val="1"/>
      <w:marLeft w:val="0"/>
      <w:marRight w:val="0"/>
      <w:marTop w:val="0"/>
      <w:marBottom w:val="0"/>
      <w:divBdr>
        <w:top w:val="none" w:sz="0" w:space="0" w:color="auto"/>
        <w:left w:val="none" w:sz="0" w:space="0" w:color="auto"/>
        <w:bottom w:val="none" w:sz="0" w:space="0" w:color="auto"/>
        <w:right w:val="none" w:sz="0" w:space="0" w:color="auto"/>
      </w:divBdr>
      <w:divsChild>
        <w:div w:id="135684338">
          <w:marLeft w:val="274"/>
          <w:marRight w:val="0"/>
          <w:marTop w:val="0"/>
          <w:marBottom w:val="0"/>
          <w:divBdr>
            <w:top w:val="none" w:sz="0" w:space="0" w:color="auto"/>
            <w:left w:val="none" w:sz="0" w:space="0" w:color="auto"/>
            <w:bottom w:val="none" w:sz="0" w:space="0" w:color="auto"/>
            <w:right w:val="none" w:sz="0" w:space="0" w:color="auto"/>
          </w:divBdr>
        </w:div>
        <w:div w:id="260915227">
          <w:marLeft w:val="274"/>
          <w:marRight w:val="0"/>
          <w:marTop w:val="0"/>
          <w:marBottom w:val="0"/>
          <w:divBdr>
            <w:top w:val="none" w:sz="0" w:space="0" w:color="auto"/>
            <w:left w:val="none" w:sz="0" w:space="0" w:color="auto"/>
            <w:bottom w:val="none" w:sz="0" w:space="0" w:color="auto"/>
            <w:right w:val="none" w:sz="0" w:space="0" w:color="auto"/>
          </w:divBdr>
        </w:div>
        <w:div w:id="331834080">
          <w:marLeft w:val="274"/>
          <w:marRight w:val="0"/>
          <w:marTop w:val="0"/>
          <w:marBottom w:val="0"/>
          <w:divBdr>
            <w:top w:val="none" w:sz="0" w:space="0" w:color="auto"/>
            <w:left w:val="none" w:sz="0" w:space="0" w:color="auto"/>
            <w:bottom w:val="none" w:sz="0" w:space="0" w:color="auto"/>
            <w:right w:val="none" w:sz="0" w:space="0" w:color="auto"/>
          </w:divBdr>
        </w:div>
        <w:div w:id="869999561">
          <w:marLeft w:val="274"/>
          <w:marRight w:val="0"/>
          <w:marTop w:val="0"/>
          <w:marBottom w:val="0"/>
          <w:divBdr>
            <w:top w:val="none" w:sz="0" w:space="0" w:color="auto"/>
            <w:left w:val="none" w:sz="0" w:space="0" w:color="auto"/>
            <w:bottom w:val="none" w:sz="0" w:space="0" w:color="auto"/>
            <w:right w:val="none" w:sz="0" w:space="0" w:color="auto"/>
          </w:divBdr>
        </w:div>
        <w:div w:id="1046181735">
          <w:marLeft w:val="274"/>
          <w:marRight w:val="0"/>
          <w:marTop w:val="0"/>
          <w:marBottom w:val="0"/>
          <w:divBdr>
            <w:top w:val="none" w:sz="0" w:space="0" w:color="auto"/>
            <w:left w:val="none" w:sz="0" w:space="0" w:color="auto"/>
            <w:bottom w:val="none" w:sz="0" w:space="0" w:color="auto"/>
            <w:right w:val="none" w:sz="0" w:space="0" w:color="auto"/>
          </w:divBdr>
        </w:div>
        <w:div w:id="1063722081">
          <w:marLeft w:val="274"/>
          <w:marRight w:val="0"/>
          <w:marTop w:val="0"/>
          <w:marBottom w:val="0"/>
          <w:divBdr>
            <w:top w:val="none" w:sz="0" w:space="0" w:color="auto"/>
            <w:left w:val="none" w:sz="0" w:space="0" w:color="auto"/>
            <w:bottom w:val="none" w:sz="0" w:space="0" w:color="auto"/>
            <w:right w:val="none" w:sz="0" w:space="0" w:color="auto"/>
          </w:divBdr>
        </w:div>
        <w:div w:id="1255243296">
          <w:marLeft w:val="274"/>
          <w:marRight w:val="0"/>
          <w:marTop w:val="0"/>
          <w:marBottom w:val="0"/>
          <w:divBdr>
            <w:top w:val="none" w:sz="0" w:space="0" w:color="auto"/>
            <w:left w:val="none" w:sz="0" w:space="0" w:color="auto"/>
            <w:bottom w:val="none" w:sz="0" w:space="0" w:color="auto"/>
            <w:right w:val="none" w:sz="0" w:space="0" w:color="auto"/>
          </w:divBdr>
        </w:div>
        <w:div w:id="1295331190">
          <w:marLeft w:val="274"/>
          <w:marRight w:val="0"/>
          <w:marTop w:val="0"/>
          <w:marBottom w:val="0"/>
          <w:divBdr>
            <w:top w:val="none" w:sz="0" w:space="0" w:color="auto"/>
            <w:left w:val="none" w:sz="0" w:space="0" w:color="auto"/>
            <w:bottom w:val="none" w:sz="0" w:space="0" w:color="auto"/>
            <w:right w:val="none" w:sz="0" w:space="0" w:color="auto"/>
          </w:divBdr>
        </w:div>
        <w:div w:id="1456829759">
          <w:marLeft w:val="274"/>
          <w:marRight w:val="0"/>
          <w:marTop w:val="0"/>
          <w:marBottom w:val="0"/>
          <w:divBdr>
            <w:top w:val="none" w:sz="0" w:space="0" w:color="auto"/>
            <w:left w:val="none" w:sz="0" w:space="0" w:color="auto"/>
            <w:bottom w:val="none" w:sz="0" w:space="0" w:color="auto"/>
            <w:right w:val="none" w:sz="0" w:space="0" w:color="auto"/>
          </w:divBdr>
        </w:div>
        <w:div w:id="1651246445">
          <w:marLeft w:val="274"/>
          <w:marRight w:val="0"/>
          <w:marTop w:val="0"/>
          <w:marBottom w:val="0"/>
          <w:divBdr>
            <w:top w:val="none" w:sz="0" w:space="0" w:color="auto"/>
            <w:left w:val="none" w:sz="0" w:space="0" w:color="auto"/>
            <w:bottom w:val="none" w:sz="0" w:space="0" w:color="auto"/>
            <w:right w:val="none" w:sz="0" w:space="0" w:color="auto"/>
          </w:divBdr>
        </w:div>
        <w:div w:id="1876505267">
          <w:marLeft w:val="274"/>
          <w:marRight w:val="0"/>
          <w:marTop w:val="0"/>
          <w:marBottom w:val="0"/>
          <w:divBdr>
            <w:top w:val="none" w:sz="0" w:space="0" w:color="auto"/>
            <w:left w:val="none" w:sz="0" w:space="0" w:color="auto"/>
            <w:bottom w:val="none" w:sz="0" w:space="0" w:color="auto"/>
            <w:right w:val="none" w:sz="0" w:space="0" w:color="auto"/>
          </w:divBdr>
        </w:div>
        <w:div w:id="2042507126">
          <w:marLeft w:val="274"/>
          <w:marRight w:val="0"/>
          <w:marTop w:val="0"/>
          <w:marBottom w:val="0"/>
          <w:divBdr>
            <w:top w:val="none" w:sz="0" w:space="0" w:color="auto"/>
            <w:left w:val="none" w:sz="0" w:space="0" w:color="auto"/>
            <w:bottom w:val="none" w:sz="0" w:space="0" w:color="auto"/>
            <w:right w:val="none" w:sz="0" w:space="0" w:color="auto"/>
          </w:divBdr>
        </w:div>
      </w:divsChild>
    </w:div>
    <w:div w:id="1313603763">
      <w:bodyDiv w:val="1"/>
      <w:marLeft w:val="0"/>
      <w:marRight w:val="0"/>
      <w:marTop w:val="0"/>
      <w:marBottom w:val="0"/>
      <w:divBdr>
        <w:top w:val="none" w:sz="0" w:space="0" w:color="auto"/>
        <w:left w:val="none" w:sz="0" w:space="0" w:color="auto"/>
        <w:bottom w:val="none" w:sz="0" w:space="0" w:color="auto"/>
        <w:right w:val="none" w:sz="0" w:space="0" w:color="auto"/>
      </w:divBdr>
      <w:divsChild>
        <w:div w:id="945042973">
          <w:marLeft w:val="274"/>
          <w:marRight w:val="0"/>
          <w:marTop w:val="0"/>
          <w:marBottom w:val="0"/>
          <w:divBdr>
            <w:top w:val="none" w:sz="0" w:space="0" w:color="auto"/>
            <w:left w:val="none" w:sz="0" w:space="0" w:color="auto"/>
            <w:bottom w:val="none" w:sz="0" w:space="0" w:color="auto"/>
            <w:right w:val="none" w:sz="0" w:space="0" w:color="auto"/>
          </w:divBdr>
        </w:div>
        <w:div w:id="1438451197">
          <w:marLeft w:val="274"/>
          <w:marRight w:val="0"/>
          <w:marTop w:val="0"/>
          <w:marBottom w:val="0"/>
          <w:divBdr>
            <w:top w:val="none" w:sz="0" w:space="0" w:color="auto"/>
            <w:left w:val="none" w:sz="0" w:space="0" w:color="auto"/>
            <w:bottom w:val="none" w:sz="0" w:space="0" w:color="auto"/>
            <w:right w:val="none" w:sz="0" w:space="0" w:color="auto"/>
          </w:divBdr>
        </w:div>
        <w:div w:id="1547764673">
          <w:marLeft w:val="274"/>
          <w:marRight w:val="0"/>
          <w:marTop w:val="0"/>
          <w:marBottom w:val="0"/>
          <w:divBdr>
            <w:top w:val="none" w:sz="0" w:space="0" w:color="auto"/>
            <w:left w:val="none" w:sz="0" w:space="0" w:color="auto"/>
            <w:bottom w:val="none" w:sz="0" w:space="0" w:color="auto"/>
            <w:right w:val="none" w:sz="0" w:space="0" w:color="auto"/>
          </w:divBdr>
        </w:div>
        <w:div w:id="2105883132">
          <w:marLeft w:val="274"/>
          <w:marRight w:val="0"/>
          <w:marTop w:val="0"/>
          <w:marBottom w:val="0"/>
          <w:divBdr>
            <w:top w:val="none" w:sz="0" w:space="0" w:color="auto"/>
            <w:left w:val="none" w:sz="0" w:space="0" w:color="auto"/>
            <w:bottom w:val="none" w:sz="0" w:space="0" w:color="auto"/>
            <w:right w:val="none" w:sz="0" w:space="0" w:color="auto"/>
          </w:divBdr>
        </w:div>
      </w:divsChild>
    </w:div>
    <w:div w:id="1341545687">
      <w:bodyDiv w:val="1"/>
      <w:marLeft w:val="0"/>
      <w:marRight w:val="0"/>
      <w:marTop w:val="0"/>
      <w:marBottom w:val="0"/>
      <w:divBdr>
        <w:top w:val="none" w:sz="0" w:space="0" w:color="auto"/>
        <w:left w:val="none" w:sz="0" w:space="0" w:color="auto"/>
        <w:bottom w:val="none" w:sz="0" w:space="0" w:color="auto"/>
        <w:right w:val="none" w:sz="0" w:space="0" w:color="auto"/>
      </w:divBdr>
      <w:divsChild>
        <w:div w:id="156578460">
          <w:marLeft w:val="274"/>
          <w:marRight w:val="0"/>
          <w:marTop w:val="0"/>
          <w:marBottom w:val="0"/>
          <w:divBdr>
            <w:top w:val="none" w:sz="0" w:space="0" w:color="auto"/>
            <w:left w:val="none" w:sz="0" w:space="0" w:color="auto"/>
            <w:bottom w:val="none" w:sz="0" w:space="0" w:color="auto"/>
            <w:right w:val="none" w:sz="0" w:space="0" w:color="auto"/>
          </w:divBdr>
        </w:div>
        <w:div w:id="850534521">
          <w:marLeft w:val="274"/>
          <w:marRight w:val="0"/>
          <w:marTop w:val="0"/>
          <w:marBottom w:val="0"/>
          <w:divBdr>
            <w:top w:val="none" w:sz="0" w:space="0" w:color="auto"/>
            <w:left w:val="none" w:sz="0" w:space="0" w:color="auto"/>
            <w:bottom w:val="none" w:sz="0" w:space="0" w:color="auto"/>
            <w:right w:val="none" w:sz="0" w:space="0" w:color="auto"/>
          </w:divBdr>
        </w:div>
        <w:div w:id="1408379527">
          <w:marLeft w:val="274"/>
          <w:marRight w:val="0"/>
          <w:marTop w:val="0"/>
          <w:marBottom w:val="0"/>
          <w:divBdr>
            <w:top w:val="none" w:sz="0" w:space="0" w:color="auto"/>
            <w:left w:val="none" w:sz="0" w:space="0" w:color="auto"/>
            <w:bottom w:val="none" w:sz="0" w:space="0" w:color="auto"/>
            <w:right w:val="none" w:sz="0" w:space="0" w:color="auto"/>
          </w:divBdr>
        </w:div>
        <w:div w:id="1947805210">
          <w:marLeft w:val="274"/>
          <w:marRight w:val="0"/>
          <w:marTop w:val="0"/>
          <w:marBottom w:val="0"/>
          <w:divBdr>
            <w:top w:val="none" w:sz="0" w:space="0" w:color="auto"/>
            <w:left w:val="none" w:sz="0" w:space="0" w:color="auto"/>
            <w:bottom w:val="none" w:sz="0" w:space="0" w:color="auto"/>
            <w:right w:val="none" w:sz="0" w:space="0" w:color="auto"/>
          </w:divBdr>
        </w:div>
      </w:divsChild>
    </w:div>
    <w:div w:id="1379015279">
      <w:bodyDiv w:val="1"/>
      <w:marLeft w:val="0"/>
      <w:marRight w:val="0"/>
      <w:marTop w:val="0"/>
      <w:marBottom w:val="0"/>
      <w:divBdr>
        <w:top w:val="none" w:sz="0" w:space="0" w:color="auto"/>
        <w:left w:val="none" w:sz="0" w:space="0" w:color="auto"/>
        <w:bottom w:val="none" w:sz="0" w:space="0" w:color="auto"/>
        <w:right w:val="none" w:sz="0" w:space="0" w:color="auto"/>
      </w:divBdr>
      <w:divsChild>
        <w:div w:id="427190477">
          <w:marLeft w:val="274"/>
          <w:marRight w:val="0"/>
          <w:marTop w:val="0"/>
          <w:marBottom w:val="0"/>
          <w:divBdr>
            <w:top w:val="none" w:sz="0" w:space="0" w:color="auto"/>
            <w:left w:val="none" w:sz="0" w:space="0" w:color="auto"/>
            <w:bottom w:val="none" w:sz="0" w:space="0" w:color="auto"/>
            <w:right w:val="none" w:sz="0" w:space="0" w:color="auto"/>
          </w:divBdr>
        </w:div>
        <w:div w:id="560677643">
          <w:marLeft w:val="274"/>
          <w:marRight w:val="0"/>
          <w:marTop w:val="0"/>
          <w:marBottom w:val="0"/>
          <w:divBdr>
            <w:top w:val="none" w:sz="0" w:space="0" w:color="auto"/>
            <w:left w:val="none" w:sz="0" w:space="0" w:color="auto"/>
            <w:bottom w:val="none" w:sz="0" w:space="0" w:color="auto"/>
            <w:right w:val="none" w:sz="0" w:space="0" w:color="auto"/>
          </w:divBdr>
        </w:div>
        <w:div w:id="840702581">
          <w:marLeft w:val="274"/>
          <w:marRight w:val="0"/>
          <w:marTop w:val="0"/>
          <w:marBottom w:val="0"/>
          <w:divBdr>
            <w:top w:val="none" w:sz="0" w:space="0" w:color="auto"/>
            <w:left w:val="none" w:sz="0" w:space="0" w:color="auto"/>
            <w:bottom w:val="none" w:sz="0" w:space="0" w:color="auto"/>
            <w:right w:val="none" w:sz="0" w:space="0" w:color="auto"/>
          </w:divBdr>
        </w:div>
        <w:div w:id="905847099">
          <w:marLeft w:val="274"/>
          <w:marRight w:val="0"/>
          <w:marTop w:val="0"/>
          <w:marBottom w:val="0"/>
          <w:divBdr>
            <w:top w:val="none" w:sz="0" w:space="0" w:color="auto"/>
            <w:left w:val="none" w:sz="0" w:space="0" w:color="auto"/>
            <w:bottom w:val="none" w:sz="0" w:space="0" w:color="auto"/>
            <w:right w:val="none" w:sz="0" w:space="0" w:color="auto"/>
          </w:divBdr>
        </w:div>
        <w:div w:id="1276207575">
          <w:marLeft w:val="274"/>
          <w:marRight w:val="0"/>
          <w:marTop w:val="0"/>
          <w:marBottom w:val="0"/>
          <w:divBdr>
            <w:top w:val="none" w:sz="0" w:space="0" w:color="auto"/>
            <w:left w:val="none" w:sz="0" w:space="0" w:color="auto"/>
            <w:bottom w:val="none" w:sz="0" w:space="0" w:color="auto"/>
            <w:right w:val="none" w:sz="0" w:space="0" w:color="auto"/>
          </w:divBdr>
        </w:div>
        <w:div w:id="1941908143">
          <w:marLeft w:val="274"/>
          <w:marRight w:val="0"/>
          <w:marTop w:val="0"/>
          <w:marBottom w:val="0"/>
          <w:divBdr>
            <w:top w:val="none" w:sz="0" w:space="0" w:color="auto"/>
            <w:left w:val="none" w:sz="0" w:space="0" w:color="auto"/>
            <w:bottom w:val="none" w:sz="0" w:space="0" w:color="auto"/>
            <w:right w:val="none" w:sz="0" w:space="0" w:color="auto"/>
          </w:divBdr>
        </w:div>
        <w:div w:id="1985969350">
          <w:marLeft w:val="274"/>
          <w:marRight w:val="0"/>
          <w:marTop w:val="0"/>
          <w:marBottom w:val="0"/>
          <w:divBdr>
            <w:top w:val="none" w:sz="0" w:space="0" w:color="auto"/>
            <w:left w:val="none" w:sz="0" w:space="0" w:color="auto"/>
            <w:bottom w:val="none" w:sz="0" w:space="0" w:color="auto"/>
            <w:right w:val="none" w:sz="0" w:space="0" w:color="auto"/>
          </w:divBdr>
        </w:div>
      </w:divsChild>
    </w:div>
    <w:div w:id="1735200362">
      <w:bodyDiv w:val="1"/>
      <w:marLeft w:val="0"/>
      <w:marRight w:val="0"/>
      <w:marTop w:val="0"/>
      <w:marBottom w:val="0"/>
      <w:divBdr>
        <w:top w:val="none" w:sz="0" w:space="0" w:color="auto"/>
        <w:left w:val="none" w:sz="0" w:space="0" w:color="auto"/>
        <w:bottom w:val="none" w:sz="0" w:space="0" w:color="auto"/>
        <w:right w:val="none" w:sz="0" w:space="0" w:color="auto"/>
      </w:divBdr>
      <w:divsChild>
        <w:div w:id="69742801">
          <w:marLeft w:val="274"/>
          <w:marRight w:val="0"/>
          <w:marTop w:val="0"/>
          <w:marBottom w:val="0"/>
          <w:divBdr>
            <w:top w:val="none" w:sz="0" w:space="0" w:color="auto"/>
            <w:left w:val="none" w:sz="0" w:space="0" w:color="auto"/>
            <w:bottom w:val="none" w:sz="0" w:space="0" w:color="auto"/>
            <w:right w:val="none" w:sz="0" w:space="0" w:color="auto"/>
          </w:divBdr>
        </w:div>
        <w:div w:id="650208810">
          <w:marLeft w:val="274"/>
          <w:marRight w:val="0"/>
          <w:marTop w:val="0"/>
          <w:marBottom w:val="0"/>
          <w:divBdr>
            <w:top w:val="none" w:sz="0" w:space="0" w:color="auto"/>
            <w:left w:val="none" w:sz="0" w:space="0" w:color="auto"/>
            <w:bottom w:val="none" w:sz="0" w:space="0" w:color="auto"/>
            <w:right w:val="none" w:sz="0" w:space="0" w:color="auto"/>
          </w:divBdr>
        </w:div>
        <w:div w:id="1049837818">
          <w:marLeft w:val="274"/>
          <w:marRight w:val="0"/>
          <w:marTop w:val="0"/>
          <w:marBottom w:val="0"/>
          <w:divBdr>
            <w:top w:val="none" w:sz="0" w:space="0" w:color="auto"/>
            <w:left w:val="none" w:sz="0" w:space="0" w:color="auto"/>
            <w:bottom w:val="none" w:sz="0" w:space="0" w:color="auto"/>
            <w:right w:val="none" w:sz="0" w:space="0" w:color="auto"/>
          </w:divBdr>
        </w:div>
        <w:div w:id="1562791236">
          <w:marLeft w:val="274"/>
          <w:marRight w:val="0"/>
          <w:marTop w:val="0"/>
          <w:marBottom w:val="0"/>
          <w:divBdr>
            <w:top w:val="none" w:sz="0" w:space="0" w:color="auto"/>
            <w:left w:val="none" w:sz="0" w:space="0" w:color="auto"/>
            <w:bottom w:val="none" w:sz="0" w:space="0" w:color="auto"/>
            <w:right w:val="none" w:sz="0" w:space="0" w:color="auto"/>
          </w:divBdr>
        </w:div>
        <w:div w:id="1690254883">
          <w:marLeft w:val="274"/>
          <w:marRight w:val="0"/>
          <w:marTop w:val="0"/>
          <w:marBottom w:val="0"/>
          <w:divBdr>
            <w:top w:val="none" w:sz="0" w:space="0" w:color="auto"/>
            <w:left w:val="none" w:sz="0" w:space="0" w:color="auto"/>
            <w:bottom w:val="none" w:sz="0" w:space="0" w:color="auto"/>
            <w:right w:val="none" w:sz="0" w:space="0" w:color="auto"/>
          </w:divBdr>
        </w:div>
      </w:divsChild>
    </w:div>
    <w:div w:id="1847093042">
      <w:bodyDiv w:val="1"/>
      <w:marLeft w:val="0"/>
      <w:marRight w:val="0"/>
      <w:marTop w:val="0"/>
      <w:marBottom w:val="0"/>
      <w:divBdr>
        <w:top w:val="none" w:sz="0" w:space="0" w:color="auto"/>
        <w:left w:val="none" w:sz="0" w:space="0" w:color="auto"/>
        <w:bottom w:val="none" w:sz="0" w:space="0" w:color="auto"/>
        <w:right w:val="none" w:sz="0" w:space="0" w:color="auto"/>
      </w:divBdr>
      <w:divsChild>
        <w:div w:id="39019101">
          <w:marLeft w:val="274"/>
          <w:marRight w:val="0"/>
          <w:marTop w:val="0"/>
          <w:marBottom w:val="0"/>
          <w:divBdr>
            <w:top w:val="none" w:sz="0" w:space="0" w:color="auto"/>
            <w:left w:val="none" w:sz="0" w:space="0" w:color="auto"/>
            <w:bottom w:val="none" w:sz="0" w:space="0" w:color="auto"/>
            <w:right w:val="none" w:sz="0" w:space="0" w:color="auto"/>
          </w:divBdr>
        </w:div>
        <w:div w:id="210001020">
          <w:marLeft w:val="274"/>
          <w:marRight w:val="0"/>
          <w:marTop w:val="0"/>
          <w:marBottom w:val="0"/>
          <w:divBdr>
            <w:top w:val="none" w:sz="0" w:space="0" w:color="auto"/>
            <w:left w:val="none" w:sz="0" w:space="0" w:color="auto"/>
            <w:bottom w:val="none" w:sz="0" w:space="0" w:color="auto"/>
            <w:right w:val="none" w:sz="0" w:space="0" w:color="auto"/>
          </w:divBdr>
        </w:div>
        <w:div w:id="650408832">
          <w:marLeft w:val="274"/>
          <w:marRight w:val="0"/>
          <w:marTop w:val="0"/>
          <w:marBottom w:val="0"/>
          <w:divBdr>
            <w:top w:val="none" w:sz="0" w:space="0" w:color="auto"/>
            <w:left w:val="none" w:sz="0" w:space="0" w:color="auto"/>
            <w:bottom w:val="none" w:sz="0" w:space="0" w:color="auto"/>
            <w:right w:val="none" w:sz="0" w:space="0" w:color="auto"/>
          </w:divBdr>
        </w:div>
        <w:div w:id="785852997">
          <w:marLeft w:val="274"/>
          <w:marRight w:val="0"/>
          <w:marTop w:val="0"/>
          <w:marBottom w:val="0"/>
          <w:divBdr>
            <w:top w:val="none" w:sz="0" w:space="0" w:color="auto"/>
            <w:left w:val="none" w:sz="0" w:space="0" w:color="auto"/>
            <w:bottom w:val="none" w:sz="0" w:space="0" w:color="auto"/>
            <w:right w:val="none" w:sz="0" w:space="0" w:color="auto"/>
          </w:divBdr>
        </w:div>
        <w:div w:id="957562541">
          <w:marLeft w:val="274"/>
          <w:marRight w:val="0"/>
          <w:marTop w:val="0"/>
          <w:marBottom w:val="0"/>
          <w:divBdr>
            <w:top w:val="none" w:sz="0" w:space="0" w:color="auto"/>
            <w:left w:val="none" w:sz="0" w:space="0" w:color="auto"/>
            <w:bottom w:val="none" w:sz="0" w:space="0" w:color="auto"/>
            <w:right w:val="none" w:sz="0" w:space="0" w:color="auto"/>
          </w:divBdr>
        </w:div>
        <w:div w:id="1151410922">
          <w:marLeft w:val="274"/>
          <w:marRight w:val="0"/>
          <w:marTop w:val="0"/>
          <w:marBottom w:val="0"/>
          <w:divBdr>
            <w:top w:val="none" w:sz="0" w:space="0" w:color="auto"/>
            <w:left w:val="none" w:sz="0" w:space="0" w:color="auto"/>
            <w:bottom w:val="none" w:sz="0" w:space="0" w:color="auto"/>
            <w:right w:val="none" w:sz="0" w:space="0" w:color="auto"/>
          </w:divBdr>
        </w:div>
        <w:div w:id="1333214626">
          <w:marLeft w:val="274"/>
          <w:marRight w:val="0"/>
          <w:marTop w:val="0"/>
          <w:marBottom w:val="0"/>
          <w:divBdr>
            <w:top w:val="none" w:sz="0" w:space="0" w:color="auto"/>
            <w:left w:val="none" w:sz="0" w:space="0" w:color="auto"/>
            <w:bottom w:val="none" w:sz="0" w:space="0" w:color="auto"/>
            <w:right w:val="none" w:sz="0" w:space="0" w:color="auto"/>
          </w:divBdr>
        </w:div>
        <w:div w:id="1537696837">
          <w:marLeft w:val="274"/>
          <w:marRight w:val="0"/>
          <w:marTop w:val="0"/>
          <w:marBottom w:val="0"/>
          <w:divBdr>
            <w:top w:val="none" w:sz="0" w:space="0" w:color="auto"/>
            <w:left w:val="none" w:sz="0" w:space="0" w:color="auto"/>
            <w:bottom w:val="none" w:sz="0" w:space="0" w:color="auto"/>
            <w:right w:val="none" w:sz="0" w:space="0" w:color="auto"/>
          </w:divBdr>
        </w:div>
        <w:div w:id="1560246002">
          <w:marLeft w:val="274"/>
          <w:marRight w:val="0"/>
          <w:marTop w:val="0"/>
          <w:marBottom w:val="0"/>
          <w:divBdr>
            <w:top w:val="none" w:sz="0" w:space="0" w:color="auto"/>
            <w:left w:val="none" w:sz="0" w:space="0" w:color="auto"/>
            <w:bottom w:val="none" w:sz="0" w:space="0" w:color="auto"/>
            <w:right w:val="none" w:sz="0" w:space="0" w:color="auto"/>
          </w:divBdr>
        </w:div>
        <w:div w:id="1925259308">
          <w:marLeft w:val="274"/>
          <w:marRight w:val="0"/>
          <w:marTop w:val="0"/>
          <w:marBottom w:val="0"/>
          <w:divBdr>
            <w:top w:val="none" w:sz="0" w:space="0" w:color="auto"/>
            <w:left w:val="none" w:sz="0" w:space="0" w:color="auto"/>
            <w:bottom w:val="none" w:sz="0" w:space="0" w:color="auto"/>
            <w:right w:val="none" w:sz="0" w:space="0" w:color="auto"/>
          </w:divBdr>
        </w:div>
        <w:div w:id="2002194696">
          <w:marLeft w:val="274"/>
          <w:marRight w:val="0"/>
          <w:marTop w:val="0"/>
          <w:marBottom w:val="0"/>
          <w:divBdr>
            <w:top w:val="none" w:sz="0" w:space="0" w:color="auto"/>
            <w:left w:val="none" w:sz="0" w:space="0" w:color="auto"/>
            <w:bottom w:val="none" w:sz="0" w:space="0" w:color="auto"/>
            <w:right w:val="none" w:sz="0" w:space="0" w:color="auto"/>
          </w:divBdr>
        </w:div>
      </w:divsChild>
    </w:div>
    <w:div w:id="1965429741">
      <w:bodyDiv w:val="1"/>
      <w:marLeft w:val="0"/>
      <w:marRight w:val="0"/>
      <w:marTop w:val="0"/>
      <w:marBottom w:val="0"/>
      <w:divBdr>
        <w:top w:val="none" w:sz="0" w:space="0" w:color="auto"/>
        <w:left w:val="none" w:sz="0" w:space="0" w:color="auto"/>
        <w:bottom w:val="none" w:sz="0" w:space="0" w:color="auto"/>
        <w:right w:val="none" w:sz="0" w:space="0" w:color="auto"/>
      </w:divBdr>
    </w:div>
    <w:div w:id="2135101889">
      <w:bodyDiv w:val="1"/>
      <w:marLeft w:val="0"/>
      <w:marRight w:val="0"/>
      <w:marTop w:val="0"/>
      <w:marBottom w:val="0"/>
      <w:divBdr>
        <w:top w:val="none" w:sz="0" w:space="0" w:color="auto"/>
        <w:left w:val="none" w:sz="0" w:space="0" w:color="auto"/>
        <w:bottom w:val="none" w:sz="0" w:space="0" w:color="auto"/>
        <w:right w:val="none" w:sz="0" w:space="0" w:color="auto"/>
      </w:divBdr>
      <w:divsChild>
        <w:div w:id="85856258">
          <w:marLeft w:val="274"/>
          <w:marRight w:val="0"/>
          <w:marTop w:val="0"/>
          <w:marBottom w:val="0"/>
          <w:divBdr>
            <w:top w:val="none" w:sz="0" w:space="0" w:color="auto"/>
            <w:left w:val="none" w:sz="0" w:space="0" w:color="auto"/>
            <w:bottom w:val="none" w:sz="0" w:space="0" w:color="auto"/>
            <w:right w:val="none" w:sz="0" w:space="0" w:color="auto"/>
          </w:divBdr>
        </w:div>
        <w:div w:id="672530860">
          <w:marLeft w:val="274"/>
          <w:marRight w:val="0"/>
          <w:marTop w:val="0"/>
          <w:marBottom w:val="0"/>
          <w:divBdr>
            <w:top w:val="none" w:sz="0" w:space="0" w:color="auto"/>
            <w:left w:val="none" w:sz="0" w:space="0" w:color="auto"/>
            <w:bottom w:val="none" w:sz="0" w:space="0" w:color="auto"/>
            <w:right w:val="none" w:sz="0" w:space="0" w:color="auto"/>
          </w:divBdr>
        </w:div>
        <w:div w:id="976646349">
          <w:marLeft w:val="274"/>
          <w:marRight w:val="0"/>
          <w:marTop w:val="0"/>
          <w:marBottom w:val="0"/>
          <w:divBdr>
            <w:top w:val="none" w:sz="0" w:space="0" w:color="auto"/>
            <w:left w:val="none" w:sz="0" w:space="0" w:color="auto"/>
            <w:bottom w:val="none" w:sz="0" w:space="0" w:color="auto"/>
            <w:right w:val="none" w:sz="0" w:space="0" w:color="auto"/>
          </w:divBdr>
        </w:div>
        <w:div w:id="1030686842">
          <w:marLeft w:val="274"/>
          <w:marRight w:val="0"/>
          <w:marTop w:val="0"/>
          <w:marBottom w:val="0"/>
          <w:divBdr>
            <w:top w:val="none" w:sz="0" w:space="0" w:color="auto"/>
            <w:left w:val="none" w:sz="0" w:space="0" w:color="auto"/>
            <w:bottom w:val="none" w:sz="0" w:space="0" w:color="auto"/>
            <w:right w:val="none" w:sz="0" w:space="0" w:color="auto"/>
          </w:divBdr>
        </w:div>
        <w:div w:id="1516654460">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cid:6DF5DBA7-DE25-427E-BB31-39A5FD96D065"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cid:image003.png@01D757A6.21DD0700"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2026-07-09T08:46:54+00:00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F07E5-B741-4AF0-B650-90E9E77F7CFC}">
  <ds:schemaRefs>
    <ds:schemaRef ds:uri="http://schemas.microsoft.com/sharepoint/v3/contenttype/forms"/>
  </ds:schemaRefs>
</ds:datastoreItem>
</file>

<file path=customXml/itemProps2.xml><?xml version="1.0" encoding="utf-8"?>
<ds:datastoreItem xmlns:ds="http://schemas.openxmlformats.org/officeDocument/2006/customXml" ds:itemID="{511031D7-A162-4E54-B24E-0A9B8A7127E5}"/>
</file>

<file path=customXml/itemProps3.xml><?xml version="1.0" encoding="utf-8"?>
<ds:datastoreItem xmlns:ds="http://schemas.openxmlformats.org/officeDocument/2006/customXml" ds:itemID="{4A8842B0-FFEB-41CE-B03E-B83B436CA0D3}">
  <ds:schemaRefs>
    <ds:schemaRef ds:uri="http://schemas.microsoft.com/office/2006/metadata/properties"/>
    <ds:schemaRef ds:uri="http://schemas.microsoft.com/office/infopath/2007/PartnerControls"/>
    <ds:schemaRef ds:uri="21c915a6-27e1-434c-8215-267022e0fd37"/>
    <ds:schemaRef ds:uri="e582bac0-83e3-44af-afe7-b4f2e77bad33"/>
  </ds:schemaRefs>
</ds:datastoreItem>
</file>

<file path=customXml/itemProps4.xml><?xml version="1.0" encoding="utf-8"?>
<ds:datastoreItem xmlns:ds="http://schemas.openxmlformats.org/officeDocument/2006/customXml" ds:itemID="{E980B79E-6CD5-D74B-81F4-BD44CF9D7D0C}">
  <ds:schemaRefs>
    <ds:schemaRef ds:uri="http://schemas.openxmlformats.org/officeDocument/2006/bibliography"/>
  </ds:schemaRefs>
</ds:datastoreItem>
</file>

<file path=docMetadata/LabelInfo.xml><?xml version="1.0" encoding="utf-8"?>
<clbl:labelList xmlns:clbl="http://schemas.microsoft.com/office/2020/mipLabelMetadata">
  <clbl:label id="{3632a834-7ef3-430e-a7a1-8f8554088224}" enabled="0" method="" siteId="{3632a834-7ef3-430e-a7a1-8f8554088224}" removed="1"/>
</clbl:labelList>
</file>

<file path=docProps/app.xml><?xml version="1.0" encoding="utf-8"?>
<Properties xmlns="http://schemas.openxmlformats.org/officeDocument/2006/extended-properties" xmlns:vt="http://schemas.openxmlformats.org/officeDocument/2006/docPropsVTypes">
  <Template>Normal</Template>
  <TotalTime>1</TotalTime>
  <Pages>7</Pages>
  <Words>1221</Words>
  <Characters>6966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bolton</dc:creator>
  <cp:keywords/>
  <dc:description/>
  <cp:lastModifiedBy>Parmy Tarajia (UK)</cp:lastModifiedBy>
  <cp:revision>2</cp:revision>
  <cp:lastPrinted>2024-06-18T16:26:00Z</cp:lastPrinted>
  <dcterms:created xsi:type="dcterms:W3CDTF">2026-06-02T17:42:00Z</dcterms:created>
  <dcterms:modified xsi:type="dcterms:W3CDTF">2026-06-02T17:42:00Z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6f0802c2,661e83a3,2b1b19d8</vt:lpwstr>
  </property>
  <property fmtid="{D5CDD505-2E9C-101B-9397-08002B2CF9AE}" pid="3" name="ClassificationContentMarkingHeaderFontProps">
    <vt:lpwstr>#000000,10,Calibri</vt:lpwstr>
  </property>
  <property fmtid="{D5CDD505-2E9C-101B-9397-08002B2CF9AE}" pid="4" name="ClassificationContentMarkingHeaderText">
    <vt:lpwstr>INTERNAL</vt:lpwstr>
  </property>
  <property fmtid="{D5CDD505-2E9C-101B-9397-08002B2CF9AE}" pid="5" name="MSIP_Label_d90581af-4115-4512-aab8-8cf1f474dcbe_Enabled">
    <vt:lpwstr>true</vt:lpwstr>
  </property>
  <property fmtid="{D5CDD505-2E9C-101B-9397-08002B2CF9AE}" pid="6" name="MSIP_Label_d90581af-4115-4512-aab8-8cf1f474dcbe_SetDate">
    <vt:lpwstr>2024-06-11T09:03:56Z</vt:lpwstr>
  </property>
  <property fmtid="{D5CDD505-2E9C-101B-9397-08002B2CF9AE}" pid="7" name="MSIP_Label_d90581af-4115-4512-aab8-8cf1f474dcbe_Method">
    <vt:lpwstr>Privileged</vt:lpwstr>
  </property>
  <property fmtid="{D5CDD505-2E9C-101B-9397-08002B2CF9AE}" pid="8" name="MSIP_Label_d90581af-4115-4512-aab8-8cf1f474dcbe_Name">
    <vt:lpwstr>Confidential</vt:lpwstr>
  </property>
  <property fmtid="{D5CDD505-2E9C-101B-9397-08002B2CF9AE}" pid="9" name="MSIP_Label_d90581af-4115-4512-aab8-8cf1f474dcbe_SiteId">
    <vt:lpwstr>3632a834-7ef3-430e-a7a1-8f8554088224</vt:lpwstr>
  </property>
  <property fmtid="{D5CDD505-2E9C-101B-9397-08002B2CF9AE}" pid="10" name="MSIP_Label_d90581af-4115-4512-aab8-8cf1f474dcbe_ActionId">
    <vt:lpwstr>babd6ba7-336e-4ffc-a72e-a3b5d6a388d7</vt:lpwstr>
  </property>
  <property fmtid="{D5CDD505-2E9C-101B-9397-08002B2CF9AE}" pid="11" name="MSIP_Label_d90581af-4115-4512-aab8-8cf1f474dcbe_ContentBits">
    <vt:lpwstr>1</vt:lpwstr>
  </property>
  <property fmtid="{D5CDD505-2E9C-101B-9397-08002B2CF9AE}" pid="12" name="ContentTypeId">
    <vt:lpwstr>0x010100A624C973FFA58942826C17E560B9A89D</vt:lpwstr>
  </property>
  <property fmtid="{D5CDD505-2E9C-101B-9397-08002B2CF9AE}" pid="13" name="MediaServiceImageTags">
    <vt:lpwstr/>
  </property>
  <property fmtid="{D5CDD505-2E9C-101B-9397-08002B2CF9AE}" pid="14" name="Order">
    <vt:r8>16800</vt:r8>
  </property>
  <property fmtid="{D5CDD505-2E9C-101B-9397-08002B2CF9AE}" pid="15" name="OwnerorOwningGroup">
    <vt:lpwstr>Mobilisation Leads</vt:lpwstr>
  </property>
  <property fmtid="{D5CDD505-2E9C-101B-9397-08002B2CF9AE}" pid="16" name="Archived">
    <vt:lpwstr>No</vt:lpwstr>
  </property>
  <property fmtid="{D5CDD505-2E9C-101B-9397-08002B2CF9AE}" pid="17" name="xd_Signature">
    <vt:bool>false</vt:bool>
  </property>
  <property fmtid="{D5CDD505-2E9C-101B-9397-08002B2CF9AE}" pid="18" name="xd_ProgID">
    <vt:lpwstr/>
  </property>
  <property fmtid="{D5CDD505-2E9C-101B-9397-08002B2CF9AE}" pid="19" name="Reviewer">
    <vt:lpwstr>7;#i:0#.f|membership|m7749279@virginmedia.co.uk</vt:lpwstr>
  </property>
  <property fmtid="{D5CDD505-2E9C-101B-9397-08002B2CF9AE}" pid="20" name="Department">
    <vt:lpwstr>PMO</vt:lpwstr>
  </property>
  <property fmtid="{D5CDD505-2E9C-101B-9397-08002B2CF9AE}" pid="21" name="Draft/review/approved">
    <vt:lpwstr>published optional document</vt:lpwstr>
  </property>
  <property fmtid="{D5CDD505-2E9C-101B-9397-08002B2CF9AE}" pid="22" name="ComplianceAssetId">
    <vt:lpwstr/>
  </property>
  <property fmtid="{D5CDD505-2E9C-101B-9397-08002B2CF9AE}" pid="23" name="TemplateUrl">
    <vt:lpwstr/>
  </property>
  <property fmtid="{D5CDD505-2E9C-101B-9397-08002B2CF9AE}" pid="24" name="Legacy Version">
    <vt:lpwstr>2.0</vt:lpwstr>
  </property>
  <property fmtid="{D5CDD505-2E9C-101B-9397-08002B2CF9AE}" pid="25" name="Review Period">
    <vt:r8>12</vt:r8>
  </property>
  <property fmtid="{D5CDD505-2E9C-101B-9397-08002B2CF9AE}" pid="26" name="_ExtendedDescription">
    <vt:lpwstr/>
  </property>
  <property fmtid="{D5CDD505-2E9C-101B-9397-08002B2CF9AE}" pid="27" name="TriggerFlowInfo">
    <vt:lpwstr/>
  </property>
  <property fmtid="{D5CDD505-2E9C-101B-9397-08002B2CF9AE}" pid="28" name="Document Type">
    <vt:lpwstr>Template</vt:lpwstr>
  </property>
  <property fmtid="{D5CDD505-2E9C-101B-9397-08002B2CF9AE}" pid="29" name="portfoliosthatuse">
    <vt:lpwstr>CIO / PTD / CDO</vt:lpwstr>
  </property>
  <property fmtid="{D5CDD505-2E9C-101B-9397-08002B2CF9AE}" pid="30" name="Phase">
    <vt:lpwstr>Ideate</vt:lpwstr>
  </property>
  <property fmtid="{D5CDD505-2E9C-101B-9397-08002B2CF9AE}" pid="31" name="docLang">
    <vt:lpwstr>en</vt:lpwstr>
  </property>
</Properties>
</file>
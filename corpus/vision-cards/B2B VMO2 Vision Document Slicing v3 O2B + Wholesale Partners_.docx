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Default="006F420E" w:rsidP="006F420E">
      <w:pPr>
        <w:jc w:val="center"/>
        <w:rPr>
          <w:rFonts w:ascii="Arial" w:hAnsi="Arial" w:cs="Arial"/>
          <w:b/>
          <w:bCs/>
          <w:sz w:val="32"/>
          <w:szCs w:val="32"/>
        </w:rPr>
      </w:pPr>
      <w:r w:rsidRPr="00C86776">
        <w:rPr>
          <w:rFonts w:ascii="Arial" w:hAnsi="Arial" w:cs="Arial"/>
          <w:b/>
          <w:bCs/>
          <w:sz w:val="32"/>
          <w:szCs w:val="32"/>
        </w:rPr>
        <w:t>Vision Document</w:t>
      </w:r>
    </w:p>
    <w:tbl>
      <w:tblPr>
        <w:tblStyle w:val="TableGrid"/>
        <w:tblpPr w:leftFromText="180" w:rightFromText="180" w:vertAnchor="text" w:horzAnchor="margin" w:tblpY="243"/>
        <w:tblW w:w="0" w:type="auto"/>
        <w:tblCellMar>
          <w:top w:w="57" w:type="dxa"/>
          <w:bottom w:w="57" w:type="dxa"/>
        </w:tblCellMar>
        <w:tblLook w:val="04A0" w:firstRow="1" w:lastRow="0" w:firstColumn="1" w:lastColumn="0" w:noHBand="0" w:noVBand="1"/>
      </w:tblPr>
      <w:tblGrid>
        <w:gridCol w:w="9623"/>
      </w:tblGrid>
      <w:tr w:rsidR="00C5395A" w:rsidRPr="00C86776" w14:paraId="5A1D611E" w14:textId="77777777" w:rsidTr="00C5395A">
        <w:tc>
          <w:tcPr>
            <w:tcW w:w="9623" w:type="dxa"/>
          </w:tcPr>
          <w:p w14:paraId="135FD106" w14:textId="77777777" w:rsidR="00C5395A" w:rsidRPr="003C2042" w:rsidRDefault="00C5395A" w:rsidP="00C5395A">
            <w:pPr>
              <w:jc w:val="cente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p w14:paraId="5DE29FE8" w14:textId="77777777" w:rsidR="00C5395A" w:rsidRPr="00C86776" w:rsidRDefault="00C5395A" w:rsidP="00C5395A">
            <w:pPr>
              <w:rPr>
                <w:rFonts w:ascii="Arial" w:hAnsi="Arial" w:cs="Arial"/>
                <w:sz w:val="21"/>
                <w:szCs w:val="21"/>
              </w:rPr>
            </w:pPr>
          </w:p>
        </w:tc>
      </w:tr>
    </w:tbl>
    <w:p w14:paraId="600336A6" w14:textId="77777777" w:rsidR="00F623A9" w:rsidRDefault="00F623A9" w:rsidP="006F420E">
      <w:pPr>
        <w:jc w:val="center"/>
        <w:rPr>
          <w:rFonts w:ascii="Arial" w:hAnsi="Arial" w:cs="Arial"/>
          <w:b/>
          <w:bCs/>
          <w:sz w:val="32"/>
          <w:szCs w:val="32"/>
        </w:rPr>
      </w:pPr>
    </w:p>
    <w:p w14:paraId="20E545A7" w14:textId="77777777" w:rsidR="00F623A9" w:rsidRDefault="00F623A9" w:rsidP="006F420E">
      <w:pPr>
        <w:jc w:val="center"/>
        <w:rPr>
          <w:rFonts w:ascii="Arial" w:hAnsi="Arial" w:cs="Arial"/>
          <w:b/>
          <w:bCs/>
          <w:sz w:val="32"/>
          <w:szCs w:val="32"/>
        </w:rPr>
      </w:pPr>
    </w:p>
    <w:p w14:paraId="702788B5" w14:textId="77777777" w:rsidR="00DD2F38" w:rsidRDefault="00DD2F38" w:rsidP="006F420E">
      <w:pPr>
        <w:jc w:val="center"/>
        <w:rPr>
          <w:rFonts w:ascii="Arial" w:hAnsi="Arial" w:cs="Arial"/>
          <w:b/>
          <w:bCs/>
          <w:sz w:val="32"/>
          <w:szCs w:val="32"/>
        </w:rPr>
      </w:pPr>
    </w:p>
    <w:p w14:paraId="1F474800" w14:textId="77777777" w:rsidR="00DD2F38" w:rsidRPr="00C86776" w:rsidRDefault="00DD2F38" w:rsidP="006F420E">
      <w:pPr>
        <w:jc w:val="center"/>
        <w:rPr>
          <w:rFonts w:ascii="Arial" w:hAnsi="Arial" w:cs="Arial"/>
          <w:b/>
          <w:bCs/>
          <w:sz w:val="32"/>
          <w:szCs w:val="32"/>
        </w:rPr>
      </w:pPr>
    </w:p>
    <w:p w14:paraId="749DD838" w14:textId="00BC8EDD" w:rsidR="006F420E" w:rsidRDefault="006F420E" w:rsidP="006F420E">
      <w:pPr>
        <w:jc w:val="center"/>
        <w:rPr>
          <w:rFonts w:ascii="Arial" w:hAnsi="Arial" w:cs="Arial"/>
          <w:b/>
          <w:bCs/>
        </w:rPr>
      </w:pPr>
    </w:p>
    <w:tbl>
      <w:tblPr>
        <w:tblStyle w:val="TableGrid"/>
        <w:tblW w:w="9634" w:type="dxa"/>
        <w:tblCellMar>
          <w:top w:w="57" w:type="dxa"/>
          <w:bottom w:w="57" w:type="dxa"/>
        </w:tblCellMar>
        <w:tblLook w:val="0600" w:firstRow="0" w:lastRow="0" w:firstColumn="0" w:lastColumn="0" w:noHBand="1" w:noVBand="1"/>
      </w:tblPr>
      <w:tblGrid>
        <w:gridCol w:w="2478"/>
        <w:gridCol w:w="7156"/>
      </w:tblGrid>
      <w:tr w:rsidR="00573FB9" w:rsidRPr="009A48B4" w14:paraId="1B20A978" w14:textId="77777777" w:rsidTr="6054D632">
        <w:trPr>
          <w:trHeight w:val="321"/>
        </w:trPr>
        <w:tc>
          <w:tcPr>
            <w:tcW w:w="2478" w:type="dxa"/>
            <w:vAlign w:val="center"/>
          </w:tcPr>
          <w:p w14:paraId="5F0E0066" w14:textId="3C56B2BE" w:rsidR="00573FB9" w:rsidRPr="006D4C14" w:rsidRDefault="00573FB9" w:rsidP="00366BE6">
            <w:pPr>
              <w:rPr>
                <w:rFonts w:ascii="Arial" w:hAnsi="Arial" w:cs="Arial"/>
                <w:b/>
                <w:bCs/>
                <w:color w:val="000000" w:themeColor="text1"/>
                <w:sz w:val="21"/>
                <w:szCs w:val="21"/>
              </w:rPr>
            </w:pPr>
            <w:r w:rsidRPr="006D4C14">
              <w:rPr>
                <w:rFonts w:ascii="Arial" w:hAnsi="Arial" w:cs="Arial"/>
                <w:b/>
                <w:bCs/>
                <w:color w:val="000000" w:themeColor="text1"/>
                <w:sz w:val="21"/>
                <w:szCs w:val="21"/>
              </w:rPr>
              <w:t xml:space="preserve">Business Area </w:t>
            </w:r>
          </w:p>
        </w:tc>
        <w:tc>
          <w:tcPr>
            <w:tcW w:w="7156" w:type="dxa"/>
            <w:vAlign w:val="center"/>
          </w:tcPr>
          <w:p w14:paraId="1AF272E1" w14:textId="284958C7" w:rsidR="001B7D91" w:rsidRPr="006D4C14" w:rsidRDefault="00000000" w:rsidP="00366BE6">
            <w:pPr>
              <w:rPr>
                <w:rFonts w:ascii="Arial" w:hAnsi="Arial" w:cs="Arial"/>
                <w:sz w:val="21"/>
                <w:szCs w:val="21"/>
              </w:rPr>
            </w:pPr>
            <w:sdt>
              <w:sdtPr>
                <w:rPr>
                  <w:rFonts w:ascii="Arial" w:hAnsi="Arial" w:cs="Arial"/>
                  <w:sz w:val="21"/>
                  <w:szCs w:val="21"/>
                </w:rPr>
                <w:id w:val="1063142087"/>
                <w14:checkbox>
                  <w14:checked w14:val="1"/>
                  <w14:checkedState w14:val="2612" w14:font="MS Gothic"/>
                  <w14:uncheckedState w14:val="2610" w14:font="MS Gothic"/>
                </w14:checkbox>
              </w:sdtPr>
              <w:sdtContent>
                <w:r w:rsidR="00E36304">
                  <w:rPr>
                    <w:rFonts w:ascii="MS Gothic" w:eastAsia="MS Gothic" w:hAnsi="MS Gothic" w:cs="Arial" w:hint="eastAsia"/>
                    <w:sz w:val="21"/>
                    <w:szCs w:val="21"/>
                  </w:rPr>
                  <w:t>☒</w:t>
                </w:r>
              </w:sdtContent>
            </w:sdt>
            <w:r w:rsidR="00573FB9" w:rsidRPr="006D4C14">
              <w:rPr>
                <w:rFonts w:ascii="Arial" w:hAnsi="Arial" w:cs="Arial"/>
                <w:sz w:val="21"/>
                <w:szCs w:val="21"/>
              </w:rPr>
              <w:t xml:space="preserve"> </w:t>
            </w:r>
            <w:r w:rsidR="001B7D91" w:rsidRPr="006D4C14">
              <w:rPr>
                <w:rFonts w:ascii="Arial" w:hAnsi="Arial" w:cs="Arial"/>
                <w:sz w:val="21"/>
                <w:szCs w:val="21"/>
              </w:rPr>
              <w:t xml:space="preserve">Wholesale </w:t>
            </w:r>
            <w:r w:rsidR="003F4BAC" w:rsidRPr="006D4C14">
              <w:rPr>
                <w:rFonts w:ascii="Arial" w:hAnsi="Arial" w:cs="Arial"/>
                <w:sz w:val="21"/>
                <w:szCs w:val="21"/>
              </w:rPr>
              <w:t>Mobile &amp; M</w:t>
            </w:r>
            <w:r w:rsidR="001B7D91" w:rsidRPr="006D4C14">
              <w:rPr>
                <w:rFonts w:ascii="Arial" w:hAnsi="Arial" w:cs="Arial"/>
                <w:sz w:val="21"/>
                <w:szCs w:val="21"/>
              </w:rPr>
              <w:t>W</w:t>
            </w:r>
            <w:r w:rsidR="003F4BAC" w:rsidRPr="006D4C14">
              <w:rPr>
                <w:rFonts w:ascii="Arial" w:hAnsi="Arial" w:cs="Arial"/>
                <w:sz w:val="21"/>
                <w:szCs w:val="21"/>
              </w:rPr>
              <w:t xml:space="preserve"> (O2 </w:t>
            </w:r>
            <w:r w:rsidR="00D042A0">
              <w:rPr>
                <w:rFonts w:ascii="Arial" w:hAnsi="Arial" w:cs="Arial"/>
                <w:sz w:val="21"/>
                <w:szCs w:val="21"/>
              </w:rPr>
              <w:t>Business</w:t>
            </w:r>
            <w:r w:rsidR="003F4BAC" w:rsidRPr="006D4C14">
              <w:rPr>
                <w:rFonts w:ascii="Arial" w:hAnsi="Arial" w:cs="Arial"/>
                <w:sz w:val="21"/>
                <w:szCs w:val="21"/>
              </w:rPr>
              <w:t>)</w:t>
            </w:r>
            <w:r w:rsidR="00573FB9" w:rsidRPr="006D4C14">
              <w:rPr>
                <w:rFonts w:ascii="Arial" w:hAnsi="Arial" w:cs="Arial"/>
                <w:sz w:val="21"/>
                <w:szCs w:val="21"/>
              </w:rPr>
              <w:t xml:space="preserve"> </w:t>
            </w:r>
          </w:p>
          <w:p w14:paraId="7580B905" w14:textId="5AF5E3A6" w:rsidR="003F4BAC" w:rsidRPr="006D4C14" w:rsidRDefault="00000000" w:rsidP="00366BE6">
            <w:pPr>
              <w:rPr>
                <w:rFonts w:ascii="Arial" w:hAnsi="Arial" w:cs="Arial"/>
                <w:i/>
                <w:iCs/>
                <w:color w:val="FF0000"/>
                <w:sz w:val="21"/>
                <w:szCs w:val="21"/>
              </w:rPr>
            </w:pPr>
            <w:sdt>
              <w:sdtPr>
                <w:rPr>
                  <w:rFonts w:ascii="Arial" w:hAnsi="Arial" w:cs="Arial"/>
                  <w:sz w:val="21"/>
                  <w:szCs w:val="21"/>
                </w:rPr>
                <w:id w:val="119582974"/>
                <w14:checkbox>
                  <w14:checked w14:val="0"/>
                  <w14:checkedState w14:val="2612" w14:font="MS Gothic"/>
                  <w14:uncheckedState w14:val="2610" w14:font="MS Gothic"/>
                </w14:checkbox>
              </w:sdt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Fixed Connectivity </w:t>
            </w:r>
          </w:p>
          <w:p w14:paraId="37322E22" w14:textId="7F48BCCA" w:rsidR="003F4BAC" w:rsidRPr="001B7D91" w:rsidRDefault="00000000" w:rsidP="003F4BAC">
            <w:pPr>
              <w:rPr>
                <w:rFonts w:ascii="Arial" w:hAnsi="Arial" w:cs="Arial"/>
                <w:sz w:val="21"/>
                <w:szCs w:val="21"/>
              </w:rPr>
            </w:pPr>
            <w:sdt>
              <w:sdtPr>
                <w:rPr>
                  <w:rFonts w:ascii="Arial" w:hAnsi="Arial" w:cs="Arial"/>
                  <w:sz w:val="21"/>
                  <w:szCs w:val="21"/>
                </w:rPr>
                <w:id w:val="-1116439739"/>
                <w14:checkbox>
                  <w14:checked w14:val="1"/>
                  <w14:checkedState w14:val="2612" w14:font="MS Gothic"/>
                  <w14:uncheckedState w14:val="2610" w14:font="MS Gothic"/>
                </w14:checkbox>
              </w:sdtPr>
              <w:sdtContent>
                <w:r w:rsidR="00837DE8">
                  <w:rPr>
                    <w:rFonts w:ascii="MS Gothic" w:eastAsia="MS Gothic" w:hAnsi="MS Gothic" w:cs="Arial" w:hint="eastAsia"/>
                    <w:sz w:val="21"/>
                    <w:szCs w:val="21"/>
                  </w:rPr>
                  <w:t>☒</w:t>
                </w:r>
              </w:sdtContent>
            </w:sdt>
            <w:r w:rsidR="001B7D91" w:rsidRPr="006D4C14">
              <w:rPr>
                <w:rFonts w:ascii="Arial" w:hAnsi="Arial" w:cs="Arial"/>
                <w:sz w:val="21"/>
                <w:szCs w:val="21"/>
              </w:rPr>
              <w:t xml:space="preserve"> B2B IT Migration</w:t>
            </w:r>
            <w:r w:rsidR="001B7D91">
              <w:rPr>
                <w:rFonts w:ascii="Arial" w:hAnsi="Arial" w:cs="Arial"/>
                <w:sz w:val="21"/>
                <w:szCs w:val="21"/>
              </w:rPr>
              <w:t xml:space="preserve"> </w:t>
            </w:r>
          </w:p>
        </w:tc>
      </w:tr>
      <w:tr w:rsidR="006F420E" w:rsidRPr="009A48B4" w14:paraId="6B02F530" w14:textId="77777777" w:rsidTr="6054D632">
        <w:trPr>
          <w:trHeight w:val="321"/>
        </w:trPr>
        <w:tc>
          <w:tcPr>
            <w:tcW w:w="2478" w:type="dxa"/>
            <w:vAlign w:val="center"/>
          </w:tcPr>
          <w:p w14:paraId="2DC6765D" w14:textId="7B8ACCA8" w:rsidR="006F420E" w:rsidRPr="009A48B4" w:rsidRDefault="00625B41" w:rsidP="00366BE6">
            <w:pPr>
              <w:rPr>
                <w:rFonts w:ascii="Arial" w:hAnsi="Arial" w:cs="Arial"/>
                <w:b/>
                <w:bCs/>
                <w:color w:val="000000" w:themeColor="text1"/>
                <w:sz w:val="21"/>
                <w:szCs w:val="21"/>
              </w:rPr>
            </w:pPr>
            <w:r w:rsidRPr="00625B41">
              <w:rPr>
                <w:rFonts w:ascii="Arial" w:hAnsi="Arial" w:cs="Arial"/>
                <w:b/>
                <w:bCs/>
                <w:color w:val="000000" w:themeColor="text1"/>
                <w:sz w:val="21"/>
                <w:szCs w:val="21"/>
              </w:rPr>
              <w:t>Initiative Name</w:t>
            </w:r>
          </w:p>
        </w:tc>
        <w:tc>
          <w:tcPr>
            <w:tcW w:w="7156" w:type="dxa"/>
            <w:vAlign w:val="center"/>
          </w:tcPr>
          <w:p w14:paraId="31B79604" w14:textId="2BEDA96C" w:rsidR="006F420E" w:rsidRPr="00972E30" w:rsidRDefault="00837DE8" w:rsidP="00366BE6">
            <w:pPr>
              <w:rPr>
                <w:rFonts w:ascii="Arial" w:hAnsi="Arial" w:cs="Arial"/>
                <w:i/>
                <w:iCs/>
                <w:color w:val="0070C0"/>
                <w:sz w:val="21"/>
                <w:szCs w:val="21"/>
              </w:rPr>
            </w:pPr>
            <w:r>
              <w:rPr>
                <w:rFonts w:ascii="Arial" w:hAnsi="Arial" w:cs="Arial"/>
                <w:i/>
                <w:iCs/>
                <w:color w:val="0070C0"/>
                <w:sz w:val="21"/>
                <w:szCs w:val="21"/>
              </w:rPr>
              <w:t xml:space="preserve">Slicing </w:t>
            </w:r>
            <w:r w:rsidR="0062351E">
              <w:rPr>
                <w:rFonts w:ascii="Arial" w:hAnsi="Arial" w:cs="Arial"/>
                <w:i/>
                <w:iCs/>
                <w:color w:val="0070C0"/>
                <w:sz w:val="21"/>
                <w:szCs w:val="21"/>
              </w:rPr>
              <w:t xml:space="preserve">product launch </w:t>
            </w:r>
            <w:r w:rsidR="00D042A0">
              <w:rPr>
                <w:rFonts w:ascii="Arial" w:hAnsi="Arial" w:cs="Arial"/>
                <w:i/>
                <w:iCs/>
                <w:color w:val="0070C0"/>
                <w:sz w:val="21"/>
                <w:szCs w:val="21"/>
              </w:rPr>
              <w:t xml:space="preserve">– Central Strategy </w:t>
            </w:r>
          </w:p>
        </w:tc>
      </w:tr>
      <w:tr w:rsidR="006F420E" w:rsidRPr="009A48B4" w14:paraId="4A0FD4AF" w14:textId="77777777" w:rsidTr="6054D632">
        <w:trPr>
          <w:trHeight w:val="321"/>
        </w:trPr>
        <w:tc>
          <w:tcPr>
            <w:tcW w:w="2478" w:type="dxa"/>
            <w:vAlign w:val="center"/>
          </w:tcPr>
          <w:p w14:paraId="6B851531" w14:textId="6DD85DD5" w:rsidR="006F420E" w:rsidRPr="009A48B4" w:rsidRDefault="006F420E" w:rsidP="00366BE6">
            <w:pPr>
              <w:rPr>
                <w:rFonts w:ascii="Arial" w:hAnsi="Arial" w:cs="Arial"/>
                <w:b/>
                <w:bCs/>
                <w:color w:val="000000" w:themeColor="text1"/>
                <w:sz w:val="21"/>
                <w:szCs w:val="21"/>
              </w:rPr>
            </w:pPr>
            <w:r w:rsidRPr="009A48B4">
              <w:rPr>
                <w:rFonts w:ascii="Arial" w:hAnsi="Arial" w:cs="Arial"/>
                <w:b/>
                <w:bCs/>
                <w:color w:val="000000" w:themeColor="text1"/>
                <w:sz w:val="21"/>
                <w:szCs w:val="21"/>
              </w:rPr>
              <w:t xml:space="preserve">Sponsor </w:t>
            </w:r>
            <w:r w:rsidR="00253300">
              <w:rPr>
                <w:rFonts w:ascii="Arial" w:hAnsi="Arial" w:cs="Arial"/>
                <w:b/>
                <w:bCs/>
                <w:color w:val="000000" w:themeColor="text1"/>
                <w:sz w:val="21"/>
                <w:szCs w:val="21"/>
              </w:rPr>
              <w:t>Name</w:t>
            </w:r>
          </w:p>
        </w:tc>
        <w:tc>
          <w:tcPr>
            <w:tcW w:w="7156" w:type="dxa"/>
            <w:vAlign w:val="center"/>
          </w:tcPr>
          <w:p w14:paraId="6B8AE213" w14:textId="3B2C6C23" w:rsidR="006F420E" w:rsidRPr="00972E30" w:rsidRDefault="00837DE8" w:rsidP="00366BE6">
            <w:pPr>
              <w:rPr>
                <w:rFonts w:ascii="Arial" w:hAnsi="Arial" w:cs="Arial"/>
                <w:color w:val="0070C0"/>
                <w:sz w:val="21"/>
                <w:szCs w:val="21"/>
              </w:rPr>
            </w:pPr>
            <w:r>
              <w:rPr>
                <w:rFonts w:ascii="Arial" w:hAnsi="Arial" w:cs="Arial"/>
                <w:color w:val="0070C0"/>
                <w:sz w:val="21"/>
                <w:szCs w:val="21"/>
              </w:rPr>
              <w:t xml:space="preserve">Jeanie York </w:t>
            </w:r>
          </w:p>
        </w:tc>
      </w:tr>
      <w:tr w:rsidR="006F420E" w:rsidRPr="009A48B4" w14:paraId="5BBEE6D6" w14:textId="77777777" w:rsidTr="6054D632">
        <w:trPr>
          <w:trHeight w:val="321"/>
        </w:trPr>
        <w:tc>
          <w:tcPr>
            <w:tcW w:w="2478" w:type="dxa"/>
            <w:vAlign w:val="center"/>
          </w:tcPr>
          <w:p w14:paraId="02132CDC" w14:textId="234CAA77" w:rsidR="006F420E" w:rsidRPr="009A48B4" w:rsidRDefault="006F420E" w:rsidP="00366BE6">
            <w:pPr>
              <w:rPr>
                <w:rFonts w:ascii="Arial" w:hAnsi="Arial" w:cs="Arial"/>
                <w:b/>
                <w:bCs/>
                <w:color w:val="000000" w:themeColor="text1"/>
                <w:sz w:val="21"/>
                <w:szCs w:val="21"/>
              </w:rPr>
            </w:pPr>
            <w:r w:rsidRPr="0E6B4FFD">
              <w:rPr>
                <w:rFonts w:ascii="Arial" w:hAnsi="Arial" w:cs="Arial"/>
                <w:b/>
                <w:bCs/>
                <w:color w:val="000000" w:themeColor="text1"/>
                <w:sz w:val="21"/>
                <w:szCs w:val="21"/>
              </w:rPr>
              <w:t>P</w:t>
            </w:r>
            <w:r w:rsidR="00625B41" w:rsidRPr="0E6B4FFD">
              <w:rPr>
                <w:rFonts w:ascii="Arial" w:hAnsi="Arial" w:cs="Arial"/>
                <w:b/>
                <w:bCs/>
                <w:color w:val="000000" w:themeColor="text1"/>
                <w:sz w:val="21"/>
                <w:szCs w:val="21"/>
              </w:rPr>
              <w:t>rod</w:t>
            </w:r>
            <w:r w:rsidR="504A962E" w:rsidRPr="0E6B4FFD">
              <w:rPr>
                <w:rFonts w:ascii="Arial" w:hAnsi="Arial" w:cs="Arial"/>
                <w:b/>
                <w:bCs/>
                <w:color w:val="000000" w:themeColor="text1"/>
                <w:sz w:val="21"/>
                <w:szCs w:val="21"/>
              </w:rPr>
              <w:t>uc</w:t>
            </w:r>
            <w:r w:rsidR="00625B41" w:rsidRPr="0E6B4FFD">
              <w:rPr>
                <w:rFonts w:ascii="Arial" w:hAnsi="Arial" w:cs="Arial"/>
                <w:b/>
                <w:bCs/>
                <w:color w:val="000000" w:themeColor="text1"/>
                <w:sz w:val="21"/>
                <w:szCs w:val="21"/>
              </w:rPr>
              <w:t xml:space="preserve">t </w:t>
            </w:r>
            <w:r w:rsidRPr="0E6B4FFD">
              <w:rPr>
                <w:rFonts w:ascii="Arial" w:hAnsi="Arial" w:cs="Arial"/>
                <w:b/>
                <w:bCs/>
                <w:color w:val="000000" w:themeColor="text1"/>
                <w:sz w:val="21"/>
                <w:szCs w:val="21"/>
              </w:rPr>
              <w:t>Owner</w:t>
            </w:r>
            <w:r w:rsidR="00253300" w:rsidRPr="0E6B4FFD">
              <w:rPr>
                <w:rFonts w:ascii="Arial" w:hAnsi="Arial" w:cs="Arial"/>
                <w:b/>
                <w:bCs/>
                <w:color w:val="000000" w:themeColor="text1"/>
                <w:sz w:val="21"/>
                <w:szCs w:val="21"/>
              </w:rPr>
              <w:t xml:space="preserve"> Name</w:t>
            </w:r>
          </w:p>
        </w:tc>
        <w:tc>
          <w:tcPr>
            <w:tcW w:w="7156" w:type="dxa"/>
            <w:vAlign w:val="center"/>
          </w:tcPr>
          <w:p w14:paraId="34AC9438" w14:textId="1FF412D1" w:rsidR="006F420E" w:rsidRPr="00972E30" w:rsidRDefault="00837DE8" w:rsidP="00366BE6">
            <w:pPr>
              <w:rPr>
                <w:rFonts w:ascii="Arial" w:hAnsi="Arial" w:cs="Arial"/>
                <w:color w:val="0070C0"/>
                <w:sz w:val="21"/>
                <w:szCs w:val="21"/>
              </w:rPr>
            </w:pPr>
            <w:r>
              <w:rPr>
                <w:rFonts w:ascii="Arial" w:hAnsi="Arial" w:cs="Arial"/>
                <w:color w:val="0070C0"/>
                <w:sz w:val="21"/>
                <w:szCs w:val="21"/>
              </w:rPr>
              <w:t xml:space="preserve">Kinaree Tailor </w:t>
            </w:r>
            <w:r w:rsidR="00F75183">
              <w:rPr>
                <w:rFonts w:ascii="Arial" w:hAnsi="Arial" w:cs="Arial"/>
                <w:color w:val="0070C0"/>
                <w:sz w:val="21"/>
                <w:szCs w:val="21"/>
              </w:rPr>
              <w:t>/ Dean Edwards (B2B)</w:t>
            </w:r>
          </w:p>
        </w:tc>
      </w:tr>
      <w:tr w:rsidR="006351B9" w:rsidRPr="009A48B4" w14:paraId="5B6CA170" w14:textId="77777777" w:rsidTr="6054D632">
        <w:trPr>
          <w:trHeight w:val="321"/>
        </w:trPr>
        <w:tc>
          <w:tcPr>
            <w:tcW w:w="2478" w:type="dxa"/>
            <w:vAlign w:val="center"/>
          </w:tcPr>
          <w:p w14:paraId="3CF551CD" w14:textId="12A67146" w:rsidR="006351B9" w:rsidRPr="0E6B4FFD" w:rsidRDefault="006351B9" w:rsidP="00366BE6">
            <w:pPr>
              <w:rPr>
                <w:rFonts w:ascii="Arial" w:hAnsi="Arial" w:cs="Arial"/>
                <w:b/>
                <w:bCs/>
                <w:color w:val="000000" w:themeColor="text1"/>
                <w:sz w:val="21"/>
                <w:szCs w:val="21"/>
              </w:rPr>
            </w:pPr>
            <w:r>
              <w:rPr>
                <w:rFonts w:ascii="Arial" w:hAnsi="Arial" w:cs="Arial"/>
                <w:b/>
                <w:bCs/>
                <w:color w:val="000000" w:themeColor="text1"/>
                <w:sz w:val="21"/>
                <w:szCs w:val="21"/>
              </w:rPr>
              <w:t>Finance Partner Name</w:t>
            </w:r>
          </w:p>
        </w:tc>
        <w:tc>
          <w:tcPr>
            <w:tcW w:w="7156" w:type="dxa"/>
            <w:vAlign w:val="center"/>
          </w:tcPr>
          <w:p w14:paraId="2A5008C1" w14:textId="79381F68" w:rsidR="006351B9" w:rsidRPr="00972E30" w:rsidRDefault="00837DE8" w:rsidP="00366BE6">
            <w:pPr>
              <w:rPr>
                <w:rFonts w:ascii="Arial" w:hAnsi="Arial" w:cs="Arial"/>
                <w:color w:val="0070C0"/>
                <w:sz w:val="21"/>
                <w:szCs w:val="21"/>
              </w:rPr>
            </w:pPr>
            <w:r>
              <w:rPr>
                <w:rFonts w:ascii="Arial" w:hAnsi="Arial" w:cs="Arial"/>
                <w:color w:val="0070C0"/>
                <w:sz w:val="21"/>
                <w:szCs w:val="21"/>
              </w:rPr>
              <w:t>Sarah Hug</w:t>
            </w:r>
            <w:r w:rsidR="00F75183">
              <w:rPr>
                <w:rFonts w:ascii="Arial" w:hAnsi="Arial" w:cs="Arial"/>
                <w:color w:val="0070C0"/>
                <w:sz w:val="21"/>
                <w:szCs w:val="21"/>
              </w:rPr>
              <w:t>h</w:t>
            </w:r>
            <w:r>
              <w:rPr>
                <w:rFonts w:ascii="Arial" w:hAnsi="Arial" w:cs="Arial"/>
                <w:color w:val="0070C0"/>
                <w:sz w:val="21"/>
                <w:szCs w:val="21"/>
              </w:rPr>
              <w:t xml:space="preserve">es </w:t>
            </w:r>
          </w:p>
        </w:tc>
      </w:tr>
      <w:tr w:rsidR="00B750F8" w:rsidRPr="009A48B4" w14:paraId="621D67E4" w14:textId="77777777">
        <w:trPr>
          <w:trHeight w:val="321"/>
        </w:trPr>
        <w:tc>
          <w:tcPr>
            <w:tcW w:w="9634" w:type="dxa"/>
            <w:gridSpan w:val="2"/>
            <w:shd w:val="clear" w:color="auto" w:fill="E8E8E8" w:themeFill="background2"/>
            <w:vAlign w:val="center"/>
          </w:tcPr>
          <w:p w14:paraId="580565C0" w14:textId="42A328D2" w:rsidR="00B750F8" w:rsidRPr="00972E30" w:rsidRDefault="00B750F8" w:rsidP="00366BE6">
            <w:pPr>
              <w:rPr>
                <w:rFonts w:ascii="Arial" w:hAnsi="Arial" w:cs="Arial"/>
                <w:color w:val="0070C0"/>
                <w:sz w:val="21"/>
                <w:szCs w:val="21"/>
              </w:rPr>
            </w:pPr>
            <w:r>
              <w:rPr>
                <w:rFonts w:ascii="Arial" w:hAnsi="Arial" w:cs="Arial"/>
                <w:b/>
                <w:bCs/>
                <w:color w:val="000000" w:themeColor="text1"/>
                <w:sz w:val="21"/>
                <w:szCs w:val="21"/>
              </w:rPr>
              <w:t>O2Daisy only section</w:t>
            </w:r>
          </w:p>
        </w:tc>
      </w:tr>
      <w:tr w:rsidR="00520AD2" w:rsidRPr="009A48B4" w14:paraId="54DFABB9" w14:textId="77777777" w:rsidTr="6054D632">
        <w:trPr>
          <w:trHeight w:val="321"/>
        </w:trPr>
        <w:tc>
          <w:tcPr>
            <w:tcW w:w="2478" w:type="dxa"/>
            <w:vAlign w:val="center"/>
          </w:tcPr>
          <w:p w14:paraId="6A8F9454" w14:textId="0D9D8156" w:rsidR="00520AD2" w:rsidRPr="009A48B4" w:rsidRDefault="00F756B7" w:rsidP="00366BE6">
            <w:pPr>
              <w:rPr>
                <w:rFonts w:ascii="Arial" w:hAnsi="Arial" w:cs="Arial"/>
                <w:b/>
                <w:bCs/>
                <w:color w:val="000000" w:themeColor="text1"/>
                <w:sz w:val="21"/>
                <w:szCs w:val="21"/>
              </w:rPr>
            </w:pPr>
            <w:r>
              <w:rPr>
                <w:rFonts w:ascii="Arial" w:hAnsi="Arial" w:cs="Arial"/>
                <w:b/>
                <w:bCs/>
                <w:color w:val="000000" w:themeColor="text1"/>
                <w:sz w:val="21"/>
                <w:szCs w:val="21"/>
              </w:rPr>
              <w:t xml:space="preserve"> </w:t>
            </w:r>
            <w:r w:rsidR="00625B41">
              <w:rPr>
                <w:rFonts w:ascii="Arial" w:hAnsi="Arial" w:cs="Arial"/>
                <w:b/>
                <w:bCs/>
                <w:color w:val="000000" w:themeColor="text1"/>
                <w:sz w:val="21"/>
                <w:szCs w:val="21"/>
              </w:rPr>
              <w:t>O2 Daisy ID</w:t>
            </w:r>
          </w:p>
        </w:tc>
        <w:tc>
          <w:tcPr>
            <w:tcW w:w="7156" w:type="dxa"/>
            <w:vAlign w:val="center"/>
          </w:tcPr>
          <w:p w14:paraId="213A4E6F" w14:textId="25BAFBA8" w:rsidR="00520AD2" w:rsidRPr="00972E30" w:rsidRDefault="00520AD2" w:rsidP="00366BE6">
            <w:pPr>
              <w:rPr>
                <w:rFonts w:ascii="Arial" w:hAnsi="Arial" w:cs="Arial"/>
                <w:color w:val="0070C0"/>
                <w:sz w:val="21"/>
                <w:szCs w:val="21"/>
              </w:rPr>
            </w:pPr>
          </w:p>
        </w:tc>
      </w:tr>
      <w:tr w:rsidR="671D3FA4" w14:paraId="661B5ABC" w14:textId="77777777" w:rsidTr="6054D632">
        <w:trPr>
          <w:trHeight w:val="321"/>
        </w:trPr>
        <w:tc>
          <w:tcPr>
            <w:tcW w:w="2478" w:type="dxa"/>
            <w:vAlign w:val="center"/>
          </w:tcPr>
          <w:p w14:paraId="281B1FDB" w14:textId="7E45541A" w:rsidR="71375A10" w:rsidRDefault="71375A10" w:rsidP="671D3FA4">
            <w:pPr>
              <w:rPr>
                <w:rFonts w:ascii="Arial" w:hAnsi="Arial" w:cs="Arial"/>
                <w:b/>
                <w:bCs/>
                <w:color w:val="000000" w:themeColor="text1"/>
                <w:sz w:val="21"/>
                <w:szCs w:val="21"/>
              </w:rPr>
            </w:pPr>
            <w:r w:rsidRPr="671D3FA4">
              <w:rPr>
                <w:rFonts w:ascii="Arial" w:hAnsi="Arial" w:cs="Arial"/>
                <w:b/>
                <w:bCs/>
                <w:color w:val="000000" w:themeColor="text1"/>
                <w:sz w:val="21"/>
                <w:szCs w:val="21"/>
              </w:rPr>
              <w:t>O2Daisy CTIO Approved</w:t>
            </w:r>
          </w:p>
        </w:tc>
        <w:tc>
          <w:tcPr>
            <w:tcW w:w="7156" w:type="dxa"/>
            <w:vAlign w:val="center"/>
          </w:tcPr>
          <w:p w14:paraId="7067973B" w14:textId="09F34862" w:rsidR="671D3FA4" w:rsidRDefault="0A3D30BD" w:rsidP="671D3FA4">
            <w:pPr>
              <w:rPr>
                <w:rFonts w:ascii="Arial" w:hAnsi="Arial" w:cs="Arial"/>
                <w:color w:val="0070C0"/>
                <w:sz w:val="21"/>
                <w:szCs w:val="21"/>
              </w:rPr>
            </w:pPr>
            <w:r w:rsidRPr="6054D632">
              <w:rPr>
                <w:rFonts w:ascii="Arial" w:hAnsi="Arial" w:cs="Arial"/>
                <w:color w:val="0070C0"/>
                <w:sz w:val="21"/>
                <w:szCs w:val="21"/>
              </w:rPr>
              <w:t>App</w:t>
            </w:r>
            <w:r w:rsidR="4FF1CE12" w:rsidRPr="6054D632">
              <w:rPr>
                <w:rFonts w:ascii="Arial" w:hAnsi="Arial" w:cs="Arial"/>
                <w:color w:val="0070C0"/>
                <w:sz w:val="21"/>
                <w:szCs w:val="21"/>
              </w:rPr>
              <w:t xml:space="preserve">roval to move to Ideate sizing must be </w:t>
            </w:r>
            <w:r w:rsidR="00CD6E2B">
              <w:rPr>
                <w:rFonts w:ascii="Arial" w:hAnsi="Arial" w:cs="Arial"/>
                <w:color w:val="0070C0"/>
                <w:sz w:val="21"/>
                <w:szCs w:val="21"/>
              </w:rPr>
              <w:t>provided</w:t>
            </w:r>
          </w:p>
        </w:tc>
      </w:tr>
      <w:tr w:rsidR="671D3FA4" w14:paraId="057FAE7E" w14:textId="77777777" w:rsidTr="6054D632">
        <w:trPr>
          <w:trHeight w:val="321"/>
        </w:trPr>
        <w:tc>
          <w:tcPr>
            <w:tcW w:w="2478" w:type="dxa"/>
            <w:vAlign w:val="center"/>
          </w:tcPr>
          <w:p w14:paraId="49C86747" w14:textId="259AE2CD" w:rsidR="671D3FA4" w:rsidRDefault="0A3D30BD" w:rsidP="671D3FA4">
            <w:pPr>
              <w:rPr>
                <w:rFonts w:ascii="Arial" w:hAnsi="Arial" w:cs="Arial"/>
                <w:b/>
                <w:bCs/>
                <w:color w:val="000000" w:themeColor="text1"/>
                <w:sz w:val="21"/>
                <w:szCs w:val="21"/>
              </w:rPr>
            </w:pPr>
            <w:r w:rsidRPr="6054D632">
              <w:rPr>
                <w:rFonts w:ascii="Arial" w:hAnsi="Arial" w:cs="Arial"/>
                <w:b/>
                <w:bCs/>
                <w:color w:val="000000" w:themeColor="text1"/>
                <w:sz w:val="21"/>
                <w:szCs w:val="21"/>
              </w:rPr>
              <w:t>O2Daisy IT Architecture design or context</w:t>
            </w:r>
          </w:p>
        </w:tc>
        <w:tc>
          <w:tcPr>
            <w:tcW w:w="7156" w:type="dxa"/>
            <w:vAlign w:val="center"/>
          </w:tcPr>
          <w:p w14:paraId="3D2DAA66" w14:textId="0BD7475C" w:rsidR="671D3FA4" w:rsidRDefault="671D3FA4" w:rsidP="671D3FA4">
            <w:pPr>
              <w:rPr>
                <w:rFonts w:ascii="Arial" w:hAnsi="Arial" w:cs="Arial"/>
                <w:color w:val="0070C0"/>
                <w:sz w:val="21"/>
                <w:szCs w:val="21"/>
              </w:rPr>
            </w:pPr>
          </w:p>
        </w:tc>
      </w:tr>
    </w:tbl>
    <w:p w14:paraId="577C5096" w14:textId="77777777" w:rsidR="006F420E" w:rsidRPr="00840EBD" w:rsidRDefault="006F420E">
      <w:pPr>
        <w:rPr>
          <w:rFonts w:ascii="Arial" w:hAnsi="Arial" w:cs="Arial"/>
          <w:highlight w:val="green"/>
        </w:rPr>
      </w:pPr>
    </w:p>
    <w:tbl>
      <w:tblPr>
        <w:tblStyle w:val="TableGrid"/>
        <w:tblW w:w="9634" w:type="dxa"/>
        <w:tblCellMar>
          <w:top w:w="57" w:type="dxa"/>
          <w:bottom w:w="57" w:type="dxa"/>
        </w:tblCellMar>
        <w:tblLook w:val="04A0" w:firstRow="1" w:lastRow="0" w:firstColumn="1" w:lastColumn="0" w:noHBand="0" w:noVBand="1"/>
      </w:tblPr>
      <w:tblGrid>
        <w:gridCol w:w="2405"/>
        <w:gridCol w:w="1985"/>
        <w:gridCol w:w="1984"/>
        <w:gridCol w:w="3260"/>
      </w:tblGrid>
      <w:tr w:rsidR="00625B41" w:rsidRPr="00C86776" w14:paraId="68BCB179" w14:textId="77777777" w:rsidTr="343569F6">
        <w:trPr>
          <w:trHeight w:val="212"/>
        </w:trPr>
        <w:tc>
          <w:tcPr>
            <w:tcW w:w="2405" w:type="dxa"/>
          </w:tcPr>
          <w:p w14:paraId="06E5F5BC" w14:textId="628A6736" w:rsidR="00625B41" w:rsidRPr="00625B41" w:rsidRDefault="00625B41" w:rsidP="00625B41">
            <w:pPr>
              <w:rPr>
                <w:rFonts w:ascii="Arial" w:hAnsi="Arial" w:cs="Arial"/>
                <w:sz w:val="22"/>
                <w:szCs w:val="22"/>
              </w:rPr>
            </w:pPr>
            <w:r w:rsidRPr="009A48B4">
              <w:rPr>
                <w:rFonts w:ascii="Arial" w:hAnsi="Arial" w:cs="Arial"/>
                <w:b/>
                <w:bCs/>
                <w:sz w:val="22"/>
                <w:szCs w:val="22"/>
              </w:rPr>
              <w:t>NDA required?</w:t>
            </w:r>
          </w:p>
        </w:tc>
        <w:tc>
          <w:tcPr>
            <w:tcW w:w="1985" w:type="dxa"/>
          </w:tcPr>
          <w:p w14:paraId="3F10DB9A" w14:textId="271F750C" w:rsidR="00625B41" w:rsidRDefault="0062351E" w:rsidP="00625B41">
            <w:pPr>
              <w:rPr>
                <w:rFonts w:ascii="Arial" w:hAnsi="Arial" w:cs="Arial"/>
                <w:color w:val="0070C0"/>
                <w:sz w:val="21"/>
                <w:szCs w:val="21"/>
              </w:rPr>
            </w:pPr>
            <w:r>
              <w:rPr>
                <w:rFonts w:ascii="Arial" w:hAnsi="Arial" w:cs="Arial"/>
                <w:color w:val="0070C0"/>
                <w:sz w:val="21"/>
                <w:szCs w:val="21"/>
              </w:rPr>
              <w:t>N</w:t>
            </w:r>
          </w:p>
        </w:tc>
        <w:tc>
          <w:tcPr>
            <w:tcW w:w="1984" w:type="dxa"/>
          </w:tcPr>
          <w:p w14:paraId="04C58687" w14:textId="74EAB284" w:rsidR="00625B41" w:rsidRPr="009A48B4" w:rsidRDefault="00625B41" w:rsidP="00625B41">
            <w:pPr>
              <w:rPr>
                <w:rFonts w:ascii="Arial" w:hAnsi="Arial" w:cs="Arial"/>
                <w:b/>
                <w:bCs/>
                <w:sz w:val="22"/>
                <w:szCs w:val="22"/>
              </w:rPr>
            </w:pPr>
            <w:r w:rsidRPr="009A48B4">
              <w:rPr>
                <w:rFonts w:ascii="Arial" w:hAnsi="Arial" w:cs="Arial"/>
                <w:b/>
                <w:bCs/>
                <w:sz w:val="21"/>
                <w:szCs w:val="21"/>
              </w:rPr>
              <w:t>NDA admin</w:t>
            </w:r>
          </w:p>
        </w:tc>
        <w:tc>
          <w:tcPr>
            <w:tcW w:w="3260" w:type="dxa"/>
          </w:tcPr>
          <w:p w14:paraId="28C6ABE1" w14:textId="6ACF6544" w:rsidR="00625B41" w:rsidRDefault="00625B41" w:rsidP="00625B41">
            <w:pPr>
              <w:rPr>
                <w:rFonts w:ascii="Arial" w:hAnsi="Arial" w:cs="Arial"/>
                <w:color w:val="0070C0"/>
                <w:sz w:val="21"/>
                <w:szCs w:val="21"/>
              </w:rPr>
            </w:pPr>
            <w:r w:rsidRPr="009A48B4">
              <w:rPr>
                <w:rFonts w:ascii="Arial" w:hAnsi="Arial" w:cs="Arial"/>
                <w:color w:val="0070C0"/>
                <w:sz w:val="21"/>
                <w:szCs w:val="21"/>
              </w:rPr>
              <w:t>NDA contact name</w:t>
            </w:r>
          </w:p>
        </w:tc>
      </w:tr>
      <w:tr w:rsidR="00253300" w:rsidRPr="00C86776" w14:paraId="759A3E4D" w14:textId="77777777" w:rsidTr="343569F6">
        <w:trPr>
          <w:trHeight w:val="212"/>
        </w:trPr>
        <w:tc>
          <w:tcPr>
            <w:tcW w:w="2405" w:type="dxa"/>
          </w:tcPr>
          <w:p w14:paraId="12F6E02B" w14:textId="211DD837" w:rsidR="00253300" w:rsidRPr="009A48B4" w:rsidRDefault="00253300" w:rsidP="00253300">
            <w:pPr>
              <w:rPr>
                <w:rFonts w:ascii="Arial" w:hAnsi="Arial" w:cs="Arial"/>
                <w:b/>
                <w:bCs/>
                <w:sz w:val="22"/>
                <w:szCs w:val="22"/>
              </w:rPr>
            </w:pPr>
            <w:r w:rsidRPr="009A48B4">
              <w:rPr>
                <w:rFonts w:ascii="Arial" w:hAnsi="Arial" w:cs="Arial"/>
                <w:b/>
                <w:bCs/>
                <w:sz w:val="22"/>
                <w:szCs w:val="22"/>
              </w:rPr>
              <w:t xml:space="preserve">Aspirational </w:t>
            </w:r>
            <w:r>
              <w:rPr>
                <w:rFonts w:ascii="Arial" w:hAnsi="Arial" w:cs="Arial"/>
                <w:b/>
                <w:bCs/>
                <w:sz w:val="22"/>
                <w:szCs w:val="22"/>
              </w:rPr>
              <w:t xml:space="preserve">start date </w:t>
            </w:r>
          </w:p>
        </w:tc>
        <w:tc>
          <w:tcPr>
            <w:tcW w:w="1985" w:type="dxa"/>
          </w:tcPr>
          <w:p w14:paraId="2402858C" w14:textId="2DA7EA99" w:rsidR="00253300" w:rsidRPr="009A48B4" w:rsidRDefault="6205D8E7" w:rsidP="00253300">
            <w:pPr>
              <w:rPr>
                <w:rFonts w:ascii="Arial" w:hAnsi="Arial" w:cs="Arial"/>
                <w:color w:val="0070C0"/>
                <w:sz w:val="21"/>
                <w:szCs w:val="21"/>
              </w:rPr>
            </w:pPr>
            <w:r w:rsidRPr="343569F6">
              <w:rPr>
                <w:rFonts w:ascii="Arial" w:hAnsi="Arial" w:cs="Arial"/>
                <w:color w:val="0070C0"/>
                <w:sz w:val="21"/>
                <w:szCs w:val="21"/>
              </w:rPr>
              <w:t>TBC</w:t>
            </w:r>
          </w:p>
        </w:tc>
        <w:tc>
          <w:tcPr>
            <w:tcW w:w="1984" w:type="dxa"/>
          </w:tcPr>
          <w:p w14:paraId="0FCA20FB" w14:textId="400D232B" w:rsidR="00253300" w:rsidRPr="009A48B4" w:rsidRDefault="00253300" w:rsidP="00253300">
            <w:pPr>
              <w:rPr>
                <w:rFonts w:ascii="Arial" w:hAnsi="Arial" w:cs="Arial"/>
                <w:b/>
                <w:bCs/>
                <w:sz w:val="21"/>
                <w:szCs w:val="21"/>
              </w:rPr>
            </w:pPr>
            <w:r w:rsidRPr="009A48B4">
              <w:rPr>
                <w:rFonts w:ascii="Arial" w:hAnsi="Arial" w:cs="Arial"/>
                <w:b/>
                <w:bCs/>
                <w:sz w:val="22"/>
                <w:szCs w:val="22"/>
              </w:rPr>
              <w:t xml:space="preserve">Aspirational </w:t>
            </w:r>
            <w:r>
              <w:rPr>
                <w:rFonts w:ascii="Arial" w:hAnsi="Arial" w:cs="Arial"/>
                <w:b/>
                <w:bCs/>
                <w:sz w:val="22"/>
                <w:szCs w:val="22"/>
              </w:rPr>
              <w:t>delivery date</w:t>
            </w:r>
          </w:p>
        </w:tc>
        <w:tc>
          <w:tcPr>
            <w:tcW w:w="3260" w:type="dxa"/>
          </w:tcPr>
          <w:p w14:paraId="585FFDD8" w14:textId="115515CE" w:rsidR="00253300" w:rsidRPr="009A48B4" w:rsidRDefault="00253300" w:rsidP="00253300">
            <w:pPr>
              <w:rPr>
                <w:rFonts w:ascii="Arial" w:hAnsi="Arial" w:cs="Arial"/>
                <w:color w:val="0070C0"/>
                <w:sz w:val="21"/>
                <w:szCs w:val="21"/>
              </w:rPr>
            </w:pPr>
          </w:p>
        </w:tc>
      </w:tr>
    </w:tbl>
    <w:p w14:paraId="5CAE4E44" w14:textId="77777777" w:rsidR="00253300" w:rsidRDefault="00253300">
      <w:pPr>
        <w:rPr>
          <w:rFonts w:ascii="Arial" w:hAnsi="Arial" w:cs="Arial"/>
        </w:rPr>
      </w:pPr>
    </w:p>
    <w:tbl>
      <w:tblPr>
        <w:tblStyle w:val="TableGrid"/>
        <w:tblW w:w="0" w:type="auto"/>
        <w:tblLook w:val="04A0" w:firstRow="1" w:lastRow="0" w:firstColumn="1" w:lastColumn="0" w:noHBand="0" w:noVBand="1"/>
      </w:tblPr>
      <w:tblGrid>
        <w:gridCol w:w="2122"/>
        <w:gridCol w:w="3685"/>
        <w:gridCol w:w="3816"/>
      </w:tblGrid>
      <w:tr w:rsidR="00253300" w:rsidRPr="00C86776" w14:paraId="5C68EF09" w14:textId="77777777" w:rsidTr="009C0D9C">
        <w:tc>
          <w:tcPr>
            <w:tcW w:w="2122" w:type="dxa"/>
          </w:tcPr>
          <w:p w14:paraId="25B6998D" w14:textId="77777777" w:rsidR="00253300" w:rsidRPr="00C86776" w:rsidRDefault="00253300" w:rsidP="009C0D9C">
            <w:pPr>
              <w:rPr>
                <w:rFonts w:ascii="Arial" w:hAnsi="Arial" w:cs="Arial"/>
                <w:b/>
                <w:bCs/>
                <w:sz w:val="22"/>
                <w:szCs w:val="22"/>
              </w:rPr>
            </w:pPr>
            <w:r w:rsidRPr="00C86776">
              <w:rPr>
                <w:rFonts w:ascii="Arial" w:hAnsi="Arial" w:cs="Arial"/>
                <w:b/>
                <w:bCs/>
                <w:sz w:val="22"/>
                <w:szCs w:val="22"/>
              </w:rPr>
              <w:t>Commercial launch date</w:t>
            </w:r>
          </w:p>
        </w:tc>
        <w:tc>
          <w:tcPr>
            <w:tcW w:w="3685" w:type="dxa"/>
          </w:tcPr>
          <w:p w14:paraId="692D7A68" w14:textId="77777777" w:rsidR="00253300" w:rsidRPr="00C86776" w:rsidRDefault="00253300" w:rsidP="009C0D9C">
            <w:pPr>
              <w:spacing w:line="259" w:lineRule="auto"/>
              <w:rPr>
                <w:rFonts w:ascii="Arial" w:hAnsi="Arial" w:cs="Arial"/>
                <w:b/>
                <w:bCs/>
                <w:sz w:val="22"/>
                <w:szCs w:val="22"/>
              </w:rPr>
            </w:pPr>
            <w:r w:rsidRPr="785412A3">
              <w:rPr>
                <w:rFonts w:ascii="Arial" w:hAnsi="Arial" w:cs="Arial"/>
                <w:b/>
                <w:bCs/>
                <w:sz w:val="22"/>
                <w:szCs w:val="22"/>
              </w:rPr>
              <w:t>Phased delivery considerations/needs</w:t>
            </w:r>
          </w:p>
        </w:tc>
        <w:tc>
          <w:tcPr>
            <w:tcW w:w="3816" w:type="dxa"/>
          </w:tcPr>
          <w:p w14:paraId="10BDCCDD" w14:textId="77777777" w:rsidR="00253300" w:rsidRPr="00C86776" w:rsidRDefault="00253300" w:rsidP="009C0D9C">
            <w:pPr>
              <w:rPr>
                <w:rFonts w:ascii="Arial" w:hAnsi="Arial" w:cs="Arial"/>
                <w:b/>
                <w:bCs/>
                <w:sz w:val="22"/>
                <w:szCs w:val="22"/>
              </w:rPr>
            </w:pPr>
            <w:r w:rsidRPr="07BCDE78">
              <w:rPr>
                <w:rFonts w:ascii="Arial" w:hAnsi="Arial" w:cs="Arial"/>
                <w:b/>
                <w:bCs/>
                <w:sz w:val="22"/>
                <w:szCs w:val="22"/>
              </w:rPr>
              <w:t>Drivers</w:t>
            </w:r>
          </w:p>
        </w:tc>
      </w:tr>
      <w:tr w:rsidR="00253300" w:rsidRPr="007A6A6A" w14:paraId="1C362D2C" w14:textId="77777777" w:rsidTr="009C0D9C">
        <w:tc>
          <w:tcPr>
            <w:tcW w:w="2122" w:type="dxa"/>
          </w:tcPr>
          <w:p w14:paraId="40A70150" w14:textId="0F579D07" w:rsidR="00253300" w:rsidRPr="00C86776" w:rsidRDefault="00BD1D13" w:rsidP="009C0D9C">
            <w:pPr>
              <w:rPr>
                <w:rFonts w:ascii="Arial" w:hAnsi="Arial" w:cs="Arial"/>
                <w:sz w:val="21"/>
                <w:szCs w:val="21"/>
              </w:rPr>
            </w:pPr>
            <w:r>
              <w:rPr>
                <w:rFonts w:ascii="Arial" w:hAnsi="Arial" w:cs="Arial"/>
                <w:sz w:val="21"/>
                <w:szCs w:val="21"/>
              </w:rPr>
              <w:t xml:space="preserve">ASAP </w:t>
            </w:r>
          </w:p>
        </w:tc>
        <w:tc>
          <w:tcPr>
            <w:tcW w:w="3685" w:type="dxa"/>
          </w:tcPr>
          <w:p w14:paraId="16A737AD" w14:textId="77777777" w:rsidR="00A43939" w:rsidRDefault="00BD1D13" w:rsidP="00A002E7">
            <w:r w:rsidRPr="00902A50">
              <w:rPr>
                <w:rFonts w:ascii="Arial" w:hAnsi="Arial" w:cs="Arial"/>
                <w:i/>
                <w:iCs/>
                <w:sz w:val="21"/>
                <w:szCs w:val="21"/>
              </w:rPr>
              <w:t xml:space="preserve">Phased delivery plan of product evolution shared by CTO Tech Products </w:t>
            </w:r>
            <w:r w:rsidR="005369B5">
              <w:rPr>
                <w:rFonts w:ascii="Arial" w:hAnsi="Arial" w:cs="Arial"/>
                <w:i/>
                <w:iCs/>
                <w:sz w:val="21"/>
                <w:szCs w:val="21"/>
              </w:rPr>
              <w:t xml:space="preserve">is below this is from </w:t>
            </w:r>
            <w:r w:rsidR="0005477E">
              <w:rPr>
                <w:rFonts w:ascii="Arial" w:hAnsi="Arial" w:cs="Arial"/>
                <w:i/>
                <w:iCs/>
                <w:sz w:val="21"/>
                <w:szCs w:val="21"/>
              </w:rPr>
              <w:t xml:space="preserve">May </w:t>
            </w:r>
            <w:r w:rsidR="005369B5">
              <w:rPr>
                <w:rFonts w:ascii="Arial" w:hAnsi="Arial" w:cs="Arial"/>
                <w:i/>
                <w:iCs/>
                <w:sz w:val="21"/>
                <w:szCs w:val="21"/>
              </w:rPr>
              <w:t xml:space="preserve">2026 and will change and evolve </w:t>
            </w:r>
          </w:p>
          <w:p w14:paraId="280FB1CE" w14:textId="77777777" w:rsidR="00A43939" w:rsidRDefault="00A43939" w:rsidP="00A002E7"/>
          <w:p w14:paraId="61EA3A1E" w14:textId="278590D1" w:rsidR="00253300" w:rsidRPr="00902A50" w:rsidRDefault="00A43939" w:rsidP="009C0D9C">
            <w:pPr>
              <w:rPr>
                <w:rFonts w:ascii="Arial" w:hAnsi="Arial" w:cs="Arial"/>
                <w:i/>
                <w:iCs/>
                <w:sz w:val="21"/>
                <w:szCs w:val="21"/>
              </w:rPr>
            </w:pPr>
            <w:r>
              <w:rPr>
                <w:rFonts w:ascii="Arial" w:hAnsi="Arial" w:cs="Arial"/>
                <w:i/>
                <w:iCs/>
                <w:sz w:val="21"/>
                <w:szCs w:val="21"/>
              </w:rPr>
              <w:t xml:space="preserve">Phase </w:t>
            </w:r>
            <w:r w:rsidR="002342C5">
              <w:rPr>
                <w:rFonts w:ascii="Arial" w:hAnsi="Arial" w:cs="Arial"/>
                <w:i/>
                <w:iCs/>
                <w:sz w:val="21"/>
                <w:szCs w:val="21"/>
              </w:rPr>
              <w:t xml:space="preserve">1 Initial Launch is the priority for sizing and IA </w:t>
            </w:r>
          </w:p>
        </w:tc>
        <w:tc>
          <w:tcPr>
            <w:tcW w:w="3816" w:type="dxa"/>
          </w:tcPr>
          <w:p w14:paraId="71C48BDA" w14:textId="6830BD20" w:rsidR="00253300" w:rsidRPr="007A6A6A" w:rsidRDefault="00253300" w:rsidP="009C0D9C">
            <w:pPr>
              <w:rPr>
                <w:rFonts w:ascii="Arial" w:hAnsi="Arial" w:cs="Arial"/>
                <w:i/>
                <w:iCs/>
                <w:color w:val="BFBFBF" w:themeColor="background1" w:themeShade="BF"/>
                <w:sz w:val="21"/>
                <w:szCs w:val="21"/>
              </w:rPr>
            </w:pPr>
          </w:p>
        </w:tc>
      </w:tr>
      <w:tr w:rsidR="00253300" w:rsidRPr="007A6A6A" w14:paraId="789B169F" w14:textId="77777777" w:rsidTr="009C0D9C">
        <w:tc>
          <w:tcPr>
            <w:tcW w:w="2122" w:type="dxa"/>
          </w:tcPr>
          <w:p w14:paraId="656FB7F1" w14:textId="77777777" w:rsidR="00253300" w:rsidRPr="00C86776" w:rsidRDefault="00253300" w:rsidP="009C0D9C">
            <w:pPr>
              <w:rPr>
                <w:rFonts w:ascii="Arial" w:hAnsi="Arial" w:cs="Arial"/>
                <w:sz w:val="21"/>
                <w:szCs w:val="21"/>
              </w:rPr>
            </w:pPr>
          </w:p>
        </w:tc>
        <w:tc>
          <w:tcPr>
            <w:tcW w:w="3685" w:type="dxa"/>
          </w:tcPr>
          <w:p w14:paraId="09F072EB" w14:textId="6F7DF7A7" w:rsidR="00253300" w:rsidRPr="007A6A6A" w:rsidRDefault="00253300" w:rsidP="009C0D9C">
            <w:pPr>
              <w:rPr>
                <w:rFonts w:ascii="Arial" w:hAnsi="Arial" w:cs="Arial"/>
                <w:i/>
                <w:iCs/>
                <w:color w:val="BFBFBF" w:themeColor="background1" w:themeShade="BF"/>
                <w:sz w:val="21"/>
                <w:szCs w:val="21"/>
              </w:rPr>
            </w:pPr>
          </w:p>
        </w:tc>
        <w:tc>
          <w:tcPr>
            <w:tcW w:w="3816" w:type="dxa"/>
          </w:tcPr>
          <w:p w14:paraId="68755718" w14:textId="5C9C33D9" w:rsidR="00253300" w:rsidRPr="007A6A6A" w:rsidRDefault="00253300" w:rsidP="009C0D9C">
            <w:pPr>
              <w:rPr>
                <w:rFonts w:ascii="Arial" w:hAnsi="Arial" w:cs="Arial"/>
                <w:i/>
                <w:iCs/>
                <w:color w:val="BFBFBF" w:themeColor="background1" w:themeShade="BF"/>
                <w:sz w:val="21"/>
                <w:szCs w:val="21"/>
              </w:rPr>
            </w:pPr>
          </w:p>
        </w:tc>
      </w:tr>
      <w:tr w:rsidR="00253300" w:rsidRPr="007A6A6A" w14:paraId="313B5C48" w14:textId="77777777" w:rsidTr="009C0D9C">
        <w:tc>
          <w:tcPr>
            <w:tcW w:w="2122" w:type="dxa"/>
          </w:tcPr>
          <w:p w14:paraId="0C5BC09D" w14:textId="77777777" w:rsidR="00253300" w:rsidRPr="00C86776" w:rsidRDefault="00253300" w:rsidP="009C0D9C">
            <w:pPr>
              <w:rPr>
                <w:rFonts w:ascii="Arial" w:hAnsi="Arial" w:cs="Arial"/>
                <w:sz w:val="21"/>
                <w:szCs w:val="21"/>
              </w:rPr>
            </w:pPr>
          </w:p>
        </w:tc>
        <w:tc>
          <w:tcPr>
            <w:tcW w:w="3685" w:type="dxa"/>
          </w:tcPr>
          <w:p w14:paraId="36F8FEEF" w14:textId="77777777" w:rsidR="00253300" w:rsidRPr="007A6A6A" w:rsidRDefault="00253300" w:rsidP="009C0D9C">
            <w:pPr>
              <w:rPr>
                <w:rFonts w:ascii="Arial" w:hAnsi="Arial" w:cs="Arial"/>
                <w:i/>
                <w:iCs/>
                <w:color w:val="BFBFBF" w:themeColor="background1" w:themeShade="BF"/>
                <w:sz w:val="21"/>
                <w:szCs w:val="21"/>
              </w:rPr>
            </w:pPr>
          </w:p>
        </w:tc>
        <w:tc>
          <w:tcPr>
            <w:tcW w:w="3816" w:type="dxa"/>
          </w:tcPr>
          <w:p w14:paraId="0958DDA3" w14:textId="77777777" w:rsidR="00253300" w:rsidRPr="007A6A6A" w:rsidRDefault="00253300" w:rsidP="009C0D9C">
            <w:pPr>
              <w:rPr>
                <w:rFonts w:ascii="Arial" w:hAnsi="Arial" w:cs="Arial"/>
                <w:i/>
                <w:iCs/>
                <w:color w:val="BFBFBF" w:themeColor="background1" w:themeShade="BF"/>
                <w:sz w:val="21"/>
                <w:szCs w:val="21"/>
              </w:rPr>
            </w:pPr>
          </w:p>
        </w:tc>
      </w:tr>
    </w:tbl>
    <w:p w14:paraId="066D2F27" w14:textId="77777777" w:rsidR="00253300" w:rsidRPr="00C86776" w:rsidRDefault="00253300">
      <w:pPr>
        <w:rPr>
          <w:rFonts w:ascii="Arial" w:hAnsi="Arial" w:cs="Arial"/>
        </w:rPr>
      </w:pPr>
    </w:p>
    <w:p w14:paraId="3574783B" w14:textId="2CC4B5D6" w:rsidR="0019747A" w:rsidRPr="00C86776" w:rsidRDefault="0019747A">
      <w:pPr>
        <w:rPr>
          <w:rFonts w:ascii="Arial" w:hAnsi="Arial" w:cs="Arial"/>
          <w:sz w:val="22"/>
          <w:szCs w:val="22"/>
        </w:rPr>
      </w:pPr>
    </w:p>
    <w:p w14:paraId="05BB8751" w14:textId="4D4FF41F" w:rsidR="00520AD2" w:rsidRPr="00C86776" w:rsidRDefault="00520AD2">
      <w:pPr>
        <w:rPr>
          <w:rFonts w:ascii="Arial" w:hAnsi="Arial" w:cs="Arial"/>
          <w:b/>
          <w:bCs/>
          <w:sz w:val="28"/>
          <w:szCs w:val="28"/>
        </w:rPr>
      </w:pPr>
    </w:p>
    <w:sdt>
      <w:sdtPr>
        <w:rPr>
          <w:rFonts w:asciiTheme="minorHAnsi" w:eastAsiaTheme="minorEastAsia" w:hAnsiTheme="minorHAnsi" w:cstheme="minorBidi"/>
          <w:color w:val="auto"/>
          <w:kern w:val="2"/>
          <w:sz w:val="24"/>
          <w:szCs w:val="24"/>
          <w:lang w:val="en-GB"/>
          <w14:ligatures w14:val="standardContextual"/>
        </w:rPr>
        <w:id w:val="1982344924"/>
        <w:docPartObj>
          <w:docPartGallery w:val="Table of Contents"/>
          <w:docPartUnique/>
        </w:docPartObj>
      </w:sdtPr>
      <w:sdtEndPr>
        <w:rPr>
          <w:b/>
          <w:bCs/>
          <w:noProof/>
        </w:rPr>
      </w:sdtEndPr>
      <w:sdtContent>
        <w:p w14:paraId="46B002E6" w14:textId="2BCB8E07" w:rsidR="007A13B1" w:rsidRPr="00340903" w:rsidRDefault="007A13B1">
          <w:pPr>
            <w:pStyle w:val="TOCHeading"/>
            <w:rPr>
              <w:b/>
              <w:bCs/>
              <w:color w:val="000000" w:themeColor="text1"/>
            </w:rPr>
          </w:pPr>
          <w:r w:rsidRPr="00340903">
            <w:rPr>
              <w:b/>
              <w:bCs/>
              <w:color w:val="000000" w:themeColor="text1"/>
            </w:rPr>
            <w:t>Table of Contents</w:t>
          </w:r>
        </w:p>
        <w:p w14:paraId="04BE941A" w14:textId="7B9F1929" w:rsidR="008D186D" w:rsidRDefault="007A13B1">
          <w:pPr>
            <w:pStyle w:val="TOC1"/>
            <w:tabs>
              <w:tab w:val="left" w:pos="440"/>
              <w:tab w:val="right" w:leader="dot" w:pos="9731"/>
            </w:tabs>
            <w:rPr>
              <w:rFonts w:eastAsiaTheme="minorEastAsia"/>
              <w:noProof/>
              <w:lang w:eastAsia="en-GB"/>
            </w:rPr>
          </w:pPr>
          <w:r>
            <w:fldChar w:fldCharType="begin"/>
          </w:r>
          <w:r>
            <w:instrText xml:space="preserve"> TOC \o "1-1" \h \z \u </w:instrText>
          </w:r>
          <w:r>
            <w:fldChar w:fldCharType="separate"/>
          </w:r>
          <w:hyperlink w:anchor="_Toc232093426" w:history="1">
            <w:r w:rsidR="008D186D" w:rsidRPr="00FC33F5">
              <w:rPr>
                <w:rStyle w:val="Hyperlink"/>
                <w:noProof/>
              </w:rPr>
              <w:t>1.</w:t>
            </w:r>
            <w:r w:rsidR="008D186D">
              <w:rPr>
                <w:rFonts w:eastAsiaTheme="minorEastAsia"/>
                <w:noProof/>
                <w:lang w:eastAsia="en-GB"/>
              </w:rPr>
              <w:tab/>
            </w:r>
            <w:r w:rsidR="008D186D" w:rsidRPr="00FC33F5">
              <w:rPr>
                <w:rStyle w:val="Hyperlink"/>
                <w:noProof/>
              </w:rPr>
              <w:t>Problem &amp; Opportunity / Scope Summary</w:t>
            </w:r>
            <w:r w:rsidR="008D186D">
              <w:rPr>
                <w:noProof/>
                <w:webHidden/>
              </w:rPr>
              <w:tab/>
            </w:r>
            <w:r w:rsidR="008D186D">
              <w:rPr>
                <w:noProof/>
                <w:webHidden/>
              </w:rPr>
              <w:fldChar w:fldCharType="begin"/>
            </w:r>
            <w:r w:rsidR="008D186D">
              <w:rPr>
                <w:noProof/>
                <w:webHidden/>
              </w:rPr>
              <w:instrText xml:space="preserve"> PAGEREF _Toc232093426 \h </w:instrText>
            </w:r>
            <w:r w:rsidR="008D186D">
              <w:rPr>
                <w:noProof/>
                <w:webHidden/>
              </w:rPr>
            </w:r>
            <w:r w:rsidR="008D186D">
              <w:rPr>
                <w:noProof/>
                <w:webHidden/>
              </w:rPr>
              <w:fldChar w:fldCharType="separate"/>
            </w:r>
            <w:r w:rsidR="008D186D">
              <w:rPr>
                <w:noProof/>
                <w:webHidden/>
              </w:rPr>
              <w:t>2</w:t>
            </w:r>
            <w:r w:rsidR="008D186D">
              <w:rPr>
                <w:noProof/>
                <w:webHidden/>
              </w:rPr>
              <w:fldChar w:fldCharType="end"/>
            </w:r>
          </w:hyperlink>
        </w:p>
        <w:p w14:paraId="1E446B16" w14:textId="76D6CC53" w:rsidR="008D186D" w:rsidRDefault="008D186D">
          <w:pPr>
            <w:pStyle w:val="TOC1"/>
            <w:tabs>
              <w:tab w:val="left" w:pos="440"/>
              <w:tab w:val="right" w:leader="dot" w:pos="9731"/>
            </w:tabs>
            <w:rPr>
              <w:rFonts w:eastAsiaTheme="minorEastAsia"/>
              <w:noProof/>
              <w:lang w:eastAsia="en-GB"/>
            </w:rPr>
          </w:pPr>
          <w:hyperlink w:anchor="_Toc232093427" w:history="1">
            <w:r w:rsidRPr="00FC33F5">
              <w:rPr>
                <w:rStyle w:val="Hyperlink"/>
                <w:noProof/>
              </w:rPr>
              <w:t>2.</w:t>
            </w:r>
            <w:r>
              <w:rPr>
                <w:rFonts w:eastAsiaTheme="minorEastAsia"/>
                <w:noProof/>
                <w:lang w:eastAsia="en-GB"/>
              </w:rPr>
              <w:tab/>
            </w:r>
            <w:r w:rsidRPr="00FC33F5">
              <w:rPr>
                <w:rStyle w:val="Hyperlink"/>
                <w:noProof/>
              </w:rPr>
              <w:t>In Scope</w:t>
            </w:r>
            <w:r>
              <w:rPr>
                <w:noProof/>
                <w:webHidden/>
              </w:rPr>
              <w:tab/>
            </w:r>
            <w:r>
              <w:rPr>
                <w:noProof/>
                <w:webHidden/>
              </w:rPr>
              <w:fldChar w:fldCharType="begin"/>
            </w:r>
            <w:r>
              <w:rPr>
                <w:noProof/>
                <w:webHidden/>
              </w:rPr>
              <w:instrText xml:space="preserve"> PAGEREF _Toc232093427 \h </w:instrText>
            </w:r>
            <w:r>
              <w:rPr>
                <w:noProof/>
                <w:webHidden/>
              </w:rPr>
            </w:r>
            <w:r>
              <w:rPr>
                <w:noProof/>
                <w:webHidden/>
              </w:rPr>
              <w:fldChar w:fldCharType="separate"/>
            </w:r>
            <w:r>
              <w:rPr>
                <w:noProof/>
                <w:webHidden/>
              </w:rPr>
              <w:t>9</w:t>
            </w:r>
            <w:r>
              <w:rPr>
                <w:noProof/>
                <w:webHidden/>
              </w:rPr>
              <w:fldChar w:fldCharType="end"/>
            </w:r>
          </w:hyperlink>
        </w:p>
        <w:p w14:paraId="41CCE2F7" w14:textId="4E3AD343" w:rsidR="008D186D" w:rsidRDefault="008D186D">
          <w:pPr>
            <w:pStyle w:val="TOC1"/>
            <w:tabs>
              <w:tab w:val="left" w:pos="440"/>
              <w:tab w:val="right" w:leader="dot" w:pos="9731"/>
            </w:tabs>
            <w:rPr>
              <w:rFonts w:eastAsiaTheme="minorEastAsia"/>
              <w:noProof/>
              <w:lang w:eastAsia="en-GB"/>
            </w:rPr>
          </w:pPr>
          <w:hyperlink w:anchor="_Toc232093428" w:history="1">
            <w:r w:rsidRPr="00FC33F5">
              <w:rPr>
                <w:rStyle w:val="Hyperlink"/>
                <w:i/>
                <w:iCs/>
                <w:noProof/>
              </w:rPr>
              <w:t>3.</w:t>
            </w:r>
            <w:r>
              <w:rPr>
                <w:rFonts w:eastAsiaTheme="minorEastAsia"/>
                <w:noProof/>
                <w:lang w:eastAsia="en-GB"/>
              </w:rPr>
              <w:tab/>
            </w:r>
            <w:r w:rsidRPr="00FC33F5">
              <w:rPr>
                <w:rStyle w:val="Hyperlink"/>
                <w:noProof/>
              </w:rPr>
              <w:t xml:space="preserve">Customer Journey Touch Points </w:t>
            </w:r>
            <w:r w:rsidRPr="00FC33F5">
              <w:rPr>
                <w:rStyle w:val="Hyperlink"/>
                <w:i/>
                <w:iCs/>
                <w:noProof/>
              </w:rPr>
              <w:t>(Required)</w:t>
            </w:r>
            <w:r>
              <w:rPr>
                <w:noProof/>
                <w:webHidden/>
              </w:rPr>
              <w:tab/>
            </w:r>
            <w:r>
              <w:rPr>
                <w:noProof/>
                <w:webHidden/>
              </w:rPr>
              <w:fldChar w:fldCharType="begin"/>
            </w:r>
            <w:r>
              <w:rPr>
                <w:noProof/>
                <w:webHidden/>
              </w:rPr>
              <w:instrText xml:space="preserve"> PAGEREF _Toc232093428 \h </w:instrText>
            </w:r>
            <w:r>
              <w:rPr>
                <w:noProof/>
                <w:webHidden/>
              </w:rPr>
            </w:r>
            <w:r>
              <w:rPr>
                <w:noProof/>
                <w:webHidden/>
              </w:rPr>
              <w:fldChar w:fldCharType="separate"/>
            </w:r>
            <w:r>
              <w:rPr>
                <w:noProof/>
                <w:webHidden/>
              </w:rPr>
              <w:t>10</w:t>
            </w:r>
            <w:r>
              <w:rPr>
                <w:noProof/>
                <w:webHidden/>
              </w:rPr>
              <w:fldChar w:fldCharType="end"/>
            </w:r>
          </w:hyperlink>
        </w:p>
        <w:p w14:paraId="6C2BEB81" w14:textId="1D4D6B3E" w:rsidR="008D186D" w:rsidRDefault="008D186D">
          <w:pPr>
            <w:pStyle w:val="TOC1"/>
            <w:tabs>
              <w:tab w:val="left" w:pos="440"/>
              <w:tab w:val="right" w:leader="dot" w:pos="9731"/>
            </w:tabs>
            <w:rPr>
              <w:rFonts w:eastAsiaTheme="minorEastAsia"/>
              <w:noProof/>
              <w:lang w:eastAsia="en-GB"/>
            </w:rPr>
          </w:pPr>
          <w:hyperlink w:anchor="_Toc232093429" w:history="1">
            <w:r w:rsidRPr="00FC33F5">
              <w:rPr>
                <w:rStyle w:val="Hyperlink"/>
                <w:noProof/>
              </w:rPr>
              <w:t>4.</w:t>
            </w:r>
            <w:r>
              <w:rPr>
                <w:rFonts w:eastAsiaTheme="minorEastAsia"/>
                <w:noProof/>
                <w:lang w:eastAsia="en-GB"/>
              </w:rPr>
              <w:tab/>
            </w:r>
            <w:r w:rsidRPr="00FC33F5">
              <w:rPr>
                <w:rStyle w:val="Hyperlink"/>
                <w:noProof/>
              </w:rPr>
              <w:t xml:space="preserve">Out of Scope </w:t>
            </w:r>
            <w:r w:rsidRPr="00FC33F5">
              <w:rPr>
                <w:rStyle w:val="Hyperlink"/>
                <w:i/>
                <w:iCs/>
                <w:noProof/>
              </w:rPr>
              <w:t>(Required)</w:t>
            </w:r>
            <w:r>
              <w:rPr>
                <w:noProof/>
                <w:webHidden/>
              </w:rPr>
              <w:tab/>
            </w:r>
            <w:r>
              <w:rPr>
                <w:noProof/>
                <w:webHidden/>
              </w:rPr>
              <w:fldChar w:fldCharType="begin"/>
            </w:r>
            <w:r>
              <w:rPr>
                <w:noProof/>
                <w:webHidden/>
              </w:rPr>
              <w:instrText xml:space="preserve"> PAGEREF _Toc232093429 \h </w:instrText>
            </w:r>
            <w:r>
              <w:rPr>
                <w:noProof/>
                <w:webHidden/>
              </w:rPr>
            </w:r>
            <w:r>
              <w:rPr>
                <w:noProof/>
                <w:webHidden/>
              </w:rPr>
              <w:fldChar w:fldCharType="separate"/>
            </w:r>
            <w:r>
              <w:rPr>
                <w:noProof/>
                <w:webHidden/>
              </w:rPr>
              <w:t>12</w:t>
            </w:r>
            <w:r>
              <w:rPr>
                <w:noProof/>
                <w:webHidden/>
              </w:rPr>
              <w:fldChar w:fldCharType="end"/>
            </w:r>
          </w:hyperlink>
        </w:p>
        <w:p w14:paraId="6BF6A288" w14:textId="3557F13B" w:rsidR="008D186D" w:rsidRDefault="008D186D">
          <w:pPr>
            <w:pStyle w:val="TOC1"/>
            <w:tabs>
              <w:tab w:val="left" w:pos="440"/>
              <w:tab w:val="right" w:leader="dot" w:pos="9731"/>
            </w:tabs>
            <w:rPr>
              <w:rFonts w:eastAsiaTheme="minorEastAsia"/>
              <w:noProof/>
              <w:lang w:eastAsia="en-GB"/>
            </w:rPr>
          </w:pPr>
          <w:hyperlink w:anchor="_Toc232093430" w:history="1">
            <w:r w:rsidRPr="00FC33F5">
              <w:rPr>
                <w:rStyle w:val="Hyperlink"/>
                <w:noProof/>
              </w:rPr>
              <w:t>5.</w:t>
            </w:r>
            <w:r>
              <w:rPr>
                <w:rFonts w:eastAsiaTheme="minorEastAsia"/>
                <w:noProof/>
                <w:lang w:eastAsia="en-GB"/>
              </w:rPr>
              <w:tab/>
            </w:r>
            <w:r w:rsidRPr="00FC33F5">
              <w:rPr>
                <w:rStyle w:val="Hyperlink"/>
                <w:noProof/>
              </w:rPr>
              <w:t>High level Requirements</w:t>
            </w:r>
            <w:r w:rsidRPr="00FC33F5">
              <w:rPr>
                <w:rStyle w:val="Hyperlink"/>
                <w:i/>
                <w:iCs/>
                <w:noProof/>
              </w:rPr>
              <w:t>(Required)</w:t>
            </w:r>
            <w:r>
              <w:rPr>
                <w:noProof/>
                <w:webHidden/>
              </w:rPr>
              <w:tab/>
            </w:r>
            <w:r>
              <w:rPr>
                <w:noProof/>
                <w:webHidden/>
              </w:rPr>
              <w:fldChar w:fldCharType="begin"/>
            </w:r>
            <w:r>
              <w:rPr>
                <w:noProof/>
                <w:webHidden/>
              </w:rPr>
              <w:instrText xml:space="preserve"> PAGEREF _Toc232093430 \h </w:instrText>
            </w:r>
            <w:r>
              <w:rPr>
                <w:noProof/>
                <w:webHidden/>
              </w:rPr>
            </w:r>
            <w:r>
              <w:rPr>
                <w:noProof/>
                <w:webHidden/>
              </w:rPr>
              <w:fldChar w:fldCharType="separate"/>
            </w:r>
            <w:r>
              <w:rPr>
                <w:noProof/>
                <w:webHidden/>
              </w:rPr>
              <w:t>12</w:t>
            </w:r>
            <w:r>
              <w:rPr>
                <w:noProof/>
                <w:webHidden/>
              </w:rPr>
              <w:fldChar w:fldCharType="end"/>
            </w:r>
          </w:hyperlink>
        </w:p>
        <w:p w14:paraId="6FC6202F" w14:textId="490F6B67" w:rsidR="008D186D" w:rsidRDefault="008D186D">
          <w:pPr>
            <w:pStyle w:val="TOC1"/>
            <w:tabs>
              <w:tab w:val="left" w:pos="440"/>
              <w:tab w:val="right" w:leader="dot" w:pos="9731"/>
            </w:tabs>
            <w:rPr>
              <w:rFonts w:eastAsiaTheme="minorEastAsia"/>
              <w:noProof/>
              <w:lang w:eastAsia="en-GB"/>
            </w:rPr>
          </w:pPr>
          <w:hyperlink w:anchor="_Toc232093431" w:history="1">
            <w:r w:rsidRPr="00FC33F5">
              <w:rPr>
                <w:rStyle w:val="Hyperlink"/>
                <w:noProof/>
              </w:rPr>
              <w:t>6.</w:t>
            </w:r>
            <w:r>
              <w:rPr>
                <w:rFonts w:eastAsiaTheme="minorEastAsia"/>
                <w:noProof/>
                <w:lang w:eastAsia="en-GB"/>
              </w:rPr>
              <w:tab/>
            </w:r>
            <w:r w:rsidRPr="00FC33F5">
              <w:rPr>
                <w:rStyle w:val="Hyperlink"/>
                <w:noProof/>
              </w:rPr>
              <w:t>Legal/Regulatory, Fraud, Security and environmental impacts</w:t>
            </w:r>
            <w:r>
              <w:rPr>
                <w:noProof/>
                <w:webHidden/>
              </w:rPr>
              <w:tab/>
            </w:r>
            <w:r>
              <w:rPr>
                <w:noProof/>
                <w:webHidden/>
              </w:rPr>
              <w:fldChar w:fldCharType="begin"/>
            </w:r>
            <w:r>
              <w:rPr>
                <w:noProof/>
                <w:webHidden/>
              </w:rPr>
              <w:instrText xml:space="preserve"> PAGEREF _Toc232093431 \h </w:instrText>
            </w:r>
            <w:r>
              <w:rPr>
                <w:noProof/>
                <w:webHidden/>
              </w:rPr>
            </w:r>
            <w:r>
              <w:rPr>
                <w:noProof/>
                <w:webHidden/>
              </w:rPr>
              <w:fldChar w:fldCharType="separate"/>
            </w:r>
            <w:r>
              <w:rPr>
                <w:noProof/>
                <w:webHidden/>
              </w:rPr>
              <w:t>14</w:t>
            </w:r>
            <w:r>
              <w:rPr>
                <w:noProof/>
                <w:webHidden/>
              </w:rPr>
              <w:fldChar w:fldCharType="end"/>
            </w:r>
          </w:hyperlink>
        </w:p>
        <w:p w14:paraId="1ECD90C1" w14:textId="3AE8A22D" w:rsidR="008D186D" w:rsidRDefault="008D186D">
          <w:pPr>
            <w:pStyle w:val="TOC1"/>
            <w:tabs>
              <w:tab w:val="left" w:pos="440"/>
              <w:tab w:val="right" w:leader="dot" w:pos="9731"/>
            </w:tabs>
            <w:rPr>
              <w:rFonts w:eastAsiaTheme="minorEastAsia"/>
              <w:noProof/>
              <w:lang w:eastAsia="en-GB"/>
            </w:rPr>
          </w:pPr>
          <w:hyperlink w:anchor="_Toc232093432" w:history="1">
            <w:r w:rsidRPr="00FC33F5">
              <w:rPr>
                <w:rStyle w:val="Hyperlink"/>
                <w:noProof/>
              </w:rPr>
              <w:t>7.</w:t>
            </w:r>
            <w:r>
              <w:rPr>
                <w:rFonts w:eastAsiaTheme="minorEastAsia"/>
                <w:noProof/>
                <w:lang w:eastAsia="en-GB"/>
              </w:rPr>
              <w:tab/>
            </w:r>
            <w:r w:rsidRPr="00FC33F5">
              <w:rPr>
                <w:rStyle w:val="Hyperlink"/>
                <w:noProof/>
              </w:rPr>
              <w:t>Dependencies / Risks / Assumptions [Required]</w:t>
            </w:r>
            <w:r>
              <w:rPr>
                <w:noProof/>
                <w:webHidden/>
              </w:rPr>
              <w:tab/>
            </w:r>
            <w:r>
              <w:rPr>
                <w:noProof/>
                <w:webHidden/>
              </w:rPr>
              <w:fldChar w:fldCharType="begin"/>
            </w:r>
            <w:r>
              <w:rPr>
                <w:noProof/>
                <w:webHidden/>
              </w:rPr>
              <w:instrText xml:space="preserve"> PAGEREF _Toc232093432 \h </w:instrText>
            </w:r>
            <w:r>
              <w:rPr>
                <w:noProof/>
                <w:webHidden/>
              </w:rPr>
            </w:r>
            <w:r>
              <w:rPr>
                <w:noProof/>
                <w:webHidden/>
              </w:rPr>
              <w:fldChar w:fldCharType="separate"/>
            </w:r>
            <w:r>
              <w:rPr>
                <w:noProof/>
                <w:webHidden/>
              </w:rPr>
              <w:t>15</w:t>
            </w:r>
            <w:r>
              <w:rPr>
                <w:noProof/>
                <w:webHidden/>
              </w:rPr>
              <w:fldChar w:fldCharType="end"/>
            </w:r>
          </w:hyperlink>
        </w:p>
        <w:p w14:paraId="4F370252" w14:textId="36937DAA" w:rsidR="008D186D" w:rsidRDefault="008D186D">
          <w:pPr>
            <w:pStyle w:val="TOC1"/>
            <w:tabs>
              <w:tab w:val="left" w:pos="440"/>
              <w:tab w:val="right" w:leader="dot" w:pos="9731"/>
            </w:tabs>
            <w:rPr>
              <w:rFonts w:eastAsiaTheme="minorEastAsia"/>
              <w:noProof/>
              <w:lang w:eastAsia="en-GB"/>
            </w:rPr>
          </w:pPr>
          <w:hyperlink w:anchor="_Toc232093433" w:history="1">
            <w:r w:rsidRPr="00FC33F5">
              <w:rPr>
                <w:rStyle w:val="Hyperlink"/>
                <w:rFonts w:ascii="Calibri" w:hAnsi="Calibri" w:cs="Calibri"/>
                <w:noProof/>
              </w:rPr>
              <w:t>2</w:t>
            </w:r>
            <w:r>
              <w:rPr>
                <w:rFonts w:eastAsiaTheme="minorEastAsia"/>
                <w:noProof/>
                <w:lang w:eastAsia="en-GB"/>
              </w:rPr>
              <w:tab/>
            </w:r>
            <w:r w:rsidRPr="00FC33F5">
              <w:rPr>
                <w:rStyle w:val="Hyperlink"/>
                <w:rFonts w:ascii="Calibri" w:hAnsi="Calibri" w:cs="Calibri"/>
                <w:noProof/>
              </w:rPr>
              <w:t>For information: Next steps</w:t>
            </w:r>
            <w:r>
              <w:rPr>
                <w:noProof/>
                <w:webHidden/>
              </w:rPr>
              <w:tab/>
            </w:r>
            <w:r>
              <w:rPr>
                <w:noProof/>
                <w:webHidden/>
              </w:rPr>
              <w:fldChar w:fldCharType="begin"/>
            </w:r>
            <w:r>
              <w:rPr>
                <w:noProof/>
                <w:webHidden/>
              </w:rPr>
              <w:instrText xml:space="preserve"> PAGEREF _Toc232093433 \h </w:instrText>
            </w:r>
            <w:r>
              <w:rPr>
                <w:noProof/>
                <w:webHidden/>
              </w:rPr>
            </w:r>
            <w:r>
              <w:rPr>
                <w:noProof/>
                <w:webHidden/>
              </w:rPr>
              <w:fldChar w:fldCharType="separate"/>
            </w:r>
            <w:r>
              <w:rPr>
                <w:noProof/>
                <w:webHidden/>
              </w:rPr>
              <w:t>16</w:t>
            </w:r>
            <w:r>
              <w:rPr>
                <w:noProof/>
                <w:webHidden/>
              </w:rPr>
              <w:fldChar w:fldCharType="end"/>
            </w:r>
          </w:hyperlink>
        </w:p>
        <w:p w14:paraId="355383D3" w14:textId="160B910A" w:rsidR="00535273" w:rsidRDefault="007A13B1" w:rsidP="00535273">
          <w:pPr>
            <w:rPr>
              <w:rFonts w:eastAsiaTheme="minorEastAsia"/>
              <w:b/>
              <w:bCs/>
              <w:noProof/>
            </w:rPr>
          </w:pPr>
          <w:r>
            <w:fldChar w:fldCharType="end"/>
          </w:r>
        </w:p>
      </w:sdtContent>
    </w:sdt>
    <w:p w14:paraId="4FDB6503" w14:textId="77777777" w:rsidR="00972E30" w:rsidRDefault="00972E30" w:rsidP="00535273">
      <w:pPr>
        <w:rPr>
          <w:rFonts w:eastAsiaTheme="minorEastAsia"/>
          <w:b/>
          <w:bCs/>
          <w:noProof/>
        </w:rPr>
      </w:pPr>
    </w:p>
    <w:p w14:paraId="304B6A8F" w14:textId="6C25B54B" w:rsidR="0066274C" w:rsidRDefault="0066274C">
      <w:pPr>
        <w:pStyle w:val="Heading1"/>
        <w:numPr>
          <w:ilvl w:val="0"/>
          <w:numId w:val="3"/>
        </w:numPr>
      </w:pPr>
      <w:r w:rsidRPr="0066274C">
        <w:t xml:space="preserve"> </w:t>
      </w:r>
      <w:bookmarkStart w:id="0" w:name="_Toc232093426"/>
      <w:r w:rsidRPr="0066274C">
        <w:t>Problem &amp; Opportunity / Scope Summary</w:t>
      </w:r>
      <w:bookmarkEnd w:id="0"/>
    </w:p>
    <w:p w14:paraId="32EBCA7D" w14:textId="77777777" w:rsidR="002F40BE" w:rsidRDefault="002F40BE" w:rsidP="002F40BE"/>
    <w:p w14:paraId="75847FCC" w14:textId="77777777" w:rsidR="00F32698" w:rsidRDefault="00F32698" w:rsidP="004261A5">
      <w:pPr>
        <w:pStyle w:val="ListParagraph"/>
        <w:spacing w:line="300" w:lineRule="atLeast"/>
        <w:rPr>
          <w:rFonts w:ascii="Segoe UI" w:eastAsia="Times New Roman" w:hAnsi="Segoe UI" w:cs="Segoe UI"/>
          <w:kern w:val="0"/>
          <w:sz w:val="21"/>
          <w:szCs w:val="21"/>
          <w:lang w:eastAsia="en-GB"/>
          <w14:ligatures w14:val="none"/>
        </w:rPr>
      </w:pPr>
    </w:p>
    <w:p w14:paraId="3C986772" w14:textId="77777777" w:rsidR="00D77BA6" w:rsidRDefault="00D77BA6" w:rsidP="00D77BA6">
      <w:pPr>
        <w:spacing w:line="300" w:lineRule="atLeast"/>
        <w:ind w:left="360"/>
        <w:rPr>
          <w:rFonts w:ascii="Segoe UI" w:eastAsia="Times New Roman" w:hAnsi="Segoe UI" w:cs="Segoe UI"/>
          <w:kern w:val="0"/>
          <w:sz w:val="21"/>
          <w:szCs w:val="21"/>
          <w:lang w:eastAsia="en-GB"/>
          <w14:ligatures w14:val="none"/>
        </w:rPr>
      </w:pPr>
    </w:p>
    <w:p w14:paraId="2B8DFC9B" w14:textId="77777777" w:rsidR="00F32698" w:rsidRDefault="00F32698" w:rsidP="00627997">
      <w:pPr>
        <w:rPr>
          <w:rFonts w:ascii="Tahoma" w:hAnsi="Tahoma" w:cs="Tahoma"/>
          <w:i/>
          <w:iCs/>
          <w:sz w:val="20"/>
          <w:szCs w:val="20"/>
        </w:rPr>
      </w:pPr>
    </w:p>
    <w:p w14:paraId="34918548" w14:textId="77777777" w:rsidR="00627997" w:rsidRPr="0066274C" w:rsidRDefault="00627997" w:rsidP="0066274C"/>
    <w:p w14:paraId="19EAE7B1" w14:textId="291396AB" w:rsidR="0066274C" w:rsidRDefault="0066274C" w:rsidP="005D4047">
      <w:pPr>
        <w:ind w:left="432"/>
        <w:rPr>
          <w:rFonts w:ascii="Arial" w:hAnsi="Arial" w:cs="Arial"/>
          <w:b/>
          <w:bCs/>
        </w:rPr>
      </w:pPr>
      <w:r w:rsidRPr="00972E30">
        <w:rPr>
          <w:rFonts w:ascii="Arial" w:hAnsi="Arial" w:cs="Arial"/>
          <w:b/>
          <w:bCs/>
        </w:rPr>
        <w:t>1.</w:t>
      </w:r>
      <w:r w:rsidR="005D4047" w:rsidRPr="00972E30">
        <w:rPr>
          <w:rFonts w:ascii="Arial" w:hAnsi="Arial" w:cs="Arial"/>
          <w:b/>
          <w:bCs/>
        </w:rPr>
        <w:t xml:space="preserve">2 </w:t>
      </w:r>
      <w:r w:rsidRPr="00972E30">
        <w:rPr>
          <w:rFonts w:ascii="Arial" w:hAnsi="Arial" w:cs="Arial"/>
          <w:b/>
          <w:bCs/>
        </w:rPr>
        <w:t>Problem &amp; Opportunity</w:t>
      </w:r>
      <w:r w:rsidR="00FE2617" w:rsidRPr="00972E30">
        <w:rPr>
          <w:rFonts w:ascii="Arial" w:hAnsi="Arial" w:cs="Arial"/>
          <w:b/>
          <w:bCs/>
        </w:rPr>
        <w:t xml:space="preserve"> </w:t>
      </w:r>
    </w:p>
    <w:p w14:paraId="2481E0BF" w14:textId="77777777" w:rsidR="00FF139D" w:rsidRPr="00972E30" w:rsidRDefault="00FF139D" w:rsidP="005D4047">
      <w:pPr>
        <w:ind w:left="432"/>
        <w:rPr>
          <w:rFonts w:ascii="Arial" w:hAnsi="Arial" w:cs="Arial"/>
          <w:b/>
          <w:bCs/>
        </w:rPr>
      </w:pPr>
    </w:p>
    <w:p w14:paraId="402C35C9" w14:textId="68FB15CC" w:rsidR="00DC3728" w:rsidRDefault="1FA0FAD0">
      <w:pPr>
        <w:rPr>
          <w:lang w:eastAsia="en-GB"/>
        </w:rPr>
      </w:pPr>
      <w:r>
        <w:t xml:space="preserve">VMO2 does not currently have a </w:t>
      </w:r>
      <w:r w:rsidR="6301E2F9">
        <w:t xml:space="preserve">technical or </w:t>
      </w:r>
      <w:r>
        <w:t>commercially available 5G network slicing product that can be consumed by Wholesale Mobile partners. This creates a capability gap at a time when network slicing is becoming an increasingly important market opportunity, particularly for organisations that need differentiated mobile connectivity for priority or operationally critical use cases.</w:t>
      </w:r>
    </w:p>
    <w:p w14:paraId="3C131A61" w14:textId="77777777" w:rsidR="00194343" w:rsidRDefault="00194343">
      <w:pPr>
        <w:rPr>
          <w:lang w:eastAsia="en-GB"/>
        </w:rPr>
      </w:pPr>
    </w:p>
    <w:p w14:paraId="3F59E44E" w14:textId="4950C5D2" w:rsidR="00DC3728" w:rsidRDefault="00DC3728">
      <w:pPr>
        <w:rPr>
          <w:lang w:eastAsia="en-GB"/>
        </w:rPr>
      </w:pPr>
      <w:r>
        <w:t>The opportunity is to enable O2 Business and agreed Wholesale Partners to take an initial slicing proposition to market using a controlled Phase 1 product. The current demand is strongest from emergency services and public sector opportunities, with a known pipeline including police force use cases. The Metropolitan Police has been identified as the primary current opportunity.</w:t>
      </w:r>
    </w:p>
    <w:p w14:paraId="7EDF5889" w14:textId="77777777" w:rsidR="00E53B51" w:rsidRDefault="00E53B51" w:rsidP="0066274C"/>
    <w:p w14:paraId="01F19AA1" w14:textId="77777777" w:rsidR="00DC3728" w:rsidRDefault="00DC3728">
      <w:r>
        <w:t>Competitor activity indicates that this is a developing commercial and strategic area. If VMO2 is unable to define, size and mobilise an initial slicing capability, there is a risk that O2 Business and Wholesale Partners may be constrained in responding to customer demand or competing for emerging priority connectivity opportunities.</w:t>
      </w:r>
    </w:p>
    <w:p w14:paraId="60FE1E2D" w14:textId="77777777" w:rsidR="007E5F66" w:rsidRDefault="007E5F66">
      <w:pPr>
        <w:rPr>
          <w:lang w:eastAsia="en-GB"/>
        </w:rPr>
      </w:pPr>
    </w:p>
    <w:p w14:paraId="51D45457" w14:textId="77777777" w:rsidR="00DC3728" w:rsidRDefault="00DC3728">
      <w:pPr>
        <w:rPr>
          <w:lang w:eastAsia="en-GB"/>
        </w:rPr>
      </w:pPr>
      <w:r>
        <w:rPr>
          <w:b/>
          <w:bCs/>
        </w:rPr>
        <w:t>Phased delivery approach</w:t>
      </w:r>
    </w:p>
    <w:p w14:paraId="38694758" w14:textId="77777777" w:rsidR="00DC3728" w:rsidRDefault="00DC3728" w:rsidP="007E5F66">
      <w:pPr>
        <w:pStyle w:val="ListParagraph"/>
        <w:numPr>
          <w:ilvl w:val="0"/>
          <w:numId w:val="9"/>
        </w:numPr>
        <w:rPr>
          <w:lang w:eastAsia="en-GB"/>
        </w:rPr>
      </w:pPr>
      <w:r>
        <w:t>Phase 1 should focus on the initial launch capability: a static, SIM-based, always-on national slice that can be sold, ordered, provisioned, billed, reported and supported through agreed operational routes.</w:t>
      </w:r>
    </w:p>
    <w:p w14:paraId="39E2BC4F" w14:textId="77777777" w:rsidR="00DC3728" w:rsidRDefault="00DC3728" w:rsidP="007E5F66">
      <w:pPr>
        <w:pStyle w:val="ListParagraph"/>
        <w:numPr>
          <w:ilvl w:val="0"/>
          <w:numId w:val="9"/>
        </w:numPr>
      </w:pPr>
      <w:r>
        <w:lastRenderedPageBreak/>
        <w:t>Phase 2 and later phases may consider more advanced capabilities such as dynamic slicing, private DNN, app-based routing, self-service portals or other product evolution features. These should be treated as future scope unless specifically confirmed for Phase 1.</w:t>
      </w:r>
    </w:p>
    <w:p w14:paraId="4A5EE529" w14:textId="77777777" w:rsidR="00DC3728" w:rsidRDefault="00DC3728" w:rsidP="007E5F66">
      <w:pPr>
        <w:pStyle w:val="ListParagraph"/>
        <w:numPr>
          <w:ilvl w:val="0"/>
          <w:numId w:val="9"/>
        </w:numPr>
      </w:pPr>
      <w:r>
        <w:t>The recommendation is to proceed with a phased IA approach, starting with Phase 1, so that VMO2 can confirm the cost, timeline, delivery route and scalability of the initial launch proposition before committing to broader product evolution.</w:t>
      </w:r>
    </w:p>
    <w:p w14:paraId="10A35FE4" w14:textId="77777777" w:rsidR="00796B96" w:rsidRDefault="00796B96" w:rsidP="00796B96"/>
    <w:p w14:paraId="72277004" w14:textId="77777777" w:rsidR="00DC3728" w:rsidRDefault="00DC3728">
      <w:pPr>
        <w:rPr>
          <w:lang w:eastAsia="en-GB"/>
        </w:rPr>
      </w:pPr>
      <w:r>
        <w:rPr>
          <w:b/>
          <w:bCs/>
        </w:rPr>
        <w:t xml:space="preserve">Business </w:t>
      </w:r>
      <w:proofErr w:type="gramStart"/>
      <w:r>
        <w:rPr>
          <w:b/>
          <w:bCs/>
        </w:rPr>
        <w:t>ask</w:t>
      </w:r>
      <w:proofErr w:type="gramEnd"/>
    </w:p>
    <w:p w14:paraId="48FC9913" w14:textId="77777777" w:rsidR="00DC3728" w:rsidRDefault="00DC3728">
      <w:pPr>
        <w:rPr>
          <w:lang w:eastAsia="en-GB"/>
        </w:rPr>
      </w:pPr>
      <w:r>
        <w:t>The business ask is to enable O2 Business and agreed Wholesale Partners to commercially launch a minimum viable 5G network slicing product. The product must be supportable end to end, including sales/order capture, eligibility, provisioning, lifecycle management, billing, reporting, partner onboarding/offboarding and operational support.</w:t>
      </w:r>
    </w:p>
    <w:p w14:paraId="64D5A0B5" w14:textId="38EA23D1" w:rsidR="00DC3728" w:rsidRDefault="00DC3728" w:rsidP="007E5F66">
      <w:pPr>
        <w:pStyle w:val="ListParagraph"/>
        <w:numPr>
          <w:ilvl w:val="0"/>
          <w:numId w:val="12"/>
        </w:numPr>
        <w:rPr>
          <w:lang w:eastAsia="en-GB"/>
        </w:rPr>
      </w:pPr>
      <w:r>
        <w:t>Create and manage the network slicing product with clear eligibility rules.</w:t>
      </w:r>
    </w:p>
    <w:p w14:paraId="7283297A" w14:textId="77777777" w:rsidR="00DC3728" w:rsidRDefault="00DC3728" w:rsidP="007E5F66">
      <w:pPr>
        <w:pStyle w:val="ListParagraph"/>
        <w:numPr>
          <w:ilvl w:val="0"/>
          <w:numId w:val="12"/>
        </w:numPr>
      </w:pPr>
      <w:r>
        <w:t>Support O2 Business and agreed partner order submission through an assisted sales journey.</w:t>
      </w:r>
    </w:p>
    <w:p w14:paraId="2CDB127A" w14:textId="77777777" w:rsidR="00DC3728" w:rsidRDefault="00DC3728" w:rsidP="007E5F66">
      <w:pPr>
        <w:pStyle w:val="ListParagraph"/>
        <w:numPr>
          <w:ilvl w:val="0"/>
          <w:numId w:val="12"/>
        </w:numPr>
      </w:pPr>
      <w:r>
        <w:t>Enable quoting and order journeys for eligible customers and subscriptions.</w:t>
      </w:r>
    </w:p>
    <w:p w14:paraId="6B608E30" w14:textId="77777777" w:rsidR="00DC3728" w:rsidRDefault="00DC3728" w:rsidP="007E5F66">
      <w:pPr>
        <w:pStyle w:val="ListParagraph"/>
        <w:numPr>
          <w:ilvl w:val="0"/>
          <w:numId w:val="12"/>
        </w:numPr>
      </w:pPr>
      <w:r>
        <w:t>Provision an eligible SIM or customer onto the Phase 1 slice.</w:t>
      </w:r>
    </w:p>
    <w:p w14:paraId="723BA64B" w14:textId="77777777" w:rsidR="00DC3728" w:rsidRDefault="00DC3728" w:rsidP="007E5F66">
      <w:pPr>
        <w:pStyle w:val="ListParagraph"/>
        <w:numPr>
          <w:ilvl w:val="0"/>
          <w:numId w:val="12"/>
        </w:numPr>
      </w:pPr>
      <w:r>
        <w:t>Identify slice-related billing events and usage over an agreed period to support charging and reconciliation.</w:t>
      </w:r>
    </w:p>
    <w:p w14:paraId="756789F2" w14:textId="77777777" w:rsidR="00DC3728" w:rsidRDefault="00DC3728" w:rsidP="007E5F66">
      <w:pPr>
        <w:pStyle w:val="ListParagraph"/>
        <w:numPr>
          <w:ilvl w:val="0"/>
          <w:numId w:val="12"/>
        </w:numPr>
      </w:pPr>
      <w:r>
        <w:t>Provide reporting on slice users, usage, performance and relevant service indicators.</w:t>
      </w:r>
    </w:p>
    <w:p w14:paraId="20240F1D" w14:textId="77777777" w:rsidR="00DC3728" w:rsidRDefault="00DC3728" w:rsidP="007E5F66">
      <w:pPr>
        <w:pStyle w:val="ListParagraph"/>
        <w:numPr>
          <w:ilvl w:val="0"/>
          <w:numId w:val="12"/>
        </w:numPr>
      </w:pPr>
      <w:r>
        <w:t>Support partner onboarding and offboarding where Wholesale Partners are in scope.</w:t>
      </w:r>
    </w:p>
    <w:p w14:paraId="22648B4D" w14:textId="77777777" w:rsidR="00DC3728" w:rsidRDefault="00DC3728" w:rsidP="007E5F66">
      <w:pPr>
        <w:pStyle w:val="ListParagraph"/>
        <w:numPr>
          <w:ilvl w:val="0"/>
          <w:numId w:val="12"/>
        </w:numPr>
      </w:pPr>
      <w:r>
        <w:t>Support customer onboarding and offboarding, including the process to remove the slice and return the customer to the public network where required.</w:t>
      </w:r>
    </w:p>
    <w:p w14:paraId="0640D28E" w14:textId="77777777" w:rsidR="00DC3728" w:rsidRDefault="00DC3728" w:rsidP="007E5F66">
      <w:pPr>
        <w:pStyle w:val="ListParagraph"/>
        <w:numPr>
          <w:ilvl w:val="0"/>
          <w:numId w:val="12"/>
        </w:numPr>
      </w:pPr>
      <w:r>
        <w:t>Provide operational support for provisioning failures, incidents, billing queries and reporting discrepancies.</w:t>
      </w:r>
    </w:p>
    <w:p w14:paraId="56CDC8F8" w14:textId="77777777" w:rsidR="001118FD" w:rsidRDefault="001118FD" w:rsidP="00B374D5">
      <w:pPr>
        <w:pStyle w:val="ListParagraph"/>
      </w:pPr>
    </w:p>
    <w:p w14:paraId="4E447B0F" w14:textId="42896FBC" w:rsidR="00D11E48" w:rsidRDefault="00D11E48" w:rsidP="0066274C">
      <w:r w:rsidRPr="00D11E48">
        <w:rPr>
          <w:noProof/>
        </w:rPr>
        <w:drawing>
          <wp:inline distT="0" distB="0" distL="0" distR="0" wp14:anchorId="2D906700" wp14:editId="58248819">
            <wp:extent cx="6476365" cy="2988945"/>
            <wp:effectExtent l="0" t="0" r="635" b="1905"/>
            <wp:docPr id="68873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34744" name=""/>
                    <pic:cNvPicPr/>
                  </pic:nvPicPr>
                  <pic:blipFill>
                    <a:blip r:embed="rId11"/>
                    <a:stretch>
                      <a:fillRect/>
                    </a:stretch>
                  </pic:blipFill>
                  <pic:spPr>
                    <a:xfrm>
                      <a:off x="0" y="0"/>
                      <a:ext cx="6476365" cy="2988945"/>
                    </a:xfrm>
                    <a:prstGeom prst="rect">
                      <a:avLst/>
                    </a:prstGeom>
                  </pic:spPr>
                </pic:pic>
              </a:graphicData>
            </a:graphic>
          </wp:inline>
        </w:drawing>
      </w:r>
    </w:p>
    <w:p w14:paraId="0D1D410E" w14:textId="5D74286A" w:rsidR="00D11E48" w:rsidRDefault="00D11E48" w:rsidP="0066274C"/>
    <w:p w14:paraId="26A5E2D4" w14:textId="4015DBD0" w:rsidR="00DC3728" w:rsidRDefault="00DC3728">
      <w:pPr>
        <w:rPr>
          <w:lang w:eastAsia="en-GB"/>
        </w:rPr>
      </w:pPr>
      <w:r>
        <w:t xml:space="preserve">The focus for this IA is the Phase 1 initial launch. The IA should provide a clear cost, timeline and delivery-route assessment for O2 Business, and should also identify whether the capability can be reused or scaled for SMB Wholesale Partners. Where there are incremental </w:t>
      </w:r>
      <w:r>
        <w:lastRenderedPageBreak/>
        <w:t xml:space="preserve">partner-specific costs, such as </w:t>
      </w:r>
      <w:r w:rsidR="001118FD">
        <w:t xml:space="preserve">but not limited to </w:t>
      </w:r>
      <w:r>
        <w:t>ordering route, partner identifiers, billing, reporting, testing or onboarding, th</w:t>
      </w:r>
      <w:r w:rsidR="001118FD">
        <w:t>is should</w:t>
      </w:r>
      <w:r w:rsidR="00B374D5">
        <w:t xml:space="preserve"> </w:t>
      </w:r>
      <w:r>
        <w:t>be called out separately.</w:t>
      </w:r>
    </w:p>
    <w:p w14:paraId="13EF7A4B" w14:textId="77777777" w:rsidR="00345E0C" w:rsidRDefault="00345E0C" w:rsidP="0066274C"/>
    <w:p w14:paraId="7232DF4A" w14:textId="77777777" w:rsidR="00345E0C" w:rsidRDefault="00345E0C" w:rsidP="0066274C"/>
    <w:p w14:paraId="0E3AF99B" w14:textId="77777777" w:rsidR="005D4047" w:rsidRPr="0066274C" w:rsidRDefault="005D4047" w:rsidP="0066274C"/>
    <w:p w14:paraId="5A3DD7E6" w14:textId="23F4F676" w:rsidR="0066274C" w:rsidRPr="00972E30" w:rsidRDefault="0066274C" w:rsidP="005D4047">
      <w:pPr>
        <w:ind w:left="432"/>
        <w:rPr>
          <w:rFonts w:ascii="Arial" w:hAnsi="Arial" w:cs="Arial"/>
          <w:b/>
          <w:bCs/>
        </w:rPr>
      </w:pPr>
      <w:proofErr w:type="gramStart"/>
      <w:r w:rsidRPr="00972E30">
        <w:rPr>
          <w:rFonts w:ascii="Arial" w:hAnsi="Arial" w:cs="Arial"/>
          <w:b/>
          <w:bCs/>
        </w:rPr>
        <w:t>1.</w:t>
      </w:r>
      <w:r w:rsidR="005D4047" w:rsidRPr="00972E30">
        <w:rPr>
          <w:rFonts w:ascii="Arial" w:hAnsi="Arial" w:cs="Arial"/>
          <w:b/>
          <w:bCs/>
        </w:rPr>
        <w:t xml:space="preserve">3 </w:t>
      </w:r>
      <w:r w:rsidRPr="00972E30">
        <w:rPr>
          <w:rFonts w:ascii="Arial" w:hAnsi="Arial" w:cs="Arial"/>
          <w:b/>
          <w:bCs/>
        </w:rPr>
        <w:t xml:space="preserve"> Scope</w:t>
      </w:r>
      <w:proofErr w:type="gramEnd"/>
      <w:r w:rsidRPr="00972E30">
        <w:rPr>
          <w:rFonts w:ascii="Arial" w:hAnsi="Arial" w:cs="Arial"/>
          <w:b/>
          <w:bCs/>
        </w:rPr>
        <w:t xml:space="preserve"> Summary</w:t>
      </w:r>
      <w:r w:rsidR="00FE2617" w:rsidRPr="00972E30">
        <w:rPr>
          <w:rFonts w:ascii="Arial" w:hAnsi="Arial" w:cs="Arial"/>
          <w:b/>
          <w:bCs/>
        </w:rPr>
        <w:t xml:space="preserve"> </w:t>
      </w:r>
    </w:p>
    <w:p w14:paraId="580B8909" w14:textId="708F7EB1" w:rsidR="003A5603" w:rsidRDefault="003A5603" w:rsidP="00A002E7">
      <w:r w:rsidRPr="004C5E44">
        <w:t xml:space="preserve">Design of phase 1 product. </w:t>
      </w:r>
    </w:p>
    <w:p w14:paraId="614325C1" w14:textId="77777777" w:rsidR="00A43939" w:rsidRDefault="00A43939" w:rsidP="00A002E7"/>
    <w:p w14:paraId="6D57915A" w14:textId="0DCEE979" w:rsidR="00A43939" w:rsidRDefault="00A43939" w:rsidP="00A002E7">
      <w:r w:rsidRPr="00A43939">
        <w:rPr>
          <w:noProof/>
        </w:rPr>
        <w:drawing>
          <wp:inline distT="0" distB="0" distL="0" distR="0" wp14:anchorId="55DF7F01" wp14:editId="7A181E1B">
            <wp:extent cx="2121009" cy="3733992"/>
            <wp:effectExtent l="0" t="0" r="0" b="0"/>
            <wp:docPr id="10252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34144" name=""/>
                    <pic:cNvPicPr/>
                  </pic:nvPicPr>
                  <pic:blipFill>
                    <a:blip r:embed="rId12"/>
                    <a:stretch>
                      <a:fillRect/>
                    </a:stretch>
                  </pic:blipFill>
                  <pic:spPr>
                    <a:xfrm>
                      <a:off x="0" y="0"/>
                      <a:ext cx="2121009" cy="3733992"/>
                    </a:xfrm>
                    <a:prstGeom prst="rect">
                      <a:avLst/>
                    </a:prstGeom>
                  </pic:spPr>
                </pic:pic>
              </a:graphicData>
            </a:graphic>
          </wp:inline>
        </w:drawing>
      </w:r>
    </w:p>
    <w:p w14:paraId="01DD744A" w14:textId="236D008C" w:rsidR="00A43939" w:rsidRDefault="5E17A7CD" w:rsidP="00A002E7">
      <w:r>
        <w:t xml:space="preserve">Aspirational Scope of Slice </w:t>
      </w:r>
    </w:p>
    <w:p w14:paraId="0CC03EEF" w14:textId="5AB98F7C" w:rsidR="20582EBF" w:rsidRDefault="20582EBF"/>
    <w:p w14:paraId="51C997F9" w14:textId="0C3A70DA" w:rsidR="20582EBF" w:rsidRDefault="20582EBF" w:rsidP="460843E4"/>
    <w:tbl>
      <w:tblPr>
        <w:tblW w:w="0" w:type="auto"/>
        <w:tblLook w:val="04A0" w:firstRow="1" w:lastRow="0" w:firstColumn="1" w:lastColumn="0" w:noHBand="0" w:noVBand="1"/>
      </w:tblPr>
      <w:tblGrid>
        <w:gridCol w:w="8025"/>
      </w:tblGrid>
      <w:tr w:rsidR="63D98AA9" w14:paraId="57DFDE81" w14:textId="77777777" w:rsidTr="460843E4">
        <w:trPr>
          <w:trHeight w:val="315"/>
        </w:trPr>
        <w:tc>
          <w:tcPr>
            <w:tcW w:w="8025"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156082" w:themeFill="accent1"/>
            <w:tcMar>
              <w:top w:w="35" w:type="dxa"/>
              <w:left w:w="70" w:type="dxa"/>
              <w:bottom w:w="35" w:type="dxa"/>
              <w:right w:w="70" w:type="dxa"/>
            </w:tcMar>
          </w:tcPr>
          <w:p w14:paraId="671CD6DD" w14:textId="44DCD474" w:rsidR="63D98AA9" w:rsidRDefault="74CBC957">
            <w:pPr>
              <w:rPr>
                <w:rFonts w:ascii="Aptos" w:eastAsia="Aptos" w:hAnsi="Aptos" w:cs="Aptos"/>
                <w:b/>
                <w:bCs/>
                <w:color w:val="FFFFFF" w:themeColor="background1"/>
              </w:rPr>
            </w:pPr>
            <w:r w:rsidRPr="460843E4">
              <w:rPr>
                <w:rFonts w:ascii="Aptos" w:eastAsia="Aptos" w:hAnsi="Aptos" w:cs="Aptos"/>
                <w:b/>
                <w:bCs/>
                <w:color w:val="FFFFFF" w:themeColor="background1"/>
              </w:rPr>
              <w:t>Launch</w:t>
            </w:r>
          </w:p>
        </w:tc>
      </w:tr>
      <w:tr w:rsidR="63D98AA9" w14:paraId="7CE997F6" w14:textId="77777777" w:rsidTr="460843E4">
        <w:trPr>
          <w:trHeight w:val="285"/>
        </w:trPr>
        <w:tc>
          <w:tcPr>
            <w:tcW w:w="8025"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35" w:type="dxa"/>
              <w:left w:w="70" w:type="dxa"/>
              <w:bottom w:w="35" w:type="dxa"/>
              <w:right w:w="70" w:type="dxa"/>
            </w:tcMar>
          </w:tcPr>
          <w:p w14:paraId="3E707F1F" w14:textId="41C5C2B3" w:rsidR="73E35F9F" w:rsidRDefault="590A68CC" w:rsidP="63D98AA9">
            <w:pPr>
              <w:rPr>
                <w:rFonts w:ascii="Aptos" w:eastAsia="Aptos" w:hAnsi="Aptos" w:cs="Aptos"/>
                <w:color w:val="000000" w:themeColor="text1"/>
              </w:rPr>
            </w:pPr>
            <w:r>
              <w:t>National slice phase 1</w:t>
            </w:r>
            <w:r w:rsidR="74CBC957" w:rsidRPr="460843E4">
              <w:rPr>
                <w:rFonts w:ascii="Aptos" w:eastAsia="Aptos" w:hAnsi="Aptos" w:cs="Aptos"/>
                <w:color w:val="000000" w:themeColor="text1"/>
              </w:rPr>
              <w:t xml:space="preserve"> - Single S-NSSAI ID for all 5G SA enabled cell sites</w:t>
            </w:r>
          </w:p>
        </w:tc>
      </w:tr>
      <w:tr w:rsidR="63D98AA9" w14:paraId="5C81206D" w14:textId="77777777" w:rsidTr="460843E4">
        <w:trPr>
          <w:trHeight w:val="48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AED"/>
            <w:tcMar>
              <w:top w:w="35" w:type="dxa"/>
              <w:left w:w="70" w:type="dxa"/>
              <w:bottom w:w="35" w:type="dxa"/>
              <w:right w:w="70" w:type="dxa"/>
            </w:tcMar>
          </w:tcPr>
          <w:p w14:paraId="64AFB9C3" w14:textId="0FF65487" w:rsidR="63D98AA9" w:rsidRDefault="74CBC957">
            <w:pPr>
              <w:rPr>
                <w:rFonts w:ascii="Aptos" w:eastAsia="Aptos" w:hAnsi="Aptos" w:cs="Aptos"/>
                <w:color w:val="000000" w:themeColor="text1"/>
              </w:rPr>
            </w:pPr>
            <w:r w:rsidRPr="460843E4">
              <w:rPr>
                <w:rFonts w:ascii="Aptos" w:eastAsia="Aptos" w:hAnsi="Aptos" w:cs="Aptos"/>
                <w:color w:val="000000" w:themeColor="text1"/>
              </w:rPr>
              <w:t>Slicing to use all 5G SA enabled bands. Static slices.  Macro cells (small cells TBC but likely)</w:t>
            </w:r>
          </w:p>
        </w:tc>
      </w:tr>
      <w:tr w:rsidR="63D98AA9" w14:paraId="2E522F63" w14:textId="77777777" w:rsidTr="460843E4">
        <w:trPr>
          <w:trHeight w:val="48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35" w:type="dxa"/>
              <w:left w:w="70" w:type="dxa"/>
              <w:bottom w:w="35" w:type="dxa"/>
              <w:right w:w="70" w:type="dxa"/>
            </w:tcMar>
          </w:tcPr>
          <w:p w14:paraId="1231312B" w14:textId="2C2A31B1" w:rsidR="63D98AA9" w:rsidRDefault="74CBC957">
            <w:pPr>
              <w:rPr>
                <w:rFonts w:ascii="Aptos" w:eastAsia="Aptos" w:hAnsi="Aptos" w:cs="Aptos"/>
                <w:color w:val="000000" w:themeColor="text1"/>
              </w:rPr>
            </w:pPr>
            <w:r w:rsidRPr="460843E4">
              <w:rPr>
                <w:rFonts w:ascii="Aptos" w:eastAsia="Aptos" w:hAnsi="Aptos" w:cs="Aptos"/>
                <w:color w:val="000000" w:themeColor="text1"/>
              </w:rPr>
              <w:t>Shared DNN [on Consumer network for internet access via the First Responder slice]</w:t>
            </w:r>
          </w:p>
        </w:tc>
      </w:tr>
      <w:tr w:rsidR="63D98AA9" w14:paraId="0994AA98" w14:textId="77777777" w:rsidTr="460843E4">
        <w:trPr>
          <w:trHeight w:val="105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AED"/>
            <w:tcMar>
              <w:top w:w="35" w:type="dxa"/>
              <w:left w:w="70" w:type="dxa"/>
              <w:bottom w:w="35" w:type="dxa"/>
              <w:right w:w="70" w:type="dxa"/>
            </w:tcMar>
          </w:tcPr>
          <w:p w14:paraId="10B717D3" w14:textId="10A46382" w:rsidR="63D98AA9" w:rsidRDefault="74CBC957">
            <w:pPr>
              <w:rPr>
                <w:rFonts w:ascii="Aptos" w:eastAsia="Aptos" w:hAnsi="Aptos" w:cs="Aptos"/>
                <w:color w:val="000000" w:themeColor="text1"/>
              </w:rPr>
            </w:pPr>
            <w:r w:rsidRPr="460843E4">
              <w:rPr>
                <w:rFonts w:ascii="Aptos" w:eastAsia="Aptos" w:hAnsi="Aptos" w:cs="Aptos"/>
                <w:color w:val="000000" w:themeColor="text1"/>
              </w:rPr>
              <w:t>Single slice use per UE (i.e. always on).  Access to the ‘default’ 5G SA connection not possible despite device – router or phone nor in any of the specific use-cases. If slice subscription is taken off, then ‘BAU’ access to normal 5G SA network will be possible.  If there is no 5G SA, then connection will fall back to 4G or 5G NSA. Need to be able to count this for reporting purposes</w:t>
            </w:r>
          </w:p>
        </w:tc>
      </w:tr>
      <w:tr w:rsidR="63D98AA9" w14:paraId="526A42FF" w14:textId="77777777" w:rsidTr="460843E4">
        <w:trPr>
          <w:trHeight w:val="144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35" w:type="dxa"/>
              <w:left w:w="70" w:type="dxa"/>
              <w:bottom w:w="35" w:type="dxa"/>
              <w:right w:w="70" w:type="dxa"/>
            </w:tcMar>
          </w:tcPr>
          <w:p w14:paraId="6A74F787" w14:textId="37D2C291" w:rsidR="63D98AA9" w:rsidRDefault="74CBC957">
            <w:pPr>
              <w:rPr>
                <w:rFonts w:ascii="Aptos" w:eastAsia="Aptos" w:hAnsi="Aptos" w:cs="Aptos"/>
                <w:color w:val="000000" w:themeColor="text1"/>
              </w:rPr>
            </w:pPr>
            <w:r w:rsidRPr="460843E4">
              <w:rPr>
                <w:rFonts w:ascii="Aptos" w:eastAsia="Aptos" w:hAnsi="Aptos" w:cs="Aptos"/>
                <w:color w:val="000000" w:themeColor="text1"/>
              </w:rPr>
              <w:lastRenderedPageBreak/>
              <w:t xml:space="preserve">Different devices to be supported for the first responder slice: </w:t>
            </w:r>
          </w:p>
          <w:p w14:paraId="4B0A4133" w14:textId="09F4183B" w:rsidR="63D98AA9" w:rsidRDefault="74CBC957">
            <w:pPr>
              <w:rPr>
                <w:rFonts w:ascii="Aptos" w:eastAsia="Aptos" w:hAnsi="Aptos" w:cs="Aptos"/>
                <w:color w:val="000000" w:themeColor="text1"/>
              </w:rPr>
            </w:pPr>
            <w:r w:rsidRPr="460843E4">
              <w:rPr>
                <w:rFonts w:ascii="Aptos" w:eastAsia="Aptos" w:hAnsi="Aptos" w:cs="Aptos"/>
                <w:color w:val="000000" w:themeColor="text1"/>
              </w:rPr>
              <w:t>1) Phone - at least 2 sessions using the slice - IMS/</w:t>
            </w:r>
            <w:proofErr w:type="spellStart"/>
            <w:r w:rsidRPr="460843E4">
              <w:rPr>
                <w:rFonts w:ascii="Aptos" w:eastAsia="Aptos" w:hAnsi="Aptos" w:cs="Aptos"/>
                <w:color w:val="000000" w:themeColor="text1"/>
              </w:rPr>
              <w:t>VoNR</w:t>
            </w:r>
            <w:proofErr w:type="spellEnd"/>
            <w:r w:rsidRPr="460843E4">
              <w:rPr>
                <w:rFonts w:ascii="Aptos" w:eastAsia="Aptos" w:hAnsi="Aptos" w:cs="Aptos"/>
                <w:color w:val="000000" w:themeColor="text1"/>
              </w:rPr>
              <w:t>, data (voicemail, MMS all currently go via DAB and still use the shared data DNN)</w:t>
            </w:r>
          </w:p>
          <w:p w14:paraId="637ACFEE" w14:textId="79239FB8" w:rsidR="63D98AA9" w:rsidRDefault="74CBC957">
            <w:pPr>
              <w:rPr>
                <w:rFonts w:ascii="Aptos" w:eastAsia="Aptos" w:hAnsi="Aptos" w:cs="Aptos"/>
                <w:color w:val="000000" w:themeColor="text1"/>
              </w:rPr>
            </w:pPr>
            <w:r w:rsidRPr="460843E4">
              <w:rPr>
                <w:rFonts w:ascii="Aptos" w:eastAsia="Aptos" w:hAnsi="Aptos" w:cs="Aptos"/>
                <w:color w:val="000000" w:themeColor="text1"/>
              </w:rPr>
              <w:t>2) Router - data session only (vehicles and pop-up event)</w:t>
            </w:r>
          </w:p>
          <w:p w14:paraId="3F9BBF97" w14:textId="3EFF3314" w:rsidR="63D98AA9" w:rsidRDefault="74CBC957">
            <w:pPr>
              <w:rPr>
                <w:rFonts w:ascii="Aptos" w:eastAsia="Aptos" w:hAnsi="Aptos" w:cs="Aptos"/>
                <w:color w:val="000000" w:themeColor="text1"/>
              </w:rPr>
            </w:pPr>
            <w:r w:rsidRPr="460843E4">
              <w:rPr>
                <w:rFonts w:ascii="Aptos" w:eastAsia="Aptos" w:hAnsi="Aptos" w:cs="Aptos"/>
                <w:color w:val="000000" w:themeColor="text1"/>
              </w:rPr>
              <w:t>3) Body camera - data session only [this is TBC and is not requested]</w:t>
            </w:r>
          </w:p>
          <w:p w14:paraId="0F243203" w14:textId="7D642067" w:rsidR="63D98AA9" w:rsidRDefault="74CBC957">
            <w:pPr>
              <w:rPr>
                <w:rFonts w:ascii="Aptos" w:eastAsia="Aptos" w:hAnsi="Aptos" w:cs="Aptos"/>
                <w:color w:val="000000" w:themeColor="text1"/>
              </w:rPr>
            </w:pPr>
            <w:r w:rsidRPr="460843E4">
              <w:rPr>
                <w:rFonts w:ascii="Aptos" w:eastAsia="Aptos" w:hAnsi="Aptos" w:cs="Aptos"/>
                <w:color w:val="000000" w:themeColor="text1"/>
              </w:rPr>
              <w:t xml:space="preserve">Be able to establish device type being used on the slices. Prioritisation between these device types within the slice is out of scope for now. </w:t>
            </w:r>
          </w:p>
        </w:tc>
      </w:tr>
      <w:tr w:rsidR="63D98AA9" w14:paraId="524A45F8" w14:textId="77777777" w:rsidTr="460843E4">
        <w:trPr>
          <w:trHeight w:val="48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AED"/>
            <w:tcMar>
              <w:top w:w="35" w:type="dxa"/>
              <w:left w:w="70" w:type="dxa"/>
              <w:bottom w:w="35" w:type="dxa"/>
              <w:right w:w="70" w:type="dxa"/>
            </w:tcMar>
          </w:tcPr>
          <w:p w14:paraId="4205F21E" w14:textId="280804C6" w:rsidR="63D98AA9" w:rsidRDefault="74CBC957">
            <w:pPr>
              <w:rPr>
                <w:rFonts w:ascii="Aptos" w:eastAsia="Aptos" w:hAnsi="Aptos" w:cs="Aptos"/>
                <w:color w:val="000000" w:themeColor="text1"/>
              </w:rPr>
            </w:pPr>
            <w:r w:rsidRPr="460843E4">
              <w:rPr>
                <w:rFonts w:ascii="Aptos" w:eastAsia="Aptos" w:hAnsi="Aptos" w:cs="Aptos"/>
                <w:color w:val="000000" w:themeColor="text1"/>
              </w:rPr>
              <w:t xml:space="preserve">Slicing to be used at all locations once subscribed, i.e. not limited to time or place (i.e. not tracking area) based. </w:t>
            </w:r>
          </w:p>
        </w:tc>
      </w:tr>
      <w:tr w:rsidR="63D98AA9" w14:paraId="1ED50A43" w14:textId="77777777" w:rsidTr="460843E4">
        <w:trPr>
          <w:trHeight w:val="675"/>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35" w:type="dxa"/>
              <w:left w:w="70" w:type="dxa"/>
              <w:bottom w:w="35" w:type="dxa"/>
              <w:right w:w="70" w:type="dxa"/>
            </w:tcMar>
          </w:tcPr>
          <w:p w14:paraId="1EAD94D1" w14:textId="11E1F3DB" w:rsidR="63D98AA9" w:rsidRDefault="5D393095">
            <w:r w:rsidRPr="460843E4">
              <w:rPr>
                <w:rFonts w:ascii="Aptos" w:eastAsia="Aptos" w:hAnsi="Aptos" w:cs="Aptos"/>
                <w:color w:val="000000" w:themeColor="text1"/>
              </w:rPr>
              <w:t xml:space="preserve">Premium rate per traffic unit charged for upload and download traffic plus </w:t>
            </w:r>
            <w:proofErr w:type="gramStart"/>
            <w:r w:rsidRPr="460843E4">
              <w:rPr>
                <w:rFonts w:ascii="Aptos" w:eastAsia="Aptos" w:hAnsi="Aptos" w:cs="Aptos"/>
                <w:color w:val="000000" w:themeColor="text1"/>
              </w:rPr>
              <w:t>a</w:t>
            </w:r>
            <w:proofErr w:type="gramEnd"/>
            <w:r w:rsidRPr="460843E4">
              <w:rPr>
                <w:rFonts w:ascii="Aptos" w:eastAsia="Aptos" w:hAnsi="Aptos" w:cs="Aptos"/>
                <w:color w:val="000000" w:themeColor="text1"/>
              </w:rPr>
              <w:t xml:space="preserve"> Access fee to access the slice. </w:t>
            </w:r>
          </w:p>
          <w:p w14:paraId="0A50CE2A" w14:textId="49BA996C" w:rsidR="63D98AA9" w:rsidRDefault="74CBC957">
            <w:pPr>
              <w:rPr>
                <w:rFonts w:ascii="Aptos" w:eastAsia="Aptos" w:hAnsi="Aptos" w:cs="Aptos"/>
                <w:color w:val="000000" w:themeColor="text1"/>
              </w:rPr>
            </w:pPr>
            <w:r w:rsidRPr="460843E4">
              <w:rPr>
                <w:rFonts w:ascii="Aptos" w:eastAsia="Aptos" w:hAnsi="Aptos" w:cs="Aptos"/>
                <w:color w:val="000000" w:themeColor="text1"/>
              </w:rPr>
              <w:t xml:space="preserve">Offline charging (use of CHF).  Charges based on different device types to be possible. </w:t>
            </w:r>
          </w:p>
        </w:tc>
      </w:tr>
      <w:tr w:rsidR="63D98AA9" w14:paraId="1099BEF8" w14:textId="77777777" w:rsidTr="460843E4">
        <w:trPr>
          <w:trHeight w:val="285"/>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AED"/>
            <w:tcMar>
              <w:top w:w="35" w:type="dxa"/>
              <w:left w:w="70" w:type="dxa"/>
              <w:bottom w:w="35" w:type="dxa"/>
              <w:right w:w="70" w:type="dxa"/>
            </w:tcMar>
          </w:tcPr>
          <w:p w14:paraId="617CCC73" w14:textId="2F54D6B0" w:rsidR="63D98AA9" w:rsidRDefault="74CBC957">
            <w:pPr>
              <w:rPr>
                <w:rFonts w:ascii="Aptos" w:eastAsia="Aptos" w:hAnsi="Aptos" w:cs="Aptos"/>
                <w:color w:val="000000" w:themeColor="text1"/>
              </w:rPr>
            </w:pPr>
            <w:r w:rsidRPr="460843E4">
              <w:rPr>
                <w:rFonts w:ascii="Aptos" w:eastAsia="Aptos" w:hAnsi="Aptos" w:cs="Aptos"/>
                <w:color w:val="000000" w:themeColor="text1"/>
              </w:rPr>
              <w:t>Slice usage reports front-end for self-serve of usage for slices (for VMO2 use)</w:t>
            </w:r>
          </w:p>
        </w:tc>
      </w:tr>
      <w:tr w:rsidR="63D98AA9" w14:paraId="78F1150D" w14:textId="77777777" w:rsidTr="460843E4">
        <w:trPr>
          <w:trHeight w:val="87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35" w:type="dxa"/>
              <w:left w:w="70" w:type="dxa"/>
              <w:bottom w:w="35" w:type="dxa"/>
              <w:right w:w="70" w:type="dxa"/>
            </w:tcMar>
          </w:tcPr>
          <w:p w14:paraId="1D3C298A" w14:textId="6665FBC9" w:rsidR="63D98AA9" w:rsidRDefault="74CBC957">
            <w:pPr>
              <w:rPr>
                <w:rFonts w:ascii="Aptos" w:eastAsia="Aptos" w:hAnsi="Aptos" w:cs="Aptos"/>
                <w:color w:val="000000" w:themeColor="text1"/>
              </w:rPr>
            </w:pPr>
            <w:r w:rsidRPr="460843E4">
              <w:rPr>
                <w:rFonts w:ascii="Aptos" w:eastAsia="Aptos" w:hAnsi="Aptos" w:cs="Aptos"/>
                <w:color w:val="000000" w:themeColor="text1"/>
              </w:rPr>
              <w:t xml:space="preserve">Need to be able to track/identify the type of device using the slice. TAC (type approval code) makes </w:t>
            </w:r>
            <w:proofErr w:type="spellStart"/>
            <w:proofErr w:type="gramStart"/>
            <w:r w:rsidRPr="460843E4">
              <w:rPr>
                <w:rFonts w:ascii="Aptos" w:eastAsia="Aptos" w:hAnsi="Aptos" w:cs="Aptos"/>
                <w:color w:val="000000" w:themeColor="text1"/>
              </w:rPr>
              <w:t>it's</w:t>
            </w:r>
            <w:proofErr w:type="spellEnd"/>
            <w:proofErr w:type="gramEnd"/>
            <w:r w:rsidRPr="460843E4">
              <w:rPr>
                <w:rFonts w:ascii="Aptos" w:eastAsia="Aptos" w:hAnsi="Aptos" w:cs="Aptos"/>
                <w:color w:val="000000" w:themeColor="text1"/>
              </w:rPr>
              <w:t xml:space="preserve"> way to the PCF. It's a constant update process. So maybe better for routers, body </w:t>
            </w:r>
            <w:proofErr w:type="gramStart"/>
            <w:r w:rsidRPr="460843E4">
              <w:rPr>
                <w:rFonts w:ascii="Aptos" w:eastAsia="Aptos" w:hAnsi="Aptos" w:cs="Aptos"/>
                <w:color w:val="000000" w:themeColor="text1"/>
              </w:rPr>
              <w:t>cams  -</w:t>
            </w:r>
            <w:proofErr w:type="gramEnd"/>
            <w:r w:rsidRPr="460843E4">
              <w:rPr>
                <w:rFonts w:ascii="Aptos" w:eastAsia="Aptos" w:hAnsi="Aptos" w:cs="Aptos"/>
                <w:color w:val="000000" w:themeColor="text1"/>
              </w:rPr>
              <w:t xml:space="preserve"> niche hardware. This process is not ideal nor needed for phones. </w:t>
            </w:r>
          </w:p>
        </w:tc>
      </w:tr>
      <w:tr w:rsidR="63D98AA9" w14:paraId="3DAEA30A" w14:textId="77777777" w:rsidTr="460843E4">
        <w:trPr>
          <w:trHeight w:val="48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35" w:type="dxa"/>
              <w:left w:w="70" w:type="dxa"/>
              <w:bottom w:w="35" w:type="dxa"/>
              <w:right w:w="70" w:type="dxa"/>
            </w:tcMar>
          </w:tcPr>
          <w:p w14:paraId="3A1613A9" w14:textId="3AEE6C8C" w:rsidR="63D98AA9" w:rsidRDefault="74CBC957">
            <w:pPr>
              <w:rPr>
                <w:rFonts w:ascii="Aptos" w:eastAsia="Aptos" w:hAnsi="Aptos" w:cs="Aptos"/>
                <w:color w:val="000000" w:themeColor="text1"/>
              </w:rPr>
            </w:pPr>
            <w:r w:rsidRPr="460843E4">
              <w:rPr>
                <w:rFonts w:ascii="Aptos" w:eastAsia="Aptos" w:hAnsi="Aptos" w:cs="Aptos"/>
                <w:color w:val="000000" w:themeColor="text1"/>
              </w:rPr>
              <w:t xml:space="preserve">Slice performance/usage reports (not per app but and slice users/device) needed. No SLAs defined at this stage for customer reporting. </w:t>
            </w:r>
          </w:p>
        </w:tc>
      </w:tr>
      <w:tr w:rsidR="63D98AA9" w14:paraId="54F4685A" w14:textId="77777777" w:rsidTr="460843E4">
        <w:trPr>
          <w:trHeight w:val="285"/>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AED"/>
            <w:tcMar>
              <w:top w:w="35" w:type="dxa"/>
              <w:left w:w="70" w:type="dxa"/>
              <w:bottom w:w="35" w:type="dxa"/>
              <w:right w:w="70" w:type="dxa"/>
            </w:tcMar>
          </w:tcPr>
          <w:p w14:paraId="721C598D" w14:textId="2DD9EB31" w:rsidR="63D98AA9" w:rsidRDefault="74CBC957">
            <w:pPr>
              <w:rPr>
                <w:rFonts w:ascii="Aptos" w:eastAsia="Aptos" w:hAnsi="Aptos" w:cs="Aptos"/>
                <w:color w:val="000000" w:themeColor="text1"/>
                <w:lang w:val="en-US"/>
              </w:rPr>
            </w:pPr>
            <w:r w:rsidRPr="460843E4">
              <w:rPr>
                <w:rFonts w:ascii="Aptos" w:eastAsia="Aptos" w:hAnsi="Aptos" w:cs="Aptos"/>
                <w:color w:val="000000" w:themeColor="text1"/>
                <w:lang w:val="en-US"/>
              </w:rPr>
              <w:t xml:space="preserve">Impacts </w:t>
            </w:r>
            <w:proofErr w:type="gramStart"/>
            <w:r w:rsidRPr="460843E4">
              <w:rPr>
                <w:rFonts w:ascii="Aptos" w:eastAsia="Aptos" w:hAnsi="Aptos" w:cs="Aptos"/>
                <w:color w:val="000000" w:themeColor="text1"/>
                <w:lang w:val="en-US"/>
              </w:rPr>
              <w:t>to</w:t>
            </w:r>
            <w:proofErr w:type="gramEnd"/>
            <w:r w:rsidRPr="460843E4">
              <w:rPr>
                <w:rFonts w:ascii="Aptos" w:eastAsia="Aptos" w:hAnsi="Aptos" w:cs="Aptos"/>
                <w:color w:val="000000" w:themeColor="text1"/>
                <w:lang w:val="en-US"/>
              </w:rPr>
              <w:t xml:space="preserve"> non-slice and 4G/consumers established</w:t>
            </w:r>
          </w:p>
        </w:tc>
      </w:tr>
      <w:tr w:rsidR="63D98AA9" w14:paraId="3F0FA850" w14:textId="77777777" w:rsidTr="460843E4">
        <w:trPr>
          <w:trHeight w:val="675"/>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35" w:type="dxa"/>
              <w:left w:w="70" w:type="dxa"/>
              <w:bottom w:w="35" w:type="dxa"/>
              <w:right w:w="70" w:type="dxa"/>
            </w:tcMar>
          </w:tcPr>
          <w:p w14:paraId="69E53F17" w14:textId="08022758" w:rsidR="63D98AA9" w:rsidRDefault="74CBC957">
            <w:pPr>
              <w:rPr>
                <w:rFonts w:ascii="Aptos" w:eastAsia="Aptos" w:hAnsi="Aptos" w:cs="Aptos"/>
                <w:color w:val="000000" w:themeColor="text1"/>
                <w:lang w:val="en-US"/>
              </w:rPr>
            </w:pPr>
            <w:r w:rsidRPr="460843E4">
              <w:rPr>
                <w:rFonts w:ascii="Aptos" w:eastAsia="Aptos" w:hAnsi="Aptos" w:cs="Aptos"/>
                <w:color w:val="000000" w:themeColor="text1"/>
                <w:lang w:val="en-US"/>
              </w:rPr>
              <w:t xml:space="preserve">New customers only (will need to be on ABS and </w:t>
            </w:r>
            <w:proofErr w:type="spellStart"/>
            <w:r w:rsidRPr="460843E4">
              <w:rPr>
                <w:rFonts w:ascii="Aptos" w:eastAsia="Aptos" w:hAnsi="Aptos" w:cs="Aptos"/>
                <w:color w:val="000000" w:themeColor="text1"/>
                <w:lang w:val="en-US"/>
              </w:rPr>
              <w:t>Geocom</w:t>
            </w:r>
            <w:proofErr w:type="spellEnd"/>
            <w:r w:rsidRPr="460843E4">
              <w:rPr>
                <w:rFonts w:ascii="Aptos" w:eastAsia="Aptos" w:hAnsi="Aptos" w:cs="Aptos"/>
                <w:color w:val="000000" w:themeColor="text1"/>
                <w:lang w:val="en-US"/>
              </w:rPr>
              <w:t>). Existing customers will not be able to have slicing. Provisioned users on Ericsson HLR may not get migrated</w:t>
            </w:r>
          </w:p>
        </w:tc>
      </w:tr>
      <w:tr w:rsidR="63D98AA9" w14:paraId="0D49C1B6" w14:textId="77777777" w:rsidTr="460843E4">
        <w:trPr>
          <w:trHeight w:val="87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AED"/>
            <w:tcMar>
              <w:top w:w="35" w:type="dxa"/>
              <w:left w:w="70" w:type="dxa"/>
              <w:bottom w:w="35" w:type="dxa"/>
              <w:right w:w="70" w:type="dxa"/>
            </w:tcMar>
          </w:tcPr>
          <w:p w14:paraId="10C219A5" w14:textId="394E0D31" w:rsidR="63D98AA9" w:rsidRDefault="74CBC957">
            <w:pPr>
              <w:rPr>
                <w:rFonts w:ascii="Aptos" w:eastAsia="Aptos" w:hAnsi="Aptos" w:cs="Aptos"/>
                <w:color w:val="000000" w:themeColor="text1"/>
                <w:lang w:val="en-US"/>
              </w:rPr>
            </w:pPr>
            <w:r w:rsidRPr="460843E4">
              <w:rPr>
                <w:rFonts w:ascii="Aptos" w:eastAsia="Aptos" w:hAnsi="Aptos" w:cs="Aptos"/>
                <w:color w:val="000000" w:themeColor="text1"/>
                <w:lang w:val="en-US"/>
              </w:rPr>
              <w:t>Bolt-On removed after account has breached X slice usage or increased rate per GB as per definition of contract. Configuration of a data cap.</w:t>
            </w:r>
          </w:p>
          <w:p w14:paraId="18738D11" w14:textId="1D15930A" w:rsidR="63D98AA9" w:rsidRDefault="74CBC957">
            <w:pPr>
              <w:rPr>
                <w:rFonts w:ascii="Aptos" w:eastAsia="Aptos" w:hAnsi="Aptos" w:cs="Aptos"/>
                <w:color w:val="000000" w:themeColor="text1"/>
                <w:lang w:val="en-US"/>
              </w:rPr>
            </w:pPr>
            <w:r w:rsidRPr="460843E4">
              <w:rPr>
                <w:rFonts w:ascii="Aptos" w:eastAsia="Aptos" w:hAnsi="Aptos" w:cs="Aptos"/>
                <w:color w:val="000000" w:themeColor="text1"/>
                <w:lang w:val="en-US"/>
              </w:rPr>
              <w:t xml:space="preserve"> </w:t>
            </w:r>
          </w:p>
          <w:p w14:paraId="305AB348" w14:textId="1BF8026E" w:rsidR="63D98AA9" w:rsidRDefault="74CBC957">
            <w:pPr>
              <w:rPr>
                <w:rFonts w:ascii="Aptos" w:eastAsia="Aptos" w:hAnsi="Aptos" w:cs="Aptos"/>
                <w:color w:val="000000" w:themeColor="text1"/>
                <w:lang w:val="en-US"/>
              </w:rPr>
            </w:pPr>
            <w:r w:rsidRPr="460843E4">
              <w:rPr>
                <w:rFonts w:ascii="Aptos" w:eastAsia="Aptos" w:hAnsi="Aptos" w:cs="Aptos"/>
                <w:color w:val="000000" w:themeColor="text1"/>
                <w:lang w:val="en-US"/>
              </w:rPr>
              <w:t xml:space="preserve">VMO2 requirement - slice downlink/uplink rate setting should be possible, </w:t>
            </w:r>
          </w:p>
        </w:tc>
      </w:tr>
      <w:tr w:rsidR="63D98AA9" w14:paraId="369A66EF" w14:textId="77777777" w:rsidTr="460843E4">
        <w:trPr>
          <w:trHeight w:val="480"/>
        </w:trPr>
        <w:tc>
          <w:tcPr>
            <w:tcW w:w="80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D2D8"/>
            <w:tcMar>
              <w:top w:w="35" w:type="dxa"/>
              <w:left w:w="70" w:type="dxa"/>
              <w:bottom w:w="35" w:type="dxa"/>
              <w:right w:w="70" w:type="dxa"/>
            </w:tcMar>
          </w:tcPr>
          <w:p w14:paraId="2C53BE2D" w14:textId="0CA8CA41" w:rsidR="63D98AA9" w:rsidRDefault="74CBC957">
            <w:pPr>
              <w:rPr>
                <w:rFonts w:ascii="Aptos" w:eastAsia="Aptos" w:hAnsi="Aptos" w:cs="Aptos"/>
                <w:color w:val="000000" w:themeColor="text1"/>
                <w:lang w:val="en-US"/>
              </w:rPr>
            </w:pPr>
            <w:r w:rsidRPr="460843E4">
              <w:rPr>
                <w:rFonts w:ascii="Aptos" w:eastAsia="Aptos" w:hAnsi="Aptos" w:cs="Aptos"/>
                <w:color w:val="000000" w:themeColor="text1"/>
                <w:lang w:val="en-US"/>
              </w:rPr>
              <w:t xml:space="preserve">Manual reporting (possible dashboard). VMO2’s impact on 4G and non-slice customers </w:t>
            </w:r>
            <w:proofErr w:type="gramStart"/>
            <w:r w:rsidRPr="460843E4">
              <w:rPr>
                <w:rFonts w:ascii="Aptos" w:eastAsia="Aptos" w:hAnsi="Aptos" w:cs="Aptos"/>
                <w:color w:val="000000" w:themeColor="text1"/>
                <w:lang w:val="en-US"/>
              </w:rPr>
              <w:t>not</w:t>
            </w:r>
            <w:proofErr w:type="gramEnd"/>
            <w:r w:rsidRPr="460843E4">
              <w:rPr>
                <w:rFonts w:ascii="Aptos" w:eastAsia="Aptos" w:hAnsi="Aptos" w:cs="Aptos"/>
                <w:color w:val="000000" w:themeColor="text1"/>
                <w:lang w:val="en-US"/>
              </w:rPr>
              <w:t xml:space="preserve"> possible.</w:t>
            </w:r>
          </w:p>
        </w:tc>
      </w:tr>
    </w:tbl>
    <w:p w14:paraId="5B9532DE" w14:textId="2259ED23" w:rsidR="63D98AA9" w:rsidRDefault="63D98AA9"/>
    <w:p w14:paraId="4423B513" w14:textId="1344D984" w:rsidR="00724689" w:rsidRPr="004C5E44" w:rsidRDefault="00724689" w:rsidP="00A002E7">
      <w:r>
        <w:t xml:space="preserve">From a network perspective this file articulates what can be provided and how slicing will work </w:t>
      </w:r>
      <w:r w:rsidR="002B255A">
        <w:t xml:space="preserve">from VMO2. </w:t>
      </w:r>
    </w:p>
    <w:p w14:paraId="2A297A38" w14:textId="77777777" w:rsidR="00857C23" w:rsidRDefault="00857C23" w:rsidP="00857C23"/>
    <w:p w14:paraId="57CA9672" w14:textId="7FDCCD1B" w:rsidR="00857C23" w:rsidRDefault="00857C23" w:rsidP="00857C23"/>
    <w:p w14:paraId="6561FAB7" w14:textId="77777777" w:rsidR="003A5603" w:rsidRDefault="003A5603" w:rsidP="00857C23">
      <w:pPr>
        <w:rPr>
          <w:del w:id="1" w:author="Gemma Bacon" w:date="2026-06-30T10:45:00Z" w16du:dateUtc="2026-06-30T10:45:13Z"/>
        </w:rPr>
      </w:pPr>
    </w:p>
    <w:p w14:paraId="6A6C9EA3" w14:textId="40C1BADF" w:rsidR="003A5603" w:rsidRDefault="005C794D" w:rsidP="00857C23">
      <w:r>
        <w:t xml:space="preserve">The </w:t>
      </w:r>
      <w:r w:rsidR="003A5603">
        <w:t xml:space="preserve">Product will evolve over time through capability as VMO2 test and learn from the process </w:t>
      </w:r>
    </w:p>
    <w:p w14:paraId="1811AB05" w14:textId="77777777" w:rsidR="0098799A" w:rsidRDefault="0098799A" w:rsidP="00857C23">
      <w:pPr>
        <w:rPr>
          <w:del w:id="2" w:author="Gemma Bacon" w:date="2026-06-30T10:45:00Z" w16du:dateUtc="2026-06-30T10:45:14Z"/>
        </w:rPr>
      </w:pPr>
    </w:p>
    <w:p w14:paraId="7111AA3B" w14:textId="77777777" w:rsidR="005C794D" w:rsidRDefault="005C794D" w:rsidP="00857C23"/>
    <w:p w14:paraId="1B1704B8" w14:textId="6E44D63F" w:rsidR="00001485" w:rsidRDefault="00BB76C9" w:rsidP="00857C23">
      <w:r>
        <w:t xml:space="preserve">Current </w:t>
      </w:r>
      <w:r w:rsidR="2BB8C34A">
        <w:t xml:space="preserve">architectural </w:t>
      </w:r>
      <w:r>
        <w:t xml:space="preserve">understanding is: </w:t>
      </w:r>
    </w:p>
    <w:p w14:paraId="0192EA0B" w14:textId="256AFC44" w:rsidR="00BB76C9" w:rsidRDefault="00BB76C9" w:rsidP="00857C23">
      <w:r>
        <w:t xml:space="preserve">Daisy Central &gt; ABS (DISE legacy) </w:t>
      </w:r>
      <w:r w:rsidR="008B18D6">
        <w:t xml:space="preserve">&gt; </w:t>
      </w:r>
      <w:proofErr w:type="spellStart"/>
      <w:r w:rsidR="008B18D6">
        <w:t>Netcracker</w:t>
      </w:r>
      <w:proofErr w:type="spellEnd"/>
      <w:r w:rsidR="008B18D6">
        <w:t xml:space="preserve"> 360 &gt; feeds 5GSA and Nokia UDB </w:t>
      </w:r>
    </w:p>
    <w:p w14:paraId="1B1A39CB" w14:textId="77777777" w:rsidR="003F4CE0" w:rsidRDefault="003F4CE0" w:rsidP="00857C23"/>
    <w:p w14:paraId="568DED1E" w14:textId="2F9892E0" w:rsidR="003F4CE0" w:rsidRDefault="003A1E7E" w:rsidP="00857C23">
      <w:r>
        <w:lastRenderedPageBreak/>
        <w:t xml:space="preserve">Need a view of if we avoid ABS and go from Daisy central to </w:t>
      </w:r>
      <w:proofErr w:type="spellStart"/>
      <w:r>
        <w:t>Netcracker</w:t>
      </w:r>
      <w:proofErr w:type="spellEnd"/>
      <w:r>
        <w:t xml:space="preserve"> </w:t>
      </w:r>
      <w:proofErr w:type="gramStart"/>
      <w:r>
        <w:t>360</w:t>
      </w:r>
      <w:r w:rsidR="2AF209F4">
        <w:t xml:space="preserve"> </w:t>
      </w:r>
      <w:ins w:id="3" w:author="Gemma Bacon" w:date="2026-07-02T17:33:00Z" w16du:dateUtc="2026-07-02T17:33:10Z">
        <w:r w:rsidR="37298161">
          <w:t>.</w:t>
        </w:r>
        <w:proofErr w:type="gramEnd"/>
        <w:r w:rsidR="37298161">
          <w:t xml:space="preserve"> </w:t>
        </w:r>
      </w:ins>
      <w:r w:rsidR="2AF209F4">
        <w:t xml:space="preserve">Ask </w:t>
      </w:r>
      <w:r w:rsidR="2AF209F4" w:rsidRPr="343569F6">
        <w:rPr>
          <w:rFonts w:ascii="Aptos" w:eastAsia="Aptos" w:hAnsi="Aptos" w:cs="Aptos"/>
        </w:rPr>
        <w:t>is to consider IF it must go through ABS, or could some interactions be direct with NC360?</w:t>
      </w:r>
    </w:p>
    <w:p w14:paraId="7A8CCC57" w14:textId="37B1F576" w:rsidR="003F4CE0" w:rsidRDefault="0012645B" w:rsidP="343569F6">
      <w:r>
        <w:t xml:space="preserve">Reason – ABS adds complexity to a solution </w:t>
      </w:r>
      <w:r w:rsidR="00723A9A">
        <w:t xml:space="preserve">and will be additional thing to migrate </w:t>
      </w:r>
      <w:proofErr w:type="gramStart"/>
      <w:r w:rsidR="00723A9A">
        <w:t>at a later date</w:t>
      </w:r>
      <w:proofErr w:type="gramEnd"/>
      <w:r w:rsidR="2CF9688D">
        <w:t xml:space="preserve">. </w:t>
      </w:r>
    </w:p>
    <w:p w14:paraId="6BCFEBB5" w14:textId="6BEB8D80" w:rsidR="00DF4A95" w:rsidRDefault="00DF4A95" w:rsidP="00857C23">
      <w:r>
        <w:t xml:space="preserve">Calls with Athar and Tony suggested we have 3 options: </w:t>
      </w:r>
    </w:p>
    <w:p w14:paraId="106CD086" w14:textId="4049897D" w:rsidR="00DF4A95" w:rsidRDefault="009B413D">
      <w:pPr>
        <w:pStyle w:val="ListParagraph"/>
        <w:numPr>
          <w:ilvl w:val="0"/>
          <w:numId w:val="7"/>
        </w:numPr>
      </w:pPr>
      <w:r>
        <w:t xml:space="preserve">Daisy central to </w:t>
      </w:r>
      <w:r w:rsidR="00DF4A95">
        <w:t xml:space="preserve">ABS to NC360 </w:t>
      </w:r>
      <w:r w:rsidR="00070771">
        <w:t>provides</w:t>
      </w:r>
      <w:r w:rsidR="00DF4A95">
        <w:t xml:space="preserve"> the </w:t>
      </w:r>
      <w:r w:rsidR="00FE66A6">
        <w:t xml:space="preserve">quickest and easiest option for 5GSA but will be </w:t>
      </w:r>
      <w:r w:rsidR="00070771">
        <w:t>complex</w:t>
      </w:r>
      <w:r w:rsidR="00FE66A6">
        <w:t xml:space="preserve"> to migrate later </w:t>
      </w:r>
    </w:p>
    <w:p w14:paraId="7A6BFB99" w14:textId="2A549536" w:rsidR="00FE66A6" w:rsidRDefault="00FE66A6">
      <w:pPr>
        <w:pStyle w:val="ListParagraph"/>
        <w:numPr>
          <w:ilvl w:val="0"/>
          <w:numId w:val="7"/>
        </w:numPr>
      </w:pPr>
      <w:r>
        <w:t xml:space="preserve">Dual running approach on both stacks which will be costly </w:t>
      </w:r>
    </w:p>
    <w:p w14:paraId="2249C702" w14:textId="3C31AC88" w:rsidR="009B413D" w:rsidRDefault="009B413D">
      <w:pPr>
        <w:pStyle w:val="ListParagraph"/>
        <w:numPr>
          <w:ilvl w:val="1"/>
          <w:numId w:val="7"/>
        </w:numPr>
      </w:pPr>
      <w:r>
        <w:t xml:space="preserve">API exposure (to be delivered) to bypass ABS go straight Daisy Central to NC360 </w:t>
      </w:r>
    </w:p>
    <w:p w14:paraId="61A5C0D4" w14:textId="5E15AEFD" w:rsidR="00FE66A6" w:rsidRDefault="0032477F">
      <w:pPr>
        <w:pStyle w:val="ListParagraph"/>
        <w:numPr>
          <w:ilvl w:val="0"/>
          <w:numId w:val="7"/>
        </w:numPr>
      </w:pPr>
      <w:r>
        <w:t xml:space="preserve">Go straight to NC360 which is slower/costlier but strategic </w:t>
      </w:r>
    </w:p>
    <w:p w14:paraId="66684A90" w14:textId="77777777" w:rsidR="004C5E44" w:rsidRDefault="004C5E44" w:rsidP="00857C23"/>
    <w:p w14:paraId="3D0732DF" w14:textId="4EB6A40A" w:rsidR="0032477F" w:rsidRDefault="0032477F" w:rsidP="00857C23">
      <w:r>
        <w:t xml:space="preserve">Each option </w:t>
      </w:r>
      <w:r w:rsidR="22AC0003">
        <w:t xml:space="preserve">to be considered in the </w:t>
      </w:r>
      <w:proofErr w:type="gramStart"/>
      <w:r w:rsidR="003F6F91">
        <w:t>I</w:t>
      </w:r>
      <w:r w:rsidR="208E9B5E">
        <w:t>!</w:t>
      </w:r>
      <w:r w:rsidR="003F6F91">
        <w:t>A</w:t>
      </w:r>
      <w:proofErr w:type="gramEnd"/>
      <w:r w:rsidR="003F6F91">
        <w:t xml:space="preserve">, costs and timelines. </w:t>
      </w:r>
    </w:p>
    <w:p w14:paraId="3F392AB4" w14:textId="77777777" w:rsidR="00D443BF" w:rsidRDefault="00D443BF" w:rsidP="00857C23"/>
    <w:p w14:paraId="1FD408CB" w14:textId="61934099" w:rsidR="00EC6E6B" w:rsidRDefault="00EC6E6B" w:rsidP="00857C23">
      <w:r>
        <w:t xml:space="preserve">National slice </w:t>
      </w:r>
      <w:r w:rsidR="00E20888">
        <w:t>– parameters of slice in the technical specification file above</w:t>
      </w:r>
    </w:p>
    <w:p w14:paraId="45D77496" w14:textId="77777777" w:rsidR="002F7991" w:rsidRDefault="002F7991" w:rsidP="00857C23"/>
    <w:p w14:paraId="174E711E" w14:textId="77777777" w:rsidR="002F73EA" w:rsidRPr="002F73EA" w:rsidRDefault="002F73EA">
      <w:pPr>
        <w:numPr>
          <w:ilvl w:val="0"/>
          <w:numId w:val="10"/>
        </w:numPr>
      </w:pPr>
      <w:r w:rsidRPr="002F73EA">
        <w:t xml:space="preserve">Slicing is: </w:t>
      </w:r>
    </w:p>
    <w:p w14:paraId="37565135" w14:textId="0278D4B2" w:rsidR="002F73EA" w:rsidRDefault="002F73EA">
      <w:pPr>
        <w:numPr>
          <w:ilvl w:val="1"/>
          <w:numId w:val="10"/>
        </w:numPr>
      </w:pPr>
      <w:r w:rsidRPr="002F73EA">
        <w:t>SIM-based</w:t>
      </w:r>
      <w:r w:rsidR="00E9125D">
        <w:t xml:space="preserve"> always on </w:t>
      </w:r>
      <w:r w:rsidR="00526385">
        <w:t xml:space="preserve">the </w:t>
      </w:r>
      <w:r w:rsidR="00F43F15">
        <w:t xml:space="preserve">slice </w:t>
      </w:r>
    </w:p>
    <w:p w14:paraId="63EF93BD" w14:textId="73494AA0" w:rsidR="00B22DC3" w:rsidRPr="002F73EA" w:rsidRDefault="00B22DC3">
      <w:pPr>
        <w:numPr>
          <w:ilvl w:val="1"/>
          <w:numId w:val="10"/>
        </w:numPr>
      </w:pPr>
      <w:r>
        <w:t xml:space="preserve">Phase 1 will not allow toggle between public network and slice unless we get URSP </w:t>
      </w:r>
    </w:p>
    <w:p w14:paraId="057638C5" w14:textId="77777777" w:rsidR="002F73EA" w:rsidRPr="002F73EA" w:rsidRDefault="002F73EA">
      <w:pPr>
        <w:numPr>
          <w:ilvl w:val="1"/>
          <w:numId w:val="10"/>
        </w:numPr>
      </w:pPr>
      <w:r w:rsidRPr="002F73EA">
        <w:t xml:space="preserve">Delivered as a </w:t>
      </w:r>
      <w:r w:rsidRPr="002F73EA">
        <w:rPr>
          <w:b/>
          <w:bCs/>
        </w:rPr>
        <w:t>bolt-on product</w:t>
      </w:r>
    </w:p>
    <w:p w14:paraId="236CA13B" w14:textId="77777777" w:rsidR="002F73EA" w:rsidRPr="00534468" w:rsidRDefault="002F73EA">
      <w:pPr>
        <w:numPr>
          <w:ilvl w:val="1"/>
          <w:numId w:val="10"/>
        </w:numPr>
      </w:pPr>
      <w:r w:rsidRPr="002F73EA">
        <w:t xml:space="preserve">Dependent on </w:t>
      </w:r>
      <w:r w:rsidRPr="002F73EA">
        <w:rPr>
          <w:b/>
          <w:bCs/>
        </w:rPr>
        <w:t>5GSA-enabled SIMs (Release 15)</w:t>
      </w:r>
    </w:p>
    <w:p w14:paraId="7989385B" w14:textId="5B77FB1C" w:rsidR="004E0698" w:rsidRPr="001541F0" w:rsidRDefault="00893FAE">
      <w:pPr>
        <w:numPr>
          <w:ilvl w:val="1"/>
          <w:numId w:val="10"/>
        </w:numPr>
      </w:pPr>
      <w:r>
        <w:t>Provisio</w:t>
      </w:r>
      <w:r w:rsidR="00DB7834">
        <w:t xml:space="preserve">ning on Nokia stack only </w:t>
      </w:r>
    </w:p>
    <w:p w14:paraId="4B408F0A" w14:textId="536EC916" w:rsidR="00E20888" w:rsidRPr="005C4B59" w:rsidRDefault="00E20888" w:rsidP="343569F6">
      <w:pPr>
        <w:numPr>
          <w:ilvl w:val="0"/>
          <w:numId w:val="10"/>
        </w:numPr>
        <w:ind w:left="0" w:firstLine="0"/>
      </w:pPr>
    </w:p>
    <w:p w14:paraId="20A87988" w14:textId="29A25E9A" w:rsidR="00E20888" w:rsidRDefault="00E20888" w:rsidP="00E20888">
      <w:r w:rsidRPr="00E20888">
        <w:t> </w:t>
      </w:r>
      <w:r w:rsidR="00E9139B">
        <w:t xml:space="preserve">What slicing is NOT. </w:t>
      </w:r>
    </w:p>
    <w:p w14:paraId="1E0DBA21" w14:textId="77777777" w:rsidR="00E9139B" w:rsidRDefault="00E9139B">
      <w:pPr>
        <w:pStyle w:val="ListParagraph"/>
        <w:numPr>
          <w:ilvl w:val="0"/>
          <w:numId w:val="8"/>
        </w:numPr>
      </w:pPr>
      <w:r w:rsidRPr="00E9139B">
        <w:t xml:space="preserve">Guaranteed performance </w:t>
      </w:r>
    </w:p>
    <w:p w14:paraId="6BD5E652" w14:textId="77777777" w:rsidR="00E9139B" w:rsidRDefault="00E9139B">
      <w:pPr>
        <w:pStyle w:val="ListParagraph"/>
        <w:numPr>
          <w:ilvl w:val="0"/>
          <w:numId w:val="8"/>
        </w:numPr>
      </w:pPr>
      <w:r w:rsidRPr="00E9139B">
        <w:t xml:space="preserve">Will not protect against cell site failures (e.g. extreme signalling usage scenarios) </w:t>
      </w:r>
    </w:p>
    <w:p w14:paraId="0ED272A7" w14:textId="77777777" w:rsidR="00E9139B" w:rsidRDefault="00E9139B">
      <w:pPr>
        <w:pStyle w:val="ListParagraph"/>
        <w:numPr>
          <w:ilvl w:val="0"/>
          <w:numId w:val="8"/>
        </w:numPr>
      </w:pPr>
      <w:r w:rsidRPr="00E9139B">
        <w:t xml:space="preserve">Voice calls are always prioritised </w:t>
      </w:r>
    </w:p>
    <w:p w14:paraId="42C123B2" w14:textId="739103DC" w:rsidR="00E9139B" w:rsidRDefault="00E9139B">
      <w:pPr>
        <w:pStyle w:val="ListParagraph"/>
        <w:numPr>
          <w:ilvl w:val="0"/>
          <w:numId w:val="8"/>
        </w:numPr>
      </w:pPr>
      <w:r w:rsidRPr="00E9139B">
        <w:t xml:space="preserve">Slice traffic will not </w:t>
      </w:r>
      <w:r w:rsidR="00F75183">
        <w:t xml:space="preserve">be </w:t>
      </w:r>
      <w:r w:rsidRPr="00E9139B">
        <w:t xml:space="preserve">prioritised over emergency calls </w:t>
      </w:r>
    </w:p>
    <w:p w14:paraId="05B1139F" w14:textId="6BCA1629" w:rsidR="00E9139B" w:rsidRDefault="00E9139B">
      <w:pPr>
        <w:pStyle w:val="ListParagraph"/>
        <w:numPr>
          <w:ilvl w:val="0"/>
          <w:numId w:val="8"/>
        </w:numPr>
      </w:pPr>
      <w:r w:rsidRPr="00E9139B">
        <w:t>Currently prioritisation on anything beyond the macro radio network (i.e. DAS, small cells and microcells are out-of-scope at this stage)</w:t>
      </w:r>
    </w:p>
    <w:p w14:paraId="6E74CBC6" w14:textId="7C408CE3" w:rsidR="003678DD" w:rsidRDefault="003678DD">
      <w:pPr>
        <w:pStyle w:val="ListParagraph"/>
        <w:numPr>
          <w:ilvl w:val="0"/>
          <w:numId w:val="8"/>
        </w:numPr>
      </w:pPr>
      <w:r>
        <w:t xml:space="preserve">Assumes VMO2 will not provide devices for Slicing </w:t>
      </w:r>
    </w:p>
    <w:p w14:paraId="54B947A7" w14:textId="77777777" w:rsidR="00AE5D2A" w:rsidRDefault="00AE5D2A" w:rsidP="343569F6">
      <w:pPr>
        <w:pStyle w:val="ListParagraph"/>
      </w:pPr>
    </w:p>
    <w:p w14:paraId="753FBF7F" w14:textId="77777777" w:rsidR="00E9139B" w:rsidRPr="00E20888" w:rsidRDefault="00E9139B" w:rsidP="00E20888"/>
    <w:p w14:paraId="44C2AF7C" w14:textId="1570E909" w:rsidR="00824384" w:rsidRPr="00972E30" w:rsidRDefault="00824384" w:rsidP="00824384">
      <w:pPr>
        <w:ind w:left="432"/>
        <w:rPr>
          <w:rFonts w:ascii="Arial" w:hAnsi="Arial" w:cs="Arial"/>
          <w:b/>
          <w:bCs/>
        </w:rPr>
      </w:pPr>
      <w:proofErr w:type="gramStart"/>
      <w:r w:rsidRPr="00972E30">
        <w:rPr>
          <w:rFonts w:ascii="Arial" w:hAnsi="Arial" w:cs="Arial"/>
          <w:b/>
          <w:bCs/>
        </w:rPr>
        <w:t>1.</w:t>
      </w:r>
      <w:r>
        <w:rPr>
          <w:rFonts w:ascii="Arial" w:hAnsi="Arial" w:cs="Arial"/>
          <w:b/>
          <w:bCs/>
        </w:rPr>
        <w:t>4</w:t>
      </w:r>
      <w:r w:rsidRPr="00972E30">
        <w:rPr>
          <w:rFonts w:ascii="Arial" w:hAnsi="Arial" w:cs="Arial"/>
          <w:b/>
          <w:bCs/>
        </w:rPr>
        <w:t xml:space="preserve">  </w:t>
      </w:r>
      <w:r w:rsidR="00B03E52">
        <w:rPr>
          <w:rFonts w:ascii="Arial" w:hAnsi="Arial" w:cs="Arial"/>
          <w:b/>
          <w:bCs/>
        </w:rPr>
        <w:t>Business</w:t>
      </w:r>
      <w:proofErr w:type="gramEnd"/>
      <w:r w:rsidR="00B03E52">
        <w:rPr>
          <w:rFonts w:ascii="Arial" w:hAnsi="Arial" w:cs="Arial"/>
          <w:b/>
          <w:bCs/>
        </w:rPr>
        <w:t xml:space="preserve"> Outcomes</w:t>
      </w:r>
      <w:r w:rsidRPr="00972E30">
        <w:rPr>
          <w:rFonts w:ascii="Arial" w:hAnsi="Arial" w:cs="Arial"/>
          <w:b/>
          <w:bCs/>
        </w:rPr>
        <w:t xml:space="preserve"> </w:t>
      </w:r>
      <w:r w:rsidR="000E67F7">
        <w:rPr>
          <w:rFonts w:ascii="Arial" w:hAnsi="Arial" w:cs="Arial"/>
          <w:b/>
          <w:bCs/>
        </w:rPr>
        <w:t xml:space="preserve">– </w:t>
      </w:r>
      <w:r w:rsidR="00A54957" w:rsidRPr="00972E30">
        <w:rPr>
          <w:i/>
          <w:iCs/>
          <w:color w:val="0070C0"/>
        </w:rPr>
        <w:t>(Required)</w:t>
      </w:r>
    </w:p>
    <w:p w14:paraId="2C7E2639" w14:textId="77777777" w:rsidR="00824384" w:rsidRPr="00824384" w:rsidRDefault="00824384" w:rsidP="00A002E7">
      <w:pPr>
        <w:rPr>
          <w:color w:val="808080" w:themeColor="background1" w:themeShade="80"/>
        </w:rPr>
      </w:pPr>
    </w:p>
    <w:p w14:paraId="26574086" w14:textId="48FD838B" w:rsidR="00606C4B" w:rsidRPr="001F59B4" w:rsidRDefault="00857C23" w:rsidP="00606C4B">
      <w:r w:rsidRPr="001F59B4">
        <w:t>Describe the business outcomes for this project.  (</w:t>
      </w:r>
      <w:r w:rsidR="00606C4B" w:rsidRPr="001F59B4">
        <w:t>A business outcome describes the measurable change in business performance or behaviour that will be delivered if this initiative is successful.</w:t>
      </w:r>
      <w:r w:rsidRPr="001F59B4">
        <w:t>)</w:t>
      </w:r>
    </w:p>
    <w:p w14:paraId="793779C1" w14:textId="77777777" w:rsidR="00CF653B" w:rsidRDefault="00CF653B" w:rsidP="00A002E7">
      <w:pPr>
        <w:rPr>
          <w:i/>
          <w:iCs/>
          <w:color w:val="808080" w:themeColor="background1" w:themeShade="80"/>
        </w:rPr>
      </w:pPr>
    </w:p>
    <w:p w14:paraId="086B0326" w14:textId="77777777" w:rsidR="001541F0" w:rsidRPr="001F59B4" w:rsidRDefault="001541F0" w:rsidP="001541F0">
      <w:pPr>
        <w:numPr>
          <w:ilvl w:val="0"/>
          <w:numId w:val="2"/>
        </w:numPr>
        <w:tabs>
          <w:tab w:val="num" w:pos="360"/>
        </w:tabs>
      </w:pPr>
      <w:r w:rsidRPr="001F59B4">
        <w:t>Phase 1 business outcomes</w:t>
      </w:r>
    </w:p>
    <w:p w14:paraId="0C647E88" w14:textId="77777777" w:rsidR="001541F0" w:rsidRPr="001F59B4" w:rsidRDefault="001541F0" w:rsidP="001541F0">
      <w:pPr>
        <w:numPr>
          <w:ilvl w:val="0"/>
          <w:numId w:val="13"/>
        </w:numPr>
      </w:pPr>
      <w:r w:rsidRPr="001F59B4">
        <w:rPr>
          <w:b/>
          <w:bCs/>
        </w:rPr>
        <w:t>Enable a minimum viable 5G network slicing product for commercial launch</w:t>
      </w:r>
      <w:r w:rsidRPr="001F59B4">
        <w:br/>
        <w:t>O2 Business and agreed Wholesale Partners can take a Phase 1 static, national, SIM-based slicing product to market for defined priority customer segments, starting with emergency services / public sector opportunities.</w:t>
      </w:r>
    </w:p>
    <w:p w14:paraId="0656E3F4" w14:textId="77777777" w:rsidR="001541F0" w:rsidRPr="001F59B4" w:rsidRDefault="001541F0" w:rsidP="001541F0">
      <w:pPr>
        <w:numPr>
          <w:ilvl w:val="0"/>
          <w:numId w:val="13"/>
        </w:numPr>
      </w:pPr>
      <w:r w:rsidRPr="001F59B4">
        <w:rPr>
          <w:b/>
          <w:bCs/>
        </w:rPr>
        <w:t>Enable partners to sell and order the slicing product through an agreed assisted route</w:t>
      </w:r>
      <w:r w:rsidRPr="001F59B4">
        <w:br/>
      </w:r>
      <w:r w:rsidRPr="001F59B4">
        <w:lastRenderedPageBreak/>
        <w:t>O2 Business and agreed Wholesale Partners can capture and submit slicing orders using the agreed Phase 1 sales and ordering process, with clear eligibility rules for customer, SIM, device and network readiness.</w:t>
      </w:r>
    </w:p>
    <w:p w14:paraId="4E73B220" w14:textId="77777777" w:rsidR="001541F0" w:rsidRPr="001F59B4" w:rsidRDefault="001541F0" w:rsidP="001541F0">
      <w:pPr>
        <w:numPr>
          <w:ilvl w:val="0"/>
          <w:numId w:val="13"/>
        </w:numPr>
      </w:pPr>
      <w:r w:rsidRPr="001F59B4">
        <w:rPr>
          <w:b/>
          <w:bCs/>
        </w:rPr>
        <w:t>Enable eligible customers to be provisioned onto a static national slice</w:t>
      </w:r>
      <w:r w:rsidRPr="001F59B4">
        <w:br/>
        <w:t>Eligible customers can be activated onto an always-on national slice using 5GSA-enabled R15 SIMs and supported network capability, with onboarding and offboarding processes defined.</w:t>
      </w:r>
    </w:p>
    <w:p w14:paraId="47854F17" w14:textId="77777777" w:rsidR="001541F0" w:rsidRPr="001F59B4" w:rsidRDefault="001541F0" w:rsidP="001541F0">
      <w:pPr>
        <w:numPr>
          <w:ilvl w:val="0"/>
          <w:numId w:val="13"/>
        </w:numPr>
      </w:pPr>
      <w:r w:rsidRPr="001F59B4">
        <w:rPr>
          <w:b/>
          <w:bCs/>
        </w:rPr>
        <w:t>Enable lifecycle control of the slicing service</w:t>
      </w:r>
      <w:r w:rsidRPr="001F59B4">
        <w:br/>
        <w:t>VMO2 and/or the relevant partner can add, remove, cease or change a customer’s slice entitlement, including the ability to return the customer to the public network where required.</w:t>
      </w:r>
    </w:p>
    <w:p w14:paraId="6037FA8C" w14:textId="77777777" w:rsidR="001541F0" w:rsidRPr="001F59B4" w:rsidRDefault="001541F0" w:rsidP="001541F0">
      <w:pPr>
        <w:numPr>
          <w:ilvl w:val="0"/>
          <w:numId w:val="13"/>
        </w:numPr>
      </w:pPr>
      <w:r w:rsidRPr="001F59B4">
        <w:rPr>
          <w:b/>
          <w:bCs/>
        </w:rPr>
        <w:t>Enable commercial charging and billing for slice usage</w:t>
      </w:r>
      <w:r w:rsidRPr="001F59B4">
        <w:br/>
        <w:t>Slice usage and customer billing events can be identified and used to support the agreed charging model, including partner-level wholesale billing where Wholesale Partners are in scope.</w:t>
      </w:r>
    </w:p>
    <w:p w14:paraId="5E93BADA" w14:textId="77777777" w:rsidR="001541F0" w:rsidRPr="001F59B4" w:rsidRDefault="001541F0" w:rsidP="001541F0">
      <w:pPr>
        <w:numPr>
          <w:ilvl w:val="0"/>
          <w:numId w:val="13"/>
        </w:numPr>
      </w:pPr>
      <w:r w:rsidRPr="001F59B4">
        <w:rPr>
          <w:b/>
          <w:bCs/>
        </w:rPr>
        <w:t>Enable reporting to support commercial, operational and service management</w:t>
      </w:r>
      <w:r w:rsidRPr="001F59B4">
        <w:br/>
        <w:t>Reporting can show the quantity of slice users, usage by customer or partner, relevant device information, performance information and any congestion/service indicators required for Phase 1 launch.</w:t>
      </w:r>
    </w:p>
    <w:p w14:paraId="64742FE9" w14:textId="77777777" w:rsidR="001541F0" w:rsidRPr="001F59B4" w:rsidRDefault="001541F0" w:rsidP="001541F0">
      <w:pPr>
        <w:numPr>
          <w:ilvl w:val="0"/>
          <w:numId w:val="13"/>
        </w:numPr>
      </w:pPr>
      <w:r w:rsidRPr="001F59B4">
        <w:rPr>
          <w:b/>
          <w:bCs/>
        </w:rPr>
        <w:t>Establish a reusable capability for O2 Business and scalable Wholesale Partner rollout</w:t>
      </w:r>
      <w:r w:rsidRPr="001F59B4">
        <w:br/>
        <w:t>The IA confirms whether a common reusable slicing capability can support O2 Business and future Wholesale Partner rollout, including any incremental cost, timeline or integration impact by partner or route.</w:t>
      </w:r>
    </w:p>
    <w:p w14:paraId="585EDB01" w14:textId="31CC0A49" w:rsidR="001541F0" w:rsidRPr="001F59B4" w:rsidRDefault="001541F0" w:rsidP="001541F0">
      <w:pPr>
        <w:numPr>
          <w:ilvl w:val="0"/>
          <w:numId w:val="13"/>
        </w:numPr>
      </w:pPr>
      <w:r w:rsidRPr="343569F6">
        <w:rPr>
          <w:b/>
          <w:bCs/>
        </w:rPr>
        <w:t>Confirm the preferred IT delivery route for Phase 1</w:t>
      </w:r>
      <w:r>
        <w:br/>
        <w:t xml:space="preserve">The IA provides a cost, timeline, complexity </w:t>
      </w:r>
      <w:r w:rsidR="00BB028E">
        <w:t>and</w:t>
      </w:r>
      <w:r>
        <w:t xml:space="preserve"> impact view for the viable provisioning route options, including the tactical ABS route, direct </w:t>
      </w:r>
      <w:proofErr w:type="spellStart"/>
      <w:r>
        <w:t>Netcracker</w:t>
      </w:r>
      <w:proofErr w:type="spellEnd"/>
      <w:r>
        <w:t xml:space="preserve"> 360 route, or any dual-running approach.</w:t>
      </w:r>
    </w:p>
    <w:p w14:paraId="4A049BA4" w14:textId="77777777" w:rsidR="001541F0" w:rsidRPr="001F59B4" w:rsidRDefault="001541F0" w:rsidP="001541F0">
      <w:pPr>
        <w:numPr>
          <w:ilvl w:val="0"/>
          <w:numId w:val="13"/>
        </w:numPr>
      </w:pPr>
      <w:r w:rsidRPr="001F59B4">
        <w:rPr>
          <w:b/>
          <w:bCs/>
        </w:rPr>
        <w:t>Protect existing network and customer experience</w:t>
      </w:r>
      <w:r w:rsidRPr="001F59B4">
        <w:br/>
        <w:t>Phase 1 launch does not create unmanaged adverse impact to non-slice customers, 4G customers, public network users or existing priority voice/emergency service handling.</w:t>
      </w:r>
    </w:p>
    <w:p w14:paraId="2DD3BA19" w14:textId="77777777" w:rsidR="001541F0" w:rsidRPr="001F59B4" w:rsidRDefault="001541F0" w:rsidP="001541F0">
      <w:pPr>
        <w:numPr>
          <w:ilvl w:val="0"/>
          <w:numId w:val="13"/>
        </w:numPr>
      </w:pPr>
      <w:r w:rsidRPr="001F59B4">
        <w:rPr>
          <w:b/>
          <w:bCs/>
        </w:rPr>
        <w:t>Create a controlled foundation for future slicing evolution</w:t>
      </w:r>
      <w:r w:rsidRPr="001F59B4">
        <w:br/>
        <w:t>Phase 1 establishes a controlled MVP that can be expanded in later phases to include more advanced capabilities such as dynamic slicing, hybrid options, app-based routing, private DNN or self-service capability, subject to separate assessment and approval.</w:t>
      </w:r>
    </w:p>
    <w:p w14:paraId="1D1A0C61" w14:textId="77777777" w:rsidR="0087096B" w:rsidRDefault="0087096B" w:rsidP="00D631E4">
      <w:pPr>
        <w:pStyle w:val="ListParagraph"/>
      </w:pPr>
    </w:p>
    <w:p w14:paraId="50C4FE80" w14:textId="77777777" w:rsidR="0087096B" w:rsidRPr="00165589" w:rsidRDefault="0087096B" w:rsidP="0087096B"/>
    <w:p w14:paraId="6E27C962" w14:textId="77777777" w:rsidR="00C0146D" w:rsidRPr="00D15E56" w:rsidRDefault="00C0146D" w:rsidP="00A002E7"/>
    <w:p w14:paraId="11907803" w14:textId="5EEEFBA6" w:rsidR="0066274C" w:rsidRPr="0066274C" w:rsidRDefault="0066274C" w:rsidP="0066274C">
      <w:pPr>
        <w:rPr>
          <w:i/>
          <w:iCs/>
          <w:color w:val="808080" w:themeColor="background1" w:themeShade="80"/>
        </w:rPr>
      </w:pPr>
    </w:p>
    <w:p w14:paraId="3315344D" w14:textId="46D9D463" w:rsidR="002311C0" w:rsidRPr="00947340" w:rsidRDefault="00FE2617">
      <w:pPr>
        <w:pStyle w:val="Heading1"/>
        <w:numPr>
          <w:ilvl w:val="0"/>
          <w:numId w:val="3"/>
        </w:numPr>
      </w:pPr>
      <w:bookmarkStart w:id="4" w:name="_Toc232093427"/>
      <w:r>
        <w:t>In Scope</w:t>
      </w:r>
      <w:bookmarkEnd w:id="4"/>
      <w:r>
        <w:t xml:space="preserve"> </w:t>
      </w:r>
    </w:p>
    <w:p w14:paraId="71FF256D" w14:textId="77777777" w:rsidR="00F159F7" w:rsidRPr="0065772D" w:rsidRDefault="00F159F7" w:rsidP="00F159F7">
      <w:pPr>
        <w:rPr>
          <w:highlight w:val="green"/>
        </w:rPr>
      </w:pPr>
    </w:p>
    <w:tbl>
      <w:tblPr>
        <w:tblStyle w:val="TableGrid"/>
        <w:tblW w:w="0" w:type="auto"/>
        <w:tblCellMar>
          <w:top w:w="57" w:type="dxa"/>
          <w:bottom w:w="57" w:type="dxa"/>
        </w:tblCellMar>
        <w:tblLook w:val="04A0" w:firstRow="1" w:lastRow="0" w:firstColumn="1" w:lastColumn="0" w:noHBand="0" w:noVBand="1"/>
      </w:tblPr>
      <w:tblGrid>
        <w:gridCol w:w="3397"/>
        <w:gridCol w:w="6226"/>
      </w:tblGrid>
      <w:tr w:rsidR="00F159F7" w:rsidRPr="00C86776" w14:paraId="3FF3E76C" w14:textId="77777777" w:rsidTr="24D42A99">
        <w:tc>
          <w:tcPr>
            <w:tcW w:w="3397" w:type="dxa"/>
          </w:tcPr>
          <w:p w14:paraId="37C8EC35" w14:textId="77777777" w:rsidR="00F159F7" w:rsidRPr="00947340" w:rsidRDefault="00F159F7" w:rsidP="00B17AB4">
            <w:pPr>
              <w:jc w:val="both"/>
              <w:rPr>
                <w:rFonts w:ascii="Arial" w:hAnsi="Arial" w:cs="Arial"/>
                <w:b/>
                <w:bCs/>
                <w:color w:val="000000" w:themeColor="text1"/>
                <w:sz w:val="21"/>
                <w:szCs w:val="21"/>
              </w:rPr>
            </w:pPr>
            <w:r w:rsidRPr="00947340">
              <w:rPr>
                <w:rFonts w:ascii="Arial" w:hAnsi="Arial" w:cs="Arial"/>
                <w:b/>
                <w:bCs/>
                <w:color w:val="000000" w:themeColor="text1"/>
                <w:sz w:val="21"/>
                <w:szCs w:val="21"/>
              </w:rPr>
              <w:t>Area</w:t>
            </w:r>
          </w:p>
        </w:tc>
        <w:tc>
          <w:tcPr>
            <w:tcW w:w="6226" w:type="dxa"/>
          </w:tcPr>
          <w:p w14:paraId="321A8F30" w14:textId="77777777" w:rsidR="00F159F7" w:rsidRPr="00947340" w:rsidRDefault="00F159F7" w:rsidP="00B17AB4">
            <w:pPr>
              <w:jc w:val="both"/>
              <w:rPr>
                <w:rFonts w:ascii="Arial" w:hAnsi="Arial" w:cs="Arial"/>
                <w:b/>
                <w:bCs/>
                <w:sz w:val="21"/>
                <w:szCs w:val="21"/>
              </w:rPr>
            </w:pPr>
            <w:r w:rsidRPr="00947340">
              <w:rPr>
                <w:rFonts w:ascii="Arial" w:hAnsi="Arial" w:cs="Arial"/>
                <w:b/>
                <w:bCs/>
                <w:sz w:val="21"/>
                <w:szCs w:val="21"/>
              </w:rPr>
              <w:t>Impacted</w:t>
            </w:r>
          </w:p>
        </w:tc>
      </w:tr>
      <w:tr w:rsidR="00F159F7" w:rsidRPr="009F08FB" w14:paraId="3094E01F" w14:textId="77777777" w:rsidTr="24D42A99">
        <w:tc>
          <w:tcPr>
            <w:tcW w:w="3397" w:type="dxa"/>
          </w:tcPr>
          <w:p w14:paraId="0B0202EA" w14:textId="77777777" w:rsidR="00F159F7" w:rsidRPr="0065772D" w:rsidRDefault="00F159F7"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Channels</w:t>
            </w:r>
          </w:p>
        </w:tc>
        <w:tc>
          <w:tcPr>
            <w:tcW w:w="6226" w:type="dxa"/>
          </w:tcPr>
          <w:p w14:paraId="673674F7" w14:textId="49E280AC" w:rsidR="00F06280" w:rsidRDefault="00000000" w:rsidP="00B17AB4">
            <w:pPr>
              <w:jc w:val="both"/>
              <w:rPr>
                <w:rFonts w:ascii="Arial" w:hAnsi="Arial" w:cs="Arial"/>
                <w:sz w:val="21"/>
                <w:szCs w:val="21"/>
              </w:rPr>
            </w:pPr>
            <w:sdt>
              <w:sdtPr>
                <w:rPr>
                  <w:rFonts w:ascii="Arial" w:hAnsi="Arial" w:cs="Arial"/>
                  <w:sz w:val="21"/>
                  <w:szCs w:val="21"/>
                </w:rPr>
                <w:id w:val="182795345"/>
                <w14:checkbox>
                  <w14:checked w14:val="0"/>
                  <w14:checkedState w14:val="2612" w14:font="MS Gothic"/>
                  <w14:uncheckedState w14:val="2610" w14:font="MS Gothic"/>
                </w14:checkbox>
              </w:sdtPr>
              <w:sdtContent>
                <w:r w:rsidR="001271A8" w:rsidRPr="00247277">
                  <w:rPr>
                    <w:rFonts w:ascii="MS Gothic" w:eastAsia="MS Gothic" w:hAnsi="MS Gothic" w:cs="Arial" w:hint="eastAsia"/>
                    <w:sz w:val="21"/>
                    <w:szCs w:val="21"/>
                  </w:rPr>
                  <w:t>☐</w:t>
                </w:r>
              </w:sdtContent>
            </w:sdt>
            <w:r w:rsidR="001271A8" w:rsidRPr="00247277">
              <w:rPr>
                <w:rFonts w:ascii="Arial" w:hAnsi="Arial" w:cs="Arial"/>
                <w:sz w:val="21"/>
                <w:szCs w:val="21"/>
              </w:rPr>
              <w:t xml:space="preserve"> </w:t>
            </w:r>
            <w:r w:rsidR="001B7D91">
              <w:rPr>
                <w:rFonts w:ascii="Arial" w:hAnsi="Arial" w:cs="Arial"/>
                <w:sz w:val="21"/>
                <w:szCs w:val="21"/>
              </w:rPr>
              <w:t>No Channel Impact (BAU)</w:t>
            </w:r>
          </w:p>
          <w:p w14:paraId="388AF7A5" w14:textId="3A52C486" w:rsidR="001B7D91" w:rsidRPr="00247277" w:rsidRDefault="00000000" w:rsidP="00B17AB4">
            <w:pPr>
              <w:jc w:val="both"/>
              <w:rPr>
                <w:rFonts w:ascii="Arial" w:hAnsi="Arial" w:cs="Arial"/>
                <w:sz w:val="21"/>
                <w:szCs w:val="21"/>
              </w:rPr>
            </w:pPr>
            <w:sdt>
              <w:sdtPr>
                <w:rPr>
                  <w:rFonts w:ascii="Arial" w:hAnsi="Arial" w:cs="Arial"/>
                  <w:sz w:val="21"/>
                  <w:szCs w:val="21"/>
                </w:rPr>
                <w:id w:val="-1656208065"/>
                <w14:checkbox>
                  <w14:checked w14:val="0"/>
                  <w14:checkedState w14:val="2612" w14:font="MS Gothic"/>
                  <w14:uncheckedState w14:val="2610" w14:font="MS Gothic"/>
                </w14:checkbox>
              </w:sdtPr>
              <w:sdtContent>
                <w:r w:rsidR="001B7D91" w:rsidRPr="00247277">
                  <w:rPr>
                    <w:rFonts w:ascii="MS Gothic" w:eastAsia="MS Gothic" w:hAnsi="MS Gothic" w:cs="Arial" w:hint="eastAsia"/>
                    <w:sz w:val="21"/>
                    <w:szCs w:val="21"/>
                  </w:rPr>
                  <w:t>☐</w:t>
                </w:r>
              </w:sdtContent>
            </w:sdt>
            <w:r w:rsidR="001B7D91" w:rsidRPr="00247277">
              <w:rPr>
                <w:rFonts w:ascii="Arial" w:hAnsi="Arial" w:cs="Arial"/>
                <w:sz w:val="21"/>
                <w:szCs w:val="21"/>
              </w:rPr>
              <w:t xml:space="preserve"> Assisted </w:t>
            </w:r>
            <w:r w:rsidR="00D436C5" w:rsidRPr="00D436C5">
              <w:rPr>
                <w:rFonts w:ascii="Arial" w:hAnsi="Arial" w:cs="Arial"/>
                <w:sz w:val="21"/>
                <w:szCs w:val="21"/>
              </w:rPr>
              <w:t>(e.g. Contact Centre, Field Sales)</w:t>
            </w:r>
          </w:p>
          <w:p w14:paraId="1C438610" w14:textId="16E97B0B" w:rsidR="00F06280" w:rsidRPr="00247277" w:rsidRDefault="00000000" w:rsidP="00B17AB4">
            <w:pPr>
              <w:jc w:val="both"/>
              <w:rPr>
                <w:rFonts w:ascii="Arial" w:hAnsi="Arial" w:cs="Arial"/>
                <w:sz w:val="21"/>
                <w:szCs w:val="21"/>
              </w:rPr>
            </w:pPr>
            <w:sdt>
              <w:sdtPr>
                <w:rPr>
                  <w:rFonts w:ascii="Arial" w:hAnsi="Arial" w:cs="Arial"/>
                  <w:sz w:val="21"/>
                  <w:szCs w:val="21"/>
                </w:rPr>
                <w:id w:val="811757218"/>
                <w14:checkbox>
                  <w14:checked w14:val="0"/>
                  <w14:checkedState w14:val="2612" w14:font="MS Gothic"/>
                  <w14:uncheckedState w14:val="2610" w14:font="MS Gothic"/>
                </w14:checkbox>
              </w:sdt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U</w:t>
            </w:r>
            <w:r w:rsidR="03F4AA96" w:rsidRPr="00247277">
              <w:rPr>
                <w:rFonts w:ascii="Arial" w:hAnsi="Arial" w:cs="Arial"/>
                <w:sz w:val="21"/>
                <w:szCs w:val="21"/>
              </w:rPr>
              <w:t xml:space="preserve">nassisted </w:t>
            </w:r>
            <w:r w:rsidR="00FC2C55" w:rsidRPr="00FC2C55">
              <w:rPr>
                <w:rFonts w:ascii="Arial" w:hAnsi="Arial" w:cs="Arial"/>
                <w:sz w:val="21"/>
                <w:szCs w:val="21"/>
              </w:rPr>
              <w:t>(e.g. Self-Service)</w:t>
            </w:r>
          </w:p>
          <w:p w14:paraId="3302DC86" w14:textId="3432CA0B" w:rsidR="001271A8" w:rsidRPr="00247277" w:rsidRDefault="00000000" w:rsidP="00B17AB4">
            <w:pPr>
              <w:jc w:val="both"/>
              <w:rPr>
                <w:rFonts w:ascii="Arial" w:hAnsi="Arial" w:cs="Arial"/>
                <w:sz w:val="21"/>
                <w:szCs w:val="21"/>
              </w:rPr>
            </w:pPr>
            <w:sdt>
              <w:sdtPr>
                <w:rPr>
                  <w:rFonts w:ascii="Arial" w:hAnsi="Arial" w:cs="Arial"/>
                  <w:sz w:val="21"/>
                  <w:szCs w:val="21"/>
                </w:rPr>
                <w:id w:val="-1144650638"/>
                <w14:checkbox>
                  <w14:checked w14:val="0"/>
                  <w14:checkedState w14:val="2612" w14:font="MS Gothic"/>
                  <w14:uncheckedState w14:val="2610" w14:font="MS Gothic"/>
                </w14:checkbox>
              </w:sdtPr>
              <w:sdtContent>
                <w:r w:rsidR="03F4AA96" w:rsidRPr="00247277">
                  <w:rPr>
                    <w:rFonts w:ascii="MS Gothic" w:eastAsia="MS Gothic" w:hAnsi="MS Gothic" w:cs="Arial"/>
                    <w:sz w:val="21"/>
                    <w:szCs w:val="21"/>
                  </w:rPr>
                  <w:t>☐</w:t>
                </w:r>
              </w:sdtContent>
            </w:sdt>
            <w:r w:rsidR="00EC18D2" w:rsidRPr="00247277">
              <w:rPr>
                <w:rFonts w:ascii="Arial" w:hAnsi="Arial" w:cs="Arial"/>
                <w:sz w:val="21"/>
                <w:szCs w:val="21"/>
              </w:rPr>
              <w:t xml:space="preserve"> </w:t>
            </w:r>
            <w:r w:rsidR="03F4AA96" w:rsidRPr="00247277">
              <w:rPr>
                <w:rFonts w:ascii="Arial" w:hAnsi="Arial" w:cs="Arial"/>
                <w:sz w:val="21"/>
                <w:szCs w:val="21"/>
              </w:rPr>
              <w:t xml:space="preserve">Change to </w:t>
            </w:r>
            <w:r w:rsidR="00FC2C55">
              <w:rPr>
                <w:rFonts w:ascii="Arial" w:hAnsi="Arial" w:cs="Arial"/>
                <w:sz w:val="21"/>
                <w:szCs w:val="21"/>
              </w:rPr>
              <w:t>E</w:t>
            </w:r>
            <w:r w:rsidR="03F4AA96" w:rsidRPr="00247277">
              <w:rPr>
                <w:rFonts w:ascii="Arial" w:hAnsi="Arial" w:cs="Arial"/>
                <w:sz w:val="21"/>
                <w:szCs w:val="21"/>
              </w:rPr>
              <w:t>xisting e</w:t>
            </w:r>
            <w:r w:rsidR="006A3D35" w:rsidRPr="00247277">
              <w:rPr>
                <w:rFonts w:ascii="Arial" w:hAnsi="Arial" w:cs="Arial"/>
                <w:sz w:val="21"/>
                <w:szCs w:val="21"/>
              </w:rPr>
              <w:t>C</w:t>
            </w:r>
            <w:r w:rsidR="03F4AA96" w:rsidRPr="00247277">
              <w:rPr>
                <w:rFonts w:ascii="Arial" w:hAnsi="Arial" w:cs="Arial"/>
                <w:sz w:val="21"/>
                <w:szCs w:val="21"/>
              </w:rPr>
              <w:t>ommerce</w:t>
            </w:r>
          </w:p>
          <w:p w14:paraId="7DCB49A9" w14:textId="37F418D2" w:rsidR="001271A8" w:rsidRPr="00247277" w:rsidRDefault="00000000" w:rsidP="00B17AB4">
            <w:pPr>
              <w:jc w:val="both"/>
              <w:rPr>
                <w:rFonts w:ascii="Arial" w:hAnsi="Arial" w:cs="Arial"/>
                <w:sz w:val="21"/>
                <w:szCs w:val="21"/>
              </w:rPr>
            </w:pPr>
            <w:sdt>
              <w:sdtPr>
                <w:rPr>
                  <w:rFonts w:ascii="Arial" w:hAnsi="Arial" w:cs="Arial"/>
                  <w:sz w:val="21"/>
                  <w:szCs w:val="21"/>
                </w:rPr>
                <w:id w:val="1969084411"/>
                <w14:checkbox>
                  <w14:checked w14:val="0"/>
                  <w14:checkedState w14:val="2612" w14:font="MS Gothic"/>
                  <w14:uncheckedState w14:val="2610" w14:font="MS Gothic"/>
                </w14:checkbox>
              </w:sdtPr>
              <w:sdtContent>
                <w:r w:rsidR="001271A8"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F17448">
              <w:rPr>
                <w:rFonts w:ascii="Arial" w:hAnsi="Arial" w:cs="Arial"/>
                <w:sz w:val="21"/>
                <w:szCs w:val="21"/>
              </w:rPr>
              <w:t>N</w:t>
            </w:r>
            <w:r w:rsidR="001271A8" w:rsidRPr="00247277">
              <w:rPr>
                <w:rFonts w:ascii="Arial" w:hAnsi="Arial" w:cs="Arial"/>
                <w:sz w:val="21"/>
                <w:szCs w:val="21"/>
              </w:rPr>
              <w:t>ew e</w:t>
            </w:r>
            <w:r w:rsidR="006A3D35" w:rsidRPr="00247277">
              <w:rPr>
                <w:rFonts w:ascii="Arial" w:hAnsi="Arial" w:cs="Arial"/>
                <w:sz w:val="21"/>
                <w:szCs w:val="21"/>
              </w:rPr>
              <w:t>C</w:t>
            </w:r>
            <w:r w:rsidR="001271A8" w:rsidRPr="00247277">
              <w:rPr>
                <w:rFonts w:ascii="Arial" w:hAnsi="Arial" w:cs="Arial"/>
                <w:sz w:val="21"/>
                <w:szCs w:val="21"/>
              </w:rPr>
              <w:t>ommerce</w:t>
            </w:r>
            <w:r w:rsidR="00F17448">
              <w:rPr>
                <w:rFonts w:ascii="Arial" w:hAnsi="Arial" w:cs="Arial"/>
                <w:sz w:val="21"/>
                <w:szCs w:val="21"/>
              </w:rPr>
              <w:t xml:space="preserve"> Channel</w:t>
            </w:r>
          </w:p>
          <w:p w14:paraId="3733CABC" w14:textId="2FB74FD3" w:rsidR="005D4047" w:rsidRPr="00247277" w:rsidRDefault="00000000" w:rsidP="005D4047">
            <w:pPr>
              <w:jc w:val="both"/>
              <w:rPr>
                <w:rFonts w:ascii="Arial" w:hAnsi="Arial" w:cs="Arial"/>
                <w:sz w:val="21"/>
                <w:szCs w:val="21"/>
              </w:rPr>
            </w:pPr>
            <w:sdt>
              <w:sdtPr>
                <w:rPr>
                  <w:rFonts w:ascii="Arial" w:hAnsi="Arial" w:cs="Arial"/>
                  <w:sz w:val="21"/>
                  <w:szCs w:val="21"/>
                </w:rPr>
                <w:id w:val="449138615"/>
                <w14:checkbox>
                  <w14:checked w14:val="0"/>
                  <w14:checkedState w14:val="2612" w14:font="MS Gothic"/>
                  <w14:uncheckedState w14:val="2610" w14:font="MS Gothic"/>
                </w14:checkbox>
              </w:sdtPr>
              <w:sdtContent>
                <w:r w:rsidR="005D4047"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5D4047" w:rsidRPr="00247277">
              <w:rPr>
                <w:rFonts w:ascii="Arial" w:hAnsi="Arial" w:cs="Arial"/>
                <w:sz w:val="21"/>
                <w:szCs w:val="21"/>
              </w:rPr>
              <w:t>Stores</w:t>
            </w:r>
          </w:p>
          <w:p w14:paraId="66ADDA55" w14:textId="77777777" w:rsidR="00F159F7" w:rsidRPr="00247277" w:rsidRDefault="00000000" w:rsidP="00B17AB4">
            <w:pPr>
              <w:jc w:val="both"/>
              <w:rPr>
                <w:rFonts w:ascii="Arial" w:hAnsi="Arial" w:cs="Arial"/>
                <w:sz w:val="21"/>
                <w:szCs w:val="21"/>
              </w:rPr>
            </w:pPr>
            <w:sdt>
              <w:sdtPr>
                <w:rPr>
                  <w:rFonts w:ascii="Arial" w:hAnsi="Arial" w:cs="Arial"/>
                  <w:sz w:val="21"/>
                  <w:szCs w:val="21"/>
                </w:rPr>
                <w:id w:val="-2045670413"/>
                <w14:checkbox>
                  <w14:checked w14:val="0"/>
                  <w14:checkedState w14:val="2612" w14:font="MS Gothic"/>
                  <w14:uncheckedState w14:val="2610" w14:font="MS Gothic"/>
                </w14:checkbox>
              </w:sdt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2F321D25" w14:textId="5B012FFE" w:rsidR="00507806" w:rsidRPr="00247277" w:rsidRDefault="00507806" w:rsidP="00B17AB4">
            <w:pPr>
              <w:jc w:val="both"/>
              <w:rPr>
                <w:rFonts w:ascii="Arial" w:hAnsi="Arial" w:cs="Arial"/>
                <w:sz w:val="21"/>
                <w:szCs w:val="21"/>
              </w:rPr>
            </w:pPr>
          </w:p>
        </w:tc>
      </w:tr>
      <w:tr w:rsidR="007057E5" w:rsidRPr="009F08FB" w14:paraId="1527A6DE" w14:textId="77777777" w:rsidTr="24D42A99">
        <w:tc>
          <w:tcPr>
            <w:tcW w:w="3397" w:type="dxa"/>
          </w:tcPr>
          <w:p w14:paraId="19FB345E" w14:textId="4A58DE68" w:rsidR="007057E5" w:rsidRPr="0065772D" w:rsidRDefault="15EF3981" w:rsidP="00B17AB4">
            <w:pPr>
              <w:jc w:val="both"/>
              <w:rPr>
                <w:rFonts w:ascii="Arial" w:hAnsi="Arial" w:cs="Arial"/>
                <w:color w:val="000000" w:themeColor="text1"/>
                <w:sz w:val="21"/>
                <w:szCs w:val="21"/>
              </w:rPr>
            </w:pPr>
            <w:r w:rsidRPr="785412A3">
              <w:rPr>
                <w:rFonts w:ascii="Arial" w:hAnsi="Arial" w:cs="Arial"/>
                <w:color w:val="000000" w:themeColor="text1"/>
                <w:sz w:val="21"/>
                <w:szCs w:val="21"/>
              </w:rPr>
              <w:lastRenderedPageBreak/>
              <w:t>Customer Segment</w:t>
            </w:r>
          </w:p>
        </w:tc>
        <w:tc>
          <w:tcPr>
            <w:tcW w:w="6226" w:type="dxa"/>
          </w:tcPr>
          <w:p w14:paraId="75F1460D" w14:textId="69CB6B10" w:rsidR="0088512E" w:rsidRDefault="21AFED05"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0088512E" w:rsidRPr="0088512E">
              <w:rPr>
                <w:rFonts w:ascii="Arial" w:hAnsi="Arial" w:cs="Arial"/>
                <w:b/>
                <w:bCs/>
                <w:sz w:val="21"/>
                <w:szCs w:val="21"/>
              </w:rPr>
              <w:t>Wholesale Fixed</w:t>
            </w:r>
            <w:r w:rsidR="0088512E">
              <w:rPr>
                <w:rFonts w:ascii="Arial" w:hAnsi="Arial" w:cs="Arial"/>
                <w:sz w:val="21"/>
                <w:szCs w:val="21"/>
              </w:rPr>
              <w:t xml:space="preserve"> </w:t>
            </w:r>
          </w:p>
          <w:p w14:paraId="4CB619AB" w14:textId="7932814B" w:rsidR="0088512E"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042A889" w14:textId="51D163F1" w:rsidR="0088512E" w:rsidRDefault="00B1115C" w:rsidP="00B17AB4">
            <w:pPr>
              <w:jc w:val="both"/>
              <w:rPr>
                <w:rFonts w:ascii="Arial" w:hAnsi="Arial" w:cs="Arial"/>
                <w:sz w:val="21"/>
                <w:szCs w:val="21"/>
              </w:rPr>
            </w:pPr>
            <w:r>
              <w:rPr>
                <w:rFonts w:ascii="MS Gothic" w:eastAsia="MS Gothic" w:hAnsi="MS Gothic" w:cs="Arial"/>
                <w:sz w:val="21"/>
                <w:szCs w:val="21"/>
              </w:rPr>
              <w:t>x</w:t>
            </w:r>
            <w:r w:rsidR="0088512E" w:rsidRPr="00247277">
              <w:rPr>
                <w:rFonts w:ascii="Arial" w:hAnsi="Arial" w:cs="Arial"/>
                <w:sz w:val="21"/>
                <w:szCs w:val="21"/>
              </w:rPr>
              <w:t xml:space="preserve"> </w:t>
            </w:r>
            <w:r w:rsidR="0088512E" w:rsidRPr="0088512E">
              <w:rPr>
                <w:rFonts w:ascii="Arial" w:hAnsi="Arial" w:cs="Arial"/>
                <w:b/>
                <w:bCs/>
                <w:sz w:val="21"/>
                <w:szCs w:val="21"/>
              </w:rPr>
              <w:t>Wholesale Mobile</w:t>
            </w:r>
            <w:r w:rsidR="0088512E">
              <w:rPr>
                <w:rFonts w:ascii="Arial" w:hAnsi="Arial" w:cs="Arial"/>
                <w:sz w:val="21"/>
                <w:szCs w:val="21"/>
              </w:rPr>
              <w:t xml:space="preserve"> </w:t>
            </w:r>
          </w:p>
          <w:p w14:paraId="7FABE90E" w14:textId="68DB53DC" w:rsidR="006959B5" w:rsidRDefault="00B1115C" w:rsidP="00B17AB4">
            <w:pPr>
              <w:jc w:val="both"/>
              <w:rPr>
                <w:rFonts w:ascii="Arial" w:hAnsi="Arial" w:cs="Arial"/>
                <w:sz w:val="21"/>
                <w:szCs w:val="21"/>
              </w:rPr>
            </w:pPr>
            <w:r>
              <w:rPr>
                <w:rFonts w:ascii="Arial" w:hAnsi="Arial" w:cs="Arial"/>
                <w:sz w:val="21"/>
                <w:szCs w:val="21"/>
              </w:rPr>
              <w:t>x</w:t>
            </w:r>
            <w:r w:rsidR="0088512E" w:rsidRPr="00247277">
              <w:rPr>
                <w:rFonts w:ascii="Arial" w:hAnsi="Arial" w:cs="Arial"/>
                <w:sz w:val="21"/>
                <w:szCs w:val="21"/>
              </w:rPr>
              <w:t xml:space="preserve"> SMB Direct</w:t>
            </w:r>
          </w:p>
          <w:p w14:paraId="2C85776D" w14:textId="161F31CE" w:rsidR="006959B5" w:rsidRDefault="00B1115C" w:rsidP="00B17AB4">
            <w:pPr>
              <w:jc w:val="both"/>
              <w:rPr>
                <w:rFonts w:ascii="Arial" w:hAnsi="Arial" w:cs="Arial"/>
                <w:sz w:val="21"/>
                <w:szCs w:val="21"/>
              </w:rPr>
            </w:pPr>
            <w:r>
              <w:rPr>
                <w:rFonts w:ascii="MS Gothic" w:eastAsia="MS Gothic" w:hAnsi="MS Gothic" w:cs="Arial"/>
                <w:sz w:val="21"/>
                <w:szCs w:val="21"/>
              </w:rPr>
              <w:t>x</w:t>
            </w:r>
            <w:r w:rsidR="21AFED05" w:rsidRPr="00247277">
              <w:rPr>
                <w:rFonts w:ascii="Arial" w:hAnsi="Arial" w:cs="Arial"/>
                <w:sz w:val="21"/>
                <w:szCs w:val="21"/>
              </w:rPr>
              <w:t xml:space="preserve"> SMB Indirect</w:t>
            </w:r>
            <w:r w:rsidR="5F68EF25" w:rsidRPr="00247277">
              <w:rPr>
                <w:rFonts w:ascii="Arial" w:hAnsi="Arial" w:cs="Arial"/>
                <w:sz w:val="21"/>
                <w:szCs w:val="21"/>
              </w:rPr>
              <w:t xml:space="preserve"> </w:t>
            </w:r>
          </w:p>
          <w:p w14:paraId="16ECE921" w14:textId="764FF700" w:rsidR="007057E5" w:rsidRPr="00247277" w:rsidRDefault="00B1115C" w:rsidP="00B17AB4">
            <w:pPr>
              <w:jc w:val="both"/>
              <w:rPr>
                <w:rFonts w:ascii="Arial" w:hAnsi="Arial" w:cs="Arial"/>
                <w:sz w:val="21"/>
                <w:szCs w:val="21"/>
              </w:rPr>
            </w:pPr>
            <w:r>
              <w:rPr>
                <w:rFonts w:ascii="Arial" w:hAnsi="Arial" w:cs="Arial"/>
                <w:sz w:val="21"/>
                <w:szCs w:val="21"/>
              </w:rPr>
              <w:t>x</w:t>
            </w:r>
            <w:r w:rsidR="5F68EF25" w:rsidRPr="00247277">
              <w:rPr>
                <w:rFonts w:ascii="Arial" w:hAnsi="Arial" w:cs="Arial"/>
                <w:sz w:val="21"/>
                <w:szCs w:val="21"/>
              </w:rPr>
              <w:t xml:space="preserve"> Volume Sales</w:t>
            </w:r>
          </w:p>
          <w:p w14:paraId="0D51EAA7" w14:textId="10A7519C" w:rsidR="006959B5" w:rsidRDefault="00B1115C" w:rsidP="0DD16B9F">
            <w:pPr>
              <w:jc w:val="both"/>
              <w:rPr>
                <w:rFonts w:ascii="Arial" w:hAnsi="Arial" w:cs="Arial"/>
                <w:sz w:val="21"/>
                <w:szCs w:val="21"/>
              </w:rPr>
            </w:pPr>
            <w:r>
              <w:rPr>
                <w:rFonts w:ascii="Arial" w:hAnsi="Arial" w:cs="Arial"/>
                <w:sz w:val="21"/>
                <w:szCs w:val="21"/>
              </w:rPr>
              <w:t>x</w:t>
            </w:r>
            <w:r w:rsidR="0050612E" w:rsidRPr="00247277">
              <w:rPr>
                <w:rFonts w:ascii="Arial" w:hAnsi="Arial" w:cs="Arial"/>
                <w:sz w:val="21"/>
                <w:szCs w:val="21"/>
              </w:rPr>
              <w:t xml:space="preserve"> Large Enterprise  </w:t>
            </w:r>
          </w:p>
          <w:p w14:paraId="69E5C960" w14:textId="5A546BDB" w:rsidR="000A5DCA" w:rsidRPr="00247277" w:rsidRDefault="00B1115C" w:rsidP="0DD16B9F">
            <w:pPr>
              <w:jc w:val="both"/>
              <w:rPr>
                <w:rFonts w:ascii="Arial" w:hAnsi="Arial" w:cs="Arial"/>
                <w:sz w:val="21"/>
                <w:szCs w:val="21"/>
              </w:rPr>
            </w:pPr>
            <w:r>
              <w:rPr>
                <w:rFonts w:ascii="Arial" w:hAnsi="Arial" w:cs="Arial"/>
                <w:sz w:val="21"/>
                <w:szCs w:val="21"/>
              </w:rPr>
              <w:t>x</w:t>
            </w:r>
            <w:r w:rsidR="0050612E" w:rsidRPr="00247277">
              <w:rPr>
                <w:rFonts w:ascii="Arial" w:hAnsi="Arial" w:cs="Arial"/>
                <w:sz w:val="21"/>
                <w:szCs w:val="21"/>
              </w:rPr>
              <w:t xml:space="preserve"> Public Sector</w:t>
            </w:r>
          </w:p>
          <w:p w14:paraId="17FE0777" w14:textId="58EB9F3D" w:rsidR="006959B5" w:rsidRDefault="00B1115C" w:rsidP="00B17AB4">
            <w:pPr>
              <w:jc w:val="both"/>
              <w:rPr>
                <w:rFonts w:ascii="Arial" w:hAnsi="Arial" w:cs="Arial"/>
                <w:sz w:val="21"/>
                <w:szCs w:val="21"/>
              </w:rPr>
            </w:pPr>
            <w:r>
              <w:rPr>
                <w:rFonts w:ascii="Arial" w:hAnsi="Arial" w:cs="Arial"/>
                <w:sz w:val="21"/>
                <w:szCs w:val="21"/>
              </w:rPr>
              <w:t>x</w:t>
            </w:r>
            <w:r w:rsidR="0553525A" w:rsidRPr="00247277">
              <w:rPr>
                <w:rFonts w:ascii="Arial" w:hAnsi="Arial" w:cs="Arial"/>
                <w:sz w:val="21"/>
                <w:szCs w:val="21"/>
              </w:rPr>
              <w:t xml:space="preserve"> Soho Direct</w:t>
            </w:r>
            <w:r w:rsidR="37009750" w:rsidRPr="00247277">
              <w:rPr>
                <w:rFonts w:ascii="Arial" w:hAnsi="Arial" w:cs="Arial"/>
                <w:sz w:val="21"/>
                <w:szCs w:val="21"/>
              </w:rPr>
              <w:t xml:space="preserve"> </w:t>
            </w:r>
          </w:p>
          <w:p w14:paraId="728C452C" w14:textId="1F00CD91" w:rsidR="000A5DCA" w:rsidRPr="00247277" w:rsidRDefault="00B1115C" w:rsidP="00B17AB4">
            <w:pPr>
              <w:jc w:val="both"/>
              <w:rPr>
                <w:rFonts w:ascii="Arial" w:hAnsi="Arial" w:cs="Arial"/>
                <w:sz w:val="21"/>
                <w:szCs w:val="21"/>
              </w:rPr>
            </w:pPr>
            <w:r>
              <w:rPr>
                <w:rFonts w:ascii="Arial" w:hAnsi="Arial" w:cs="Arial"/>
                <w:sz w:val="21"/>
                <w:szCs w:val="21"/>
              </w:rPr>
              <w:t>x</w:t>
            </w:r>
            <w:r w:rsidR="37009750" w:rsidRPr="00247277">
              <w:rPr>
                <w:rFonts w:ascii="Arial" w:hAnsi="Arial" w:cs="Arial"/>
                <w:sz w:val="21"/>
                <w:szCs w:val="21"/>
              </w:rPr>
              <w:t xml:space="preserve"> Soho Indirect</w:t>
            </w:r>
          </w:p>
          <w:p w14:paraId="170C9401" w14:textId="77B13481" w:rsidR="006959B5" w:rsidRDefault="00B1115C" w:rsidP="00B17AB4">
            <w:pPr>
              <w:jc w:val="both"/>
              <w:rPr>
                <w:rFonts w:ascii="Arial" w:hAnsi="Arial" w:cs="Arial"/>
                <w:sz w:val="21"/>
                <w:szCs w:val="21"/>
              </w:rPr>
            </w:pPr>
            <w:r>
              <w:rPr>
                <w:rFonts w:ascii="Arial" w:hAnsi="Arial" w:cs="Arial"/>
                <w:sz w:val="21"/>
                <w:szCs w:val="21"/>
              </w:rPr>
              <w:t>x</w:t>
            </w:r>
            <w:r w:rsidR="005D4047" w:rsidRPr="00247277">
              <w:rPr>
                <w:rFonts w:ascii="Arial" w:hAnsi="Arial" w:cs="Arial"/>
                <w:sz w:val="21"/>
                <w:szCs w:val="21"/>
              </w:rPr>
              <w:t xml:space="preserve"> WHS O2 Daisy (ABS SPID 372) </w:t>
            </w:r>
          </w:p>
          <w:p w14:paraId="35D2D350" w14:textId="5CB58A21" w:rsidR="005D4047" w:rsidRPr="00247277" w:rsidRDefault="00B1115C" w:rsidP="00B17AB4">
            <w:pPr>
              <w:jc w:val="both"/>
              <w:rPr>
                <w:rFonts w:ascii="Arial" w:hAnsi="Arial" w:cs="Arial"/>
                <w:sz w:val="21"/>
                <w:szCs w:val="21"/>
              </w:rPr>
            </w:pPr>
            <w:r>
              <w:rPr>
                <w:rFonts w:ascii="Arial" w:hAnsi="Arial" w:cs="Arial"/>
                <w:sz w:val="21"/>
                <w:szCs w:val="21"/>
              </w:rPr>
              <w:t>x</w:t>
            </w:r>
            <w:r w:rsidR="005D4047" w:rsidRPr="00247277">
              <w:rPr>
                <w:rFonts w:ascii="Arial" w:hAnsi="Arial" w:cs="Arial"/>
                <w:sz w:val="21"/>
                <w:szCs w:val="21"/>
              </w:rPr>
              <w:t xml:space="preserve"> VIP</w:t>
            </w:r>
          </w:p>
          <w:p w14:paraId="553F0E59" w14:textId="5B6A589C" w:rsidR="005D4047" w:rsidRDefault="00B1115C" w:rsidP="00B17AB4">
            <w:pPr>
              <w:jc w:val="both"/>
              <w:rPr>
                <w:rFonts w:ascii="Arial" w:hAnsi="Arial" w:cs="Arial"/>
                <w:sz w:val="21"/>
                <w:szCs w:val="21"/>
              </w:rPr>
            </w:pPr>
            <w:r>
              <w:rPr>
                <w:rFonts w:ascii="Arial" w:hAnsi="Arial" w:cs="Arial"/>
                <w:sz w:val="21"/>
                <w:szCs w:val="21"/>
              </w:rPr>
              <w:t>x</w:t>
            </w:r>
            <w:r w:rsidR="005D4047" w:rsidRPr="00247277">
              <w:rPr>
                <w:rFonts w:ascii="Arial" w:hAnsi="Arial" w:cs="Arial"/>
                <w:sz w:val="21"/>
                <w:szCs w:val="21"/>
              </w:rPr>
              <w:t xml:space="preserve"> O2 Daisy BUD  </w:t>
            </w:r>
          </w:p>
          <w:p w14:paraId="6044F1E0" w14:textId="155FEF1A" w:rsidR="0088512E" w:rsidRPr="00247277"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41B5B22" w14:textId="06A2A2F7" w:rsidR="00EC18D2" w:rsidRPr="00247277" w:rsidRDefault="00EC18D2" w:rsidP="00B17AB4">
            <w:pPr>
              <w:jc w:val="both"/>
              <w:rPr>
                <w:rFonts w:ascii="Arial" w:hAnsi="Arial" w:cs="Arial"/>
                <w:sz w:val="21"/>
                <w:szCs w:val="21"/>
              </w:rPr>
            </w:pPr>
            <w:r w:rsidRPr="00247277">
              <w:rPr>
                <w:rFonts w:ascii="MS Gothic" w:eastAsia="MS Gothic" w:hAnsi="MS Gothic" w:cs="Arial" w:hint="eastAsia"/>
                <w:sz w:val="21"/>
                <w:szCs w:val="21"/>
              </w:rPr>
              <w:t>☐</w:t>
            </w:r>
            <w:r w:rsidRPr="00247277">
              <w:rPr>
                <w:rFonts w:ascii="Arial" w:hAnsi="Arial" w:cs="Arial"/>
                <w:sz w:val="21"/>
                <w:szCs w:val="21"/>
              </w:rPr>
              <w:t xml:space="preserve"> </w:t>
            </w:r>
            <w:r w:rsidRPr="0088512E">
              <w:rPr>
                <w:rFonts w:ascii="Arial" w:hAnsi="Arial" w:cs="Arial"/>
                <w:b/>
                <w:bCs/>
                <w:sz w:val="21"/>
                <w:szCs w:val="21"/>
              </w:rPr>
              <w:t>Other (</w:t>
            </w:r>
            <w:r w:rsidR="005F1E38" w:rsidRPr="0088512E">
              <w:rPr>
                <w:rFonts w:ascii="Arial" w:hAnsi="Arial" w:cs="Arial"/>
                <w:b/>
                <w:bCs/>
                <w:i/>
                <w:sz w:val="21"/>
                <w:szCs w:val="21"/>
              </w:rPr>
              <w:t>Specify</w:t>
            </w:r>
            <w:r w:rsidRPr="0088512E">
              <w:rPr>
                <w:rFonts w:ascii="Arial" w:hAnsi="Arial" w:cs="Arial"/>
                <w:b/>
                <w:bCs/>
                <w:sz w:val="21"/>
                <w:szCs w:val="21"/>
              </w:rPr>
              <w:t>)</w:t>
            </w:r>
          </w:p>
          <w:p w14:paraId="5514AC6D" w14:textId="0408E8CC" w:rsidR="00507806" w:rsidRPr="00247277" w:rsidRDefault="00507806" w:rsidP="00B17AB4">
            <w:pPr>
              <w:jc w:val="both"/>
              <w:rPr>
                <w:rFonts w:ascii="Arial" w:hAnsi="Arial" w:cs="Arial"/>
                <w:sz w:val="21"/>
                <w:szCs w:val="21"/>
              </w:rPr>
            </w:pPr>
          </w:p>
        </w:tc>
      </w:tr>
      <w:tr w:rsidR="005D4047" w:rsidRPr="009F08FB" w14:paraId="4706F036" w14:textId="77777777" w:rsidTr="24D42A99">
        <w:tc>
          <w:tcPr>
            <w:tcW w:w="3397" w:type="dxa"/>
          </w:tcPr>
          <w:p w14:paraId="52F58593" w14:textId="11BFBA51" w:rsidR="005D4047" w:rsidRPr="785412A3" w:rsidRDefault="005D4047" w:rsidP="00B17AB4">
            <w:pPr>
              <w:jc w:val="both"/>
              <w:rPr>
                <w:rFonts w:ascii="Arial" w:hAnsi="Arial" w:cs="Arial"/>
                <w:color w:val="000000" w:themeColor="text1"/>
                <w:sz w:val="21"/>
                <w:szCs w:val="21"/>
              </w:rPr>
            </w:pPr>
            <w:r>
              <w:rPr>
                <w:rFonts w:ascii="Arial" w:hAnsi="Arial" w:cs="Arial"/>
                <w:color w:val="000000" w:themeColor="text1"/>
                <w:sz w:val="21"/>
                <w:szCs w:val="21"/>
              </w:rPr>
              <w:t xml:space="preserve">Customer Type </w:t>
            </w:r>
          </w:p>
        </w:tc>
        <w:tc>
          <w:tcPr>
            <w:tcW w:w="6226" w:type="dxa"/>
          </w:tcPr>
          <w:p w14:paraId="76A66593" w14:textId="1BC81AC1" w:rsidR="005D4047" w:rsidRPr="00247277" w:rsidRDefault="00000000" w:rsidP="00B17AB4">
            <w:pPr>
              <w:jc w:val="both"/>
              <w:rPr>
                <w:rFonts w:ascii="Arial" w:hAnsi="Arial" w:cs="Arial"/>
                <w:sz w:val="21"/>
                <w:szCs w:val="21"/>
              </w:rPr>
            </w:pPr>
            <w:sdt>
              <w:sdtPr>
                <w:rPr>
                  <w:rFonts w:ascii="Arial" w:hAnsi="Arial" w:cs="Arial"/>
                  <w:sz w:val="21"/>
                  <w:szCs w:val="21"/>
                </w:rPr>
                <w:id w:val="1635516248"/>
                <w14:checkbox>
                  <w14:checked w14:val="1"/>
                  <w14:checkedState w14:val="2612" w14:font="MS Gothic"/>
                  <w14:uncheckedState w14:val="2610" w14:font="MS Gothic"/>
                </w14:checkbox>
              </w:sdtPr>
              <w:sdtContent>
                <w:r w:rsidR="00B05557">
                  <w:rPr>
                    <w:rFonts w:ascii="MS Gothic" w:eastAsia="MS Gothic" w:hAnsi="MS Gothic" w:cs="Arial" w:hint="eastAsia"/>
                    <w:sz w:val="21"/>
                    <w:szCs w:val="21"/>
                  </w:rPr>
                  <w:t>☒</w:t>
                </w:r>
              </w:sdtContent>
            </w:sdt>
            <w:r w:rsidR="005D4047" w:rsidRPr="00247277">
              <w:rPr>
                <w:rFonts w:ascii="Arial" w:hAnsi="Arial" w:cs="Arial"/>
                <w:sz w:val="21"/>
                <w:szCs w:val="21"/>
              </w:rPr>
              <w:t xml:space="preserve"> New Customer  </w:t>
            </w:r>
            <w:sdt>
              <w:sdtPr>
                <w:rPr>
                  <w:rFonts w:ascii="Arial" w:hAnsi="Arial" w:cs="Arial"/>
                  <w:sz w:val="21"/>
                  <w:szCs w:val="21"/>
                </w:rPr>
                <w:id w:val="1191343962"/>
                <w14:checkbox>
                  <w14:checked w14:val="1"/>
                  <w14:checkedState w14:val="2612" w14:font="MS Gothic"/>
                  <w14:uncheckedState w14:val="2610" w14:font="MS Gothic"/>
                </w14:checkbox>
              </w:sdtPr>
              <w:sdtContent>
                <w:r w:rsidR="00B05557">
                  <w:rPr>
                    <w:rFonts w:ascii="MS Gothic" w:eastAsia="MS Gothic" w:hAnsi="MS Gothic" w:cs="Arial" w:hint="eastAsia"/>
                    <w:sz w:val="21"/>
                    <w:szCs w:val="21"/>
                  </w:rPr>
                  <w:t>☒</w:t>
                </w:r>
              </w:sdtContent>
            </w:sdt>
            <w:r w:rsidR="005D4047" w:rsidRPr="00247277">
              <w:rPr>
                <w:rFonts w:ascii="Arial" w:hAnsi="Arial" w:cs="Arial"/>
                <w:sz w:val="21"/>
                <w:szCs w:val="21"/>
              </w:rPr>
              <w:t xml:space="preserve"> Existing Customer</w:t>
            </w:r>
          </w:p>
          <w:p w14:paraId="30123EFB" w14:textId="12FB3D11" w:rsidR="00507806" w:rsidRPr="00247277" w:rsidRDefault="00507806" w:rsidP="00B17AB4">
            <w:pPr>
              <w:jc w:val="both"/>
              <w:rPr>
                <w:rFonts w:ascii="Arial" w:hAnsi="Arial" w:cs="Arial"/>
                <w:sz w:val="21"/>
                <w:szCs w:val="21"/>
              </w:rPr>
            </w:pPr>
          </w:p>
        </w:tc>
      </w:tr>
      <w:tr w:rsidR="00F159F7" w:rsidRPr="009F08FB" w14:paraId="793EECAE" w14:textId="77777777" w:rsidTr="24D42A99">
        <w:tc>
          <w:tcPr>
            <w:tcW w:w="3397" w:type="dxa"/>
          </w:tcPr>
          <w:p w14:paraId="5A66CA45" w14:textId="27BB7243" w:rsidR="00F159F7" w:rsidRPr="0065772D" w:rsidRDefault="00CF61DA"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Order Type</w:t>
            </w:r>
          </w:p>
        </w:tc>
        <w:tc>
          <w:tcPr>
            <w:tcW w:w="6226" w:type="dxa"/>
          </w:tcPr>
          <w:p w14:paraId="3975DDB2" w14:textId="17DA2327" w:rsidR="00CF61DA" w:rsidRPr="00247277" w:rsidRDefault="00000000" w:rsidP="00B17AB4">
            <w:pPr>
              <w:jc w:val="both"/>
              <w:rPr>
                <w:rFonts w:ascii="Arial" w:hAnsi="Arial" w:cs="Arial"/>
                <w:sz w:val="21"/>
                <w:szCs w:val="21"/>
              </w:rPr>
            </w:pPr>
            <w:sdt>
              <w:sdtPr>
                <w:rPr>
                  <w:rFonts w:ascii="Arial" w:hAnsi="Arial" w:cs="Arial"/>
                  <w:sz w:val="21"/>
                  <w:szCs w:val="21"/>
                </w:rPr>
                <w:id w:val="362489549"/>
                <w14:checkbox>
                  <w14:checked w14:val="1"/>
                  <w14:checkedState w14:val="2612" w14:font="MS Gothic"/>
                  <w14:uncheckedState w14:val="2610" w14:font="MS Gothic"/>
                </w14:checkbox>
              </w:sdtPr>
              <w:sdtContent>
                <w:r w:rsidR="00B05557">
                  <w:rPr>
                    <w:rFonts w:ascii="MS Gothic" w:eastAsia="MS Gothic" w:hAnsi="MS Gothic" w:cs="Arial" w:hint="eastAsia"/>
                    <w:sz w:val="21"/>
                    <w:szCs w:val="21"/>
                  </w:rPr>
                  <w:t>☒</w:t>
                </w:r>
              </w:sdtContent>
            </w:sdt>
            <w:r w:rsidR="00E14A2B" w:rsidRPr="00247277">
              <w:rPr>
                <w:rFonts w:ascii="Arial" w:hAnsi="Arial" w:cs="Arial"/>
                <w:sz w:val="21"/>
                <w:szCs w:val="21"/>
              </w:rPr>
              <w:t xml:space="preserve"> New </w:t>
            </w:r>
            <w:r w:rsidR="00C465DE" w:rsidRPr="00247277">
              <w:rPr>
                <w:rFonts w:ascii="Arial" w:hAnsi="Arial" w:cs="Arial"/>
                <w:sz w:val="21"/>
                <w:szCs w:val="21"/>
              </w:rPr>
              <w:t xml:space="preserve">Order </w:t>
            </w:r>
            <w:r w:rsidR="00EC18D2" w:rsidRPr="00247277">
              <w:rPr>
                <w:rFonts w:ascii="Arial" w:hAnsi="Arial" w:cs="Arial"/>
                <w:sz w:val="21"/>
                <w:szCs w:val="21"/>
              </w:rPr>
              <w:t xml:space="preserve">- </w:t>
            </w:r>
            <w:r w:rsidR="00C465DE" w:rsidRPr="00247277">
              <w:rPr>
                <w:rFonts w:ascii="Arial" w:hAnsi="Arial" w:cs="Arial"/>
                <w:sz w:val="21"/>
                <w:szCs w:val="21"/>
              </w:rPr>
              <w:t>New Custome</w:t>
            </w:r>
            <w:r w:rsidR="00E14A2B" w:rsidRPr="00247277">
              <w:rPr>
                <w:rFonts w:ascii="Arial" w:hAnsi="Arial" w:cs="Arial"/>
                <w:sz w:val="21"/>
                <w:szCs w:val="21"/>
              </w:rPr>
              <w:t xml:space="preserve">r  </w:t>
            </w:r>
          </w:p>
          <w:p w14:paraId="3AC5A87C" w14:textId="149AC5E0" w:rsidR="00EC18D2" w:rsidRPr="00247277" w:rsidRDefault="00000000" w:rsidP="00B17AB4">
            <w:pPr>
              <w:jc w:val="both"/>
              <w:rPr>
                <w:rFonts w:ascii="Arial" w:hAnsi="Arial" w:cs="Arial"/>
                <w:sz w:val="21"/>
                <w:szCs w:val="21"/>
              </w:rPr>
            </w:pPr>
            <w:sdt>
              <w:sdtPr>
                <w:rPr>
                  <w:rFonts w:ascii="Arial" w:hAnsi="Arial" w:cs="Arial"/>
                  <w:sz w:val="21"/>
                  <w:szCs w:val="21"/>
                </w:rPr>
                <w:id w:val="-639879277"/>
                <w14:checkbox>
                  <w14:checked w14:val="1"/>
                  <w14:checkedState w14:val="2612" w14:font="MS Gothic"/>
                  <w14:uncheckedState w14:val="2610" w14:font="MS Gothic"/>
                </w14:checkbox>
              </w:sdtPr>
              <w:sdtContent>
                <w:r w:rsidR="00B05557">
                  <w:rPr>
                    <w:rFonts w:ascii="MS Gothic" w:eastAsia="MS Gothic" w:hAnsi="MS Gothic" w:cs="Arial" w:hint="eastAsia"/>
                    <w:sz w:val="21"/>
                    <w:szCs w:val="21"/>
                  </w:rPr>
                  <w:t>☒</w:t>
                </w:r>
              </w:sdtContent>
            </w:sdt>
            <w:r w:rsidR="00EC18D2" w:rsidRPr="00247277">
              <w:rPr>
                <w:rFonts w:ascii="Arial" w:hAnsi="Arial" w:cs="Arial"/>
                <w:sz w:val="21"/>
                <w:szCs w:val="21"/>
              </w:rPr>
              <w:t xml:space="preserve"> New Order - Existing Customer</w:t>
            </w:r>
          </w:p>
          <w:p w14:paraId="3ED89AB8" w14:textId="5F2C6B57" w:rsidR="00CF61DA" w:rsidRPr="00247277" w:rsidRDefault="00000000" w:rsidP="00B17AB4">
            <w:pPr>
              <w:jc w:val="both"/>
              <w:rPr>
                <w:rFonts w:ascii="Arial" w:hAnsi="Arial" w:cs="Arial"/>
                <w:sz w:val="21"/>
                <w:szCs w:val="21"/>
              </w:rPr>
            </w:pPr>
            <w:sdt>
              <w:sdtPr>
                <w:rPr>
                  <w:rFonts w:ascii="Arial" w:hAnsi="Arial" w:cs="Arial"/>
                  <w:sz w:val="21"/>
                  <w:szCs w:val="21"/>
                </w:rPr>
                <w:id w:val="761807578"/>
                <w14:checkbox>
                  <w14:checked w14:val="0"/>
                  <w14:checkedState w14:val="2612" w14:font="MS Gothic"/>
                  <w14:uncheckedState w14:val="2610" w14:font="MS Gothic"/>
                </w14:checkbox>
              </w:sdtPr>
              <w:sdtContent>
                <w:r w:rsidR="001271A8" w:rsidRPr="00247277">
                  <w:rPr>
                    <w:rFonts w:ascii="MS Gothic" w:eastAsia="MS Gothic" w:hAnsi="MS Gothic" w:cs="Arial" w:hint="eastAsia"/>
                    <w:sz w:val="21"/>
                    <w:szCs w:val="21"/>
                  </w:rPr>
                  <w:t>☐</w:t>
                </w:r>
              </w:sdtContent>
            </w:sdt>
            <w:r w:rsidR="00CF61DA" w:rsidRPr="00247277">
              <w:rPr>
                <w:rFonts w:ascii="Arial" w:hAnsi="Arial" w:cs="Arial"/>
                <w:sz w:val="21"/>
                <w:szCs w:val="21"/>
              </w:rPr>
              <w:t xml:space="preserve"> Renewal</w:t>
            </w:r>
            <w:r w:rsidR="00EC18D2" w:rsidRPr="00247277">
              <w:rPr>
                <w:rFonts w:ascii="Arial" w:hAnsi="Arial" w:cs="Arial"/>
                <w:sz w:val="21"/>
                <w:szCs w:val="21"/>
              </w:rPr>
              <w:t>/Resign Order</w:t>
            </w:r>
            <w:r w:rsidR="00C465DE" w:rsidRPr="00247277">
              <w:rPr>
                <w:rFonts w:ascii="Arial" w:hAnsi="Arial" w:cs="Arial"/>
                <w:sz w:val="21"/>
                <w:szCs w:val="21"/>
              </w:rPr>
              <w:t xml:space="preserve"> - Existing Customer</w:t>
            </w:r>
          </w:p>
          <w:p w14:paraId="2453D1DF" w14:textId="33D9081F" w:rsidR="00544512" w:rsidRDefault="00000000" w:rsidP="00B17AB4">
            <w:pPr>
              <w:jc w:val="both"/>
              <w:rPr>
                <w:rFonts w:ascii="Arial" w:hAnsi="Arial" w:cs="Arial"/>
                <w:sz w:val="21"/>
                <w:szCs w:val="21"/>
              </w:rPr>
            </w:pPr>
            <w:sdt>
              <w:sdtPr>
                <w:rPr>
                  <w:rFonts w:ascii="Arial" w:hAnsi="Arial" w:cs="Arial"/>
                  <w:sz w:val="21"/>
                  <w:szCs w:val="21"/>
                </w:rPr>
                <w:id w:val="-1287497348"/>
                <w14:checkbox>
                  <w14:checked w14:val="0"/>
                  <w14:checkedState w14:val="2612" w14:font="MS Gothic"/>
                  <w14:uncheckedState w14:val="2610" w14:font="MS Gothic"/>
                </w14:checkbox>
              </w:sdtPr>
              <w:sdtContent>
                <w:r w:rsidR="001271A8" w:rsidRPr="00247277">
                  <w:rPr>
                    <w:rFonts w:ascii="MS Gothic" w:eastAsia="MS Gothic" w:hAnsi="MS Gothic" w:cs="Arial" w:hint="eastAsia"/>
                    <w:sz w:val="21"/>
                    <w:szCs w:val="21"/>
                  </w:rPr>
                  <w:t>☐</w:t>
                </w:r>
              </w:sdtContent>
            </w:sdt>
            <w:r w:rsidR="00CF61DA" w:rsidRPr="00247277">
              <w:rPr>
                <w:rFonts w:ascii="Arial" w:hAnsi="Arial" w:cs="Arial"/>
                <w:sz w:val="21"/>
                <w:szCs w:val="21"/>
              </w:rPr>
              <w:t xml:space="preserve"> </w:t>
            </w:r>
            <w:r w:rsidR="00EC18D2" w:rsidRPr="00247277">
              <w:rPr>
                <w:rFonts w:ascii="Arial" w:hAnsi="Arial" w:cs="Arial"/>
                <w:sz w:val="21"/>
                <w:szCs w:val="21"/>
              </w:rPr>
              <w:t>Additional Connection Order - Existing Customer</w:t>
            </w:r>
          </w:p>
          <w:p w14:paraId="594696AF" w14:textId="2A9673D8" w:rsidR="0038376E" w:rsidRPr="0038376E" w:rsidRDefault="00000000" w:rsidP="00B17AB4">
            <w:pPr>
              <w:jc w:val="both"/>
              <w:rPr>
                <w:rFonts w:ascii="Arial" w:hAnsi="Arial" w:cs="Arial"/>
                <w:sz w:val="21"/>
                <w:szCs w:val="21"/>
              </w:rPr>
            </w:pPr>
            <w:sdt>
              <w:sdtPr>
                <w:rPr>
                  <w:rFonts w:ascii="Arial" w:hAnsi="Arial" w:cs="Arial"/>
                  <w:sz w:val="21"/>
                  <w:szCs w:val="21"/>
                </w:rPr>
                <w:id w:val="118805893"/>
                <w14:checkbox>
                  <w14:checked w14:val="0"/>
                  <w14:checkedState w14:val="2612" w14:font="MS Gothic"/>
                  <w14:uncheckedState w14:val="2610" w14:font="MS Gothic"/>
                </w14:checkbox>
              </w:sdtPr>
              <w:sdtContent>
                <w:r w:rsidR="0038376E" w:rsidRPr="0038376E">
                  <w:rPr>
                    <w:rFonts w:ascii="MS Gothic" w:eastAsia="MS Gothic" w:hAnsi="MS Gothic" w:cs="Arial" w:hint="eastAsia"/>
                    <w:sz w:val="21"/>
                    <w:szCs w:val="21"/>
                  </w:rPr>
                  <w:t>☐</w:t>
                </w:r>
              </w:sdtContent>
            </w:sdt>
            <w:r w:rsidR="0038376E" w:rsidRPr="0038376E">
              <w:rPr>
                <w:rFonts w:ascii="Arial" w:hAnsi="Arial" w:cs="Arial"/>
                <w:sz w:val="21"/>
                <w:szCs w:val="21"/>
              </w:rPr>
              <w:t xml:space="preserve"> MACD - Existing Customer</w:t>
            </w:r>
          </w:p>
          <w:p w14:paraId="317BA473" w14:textId="77777777" w:rsidR="00F159F7" w:rsidRPr="00247277" w:rsidRDefault="00000000" w:rsidP="00B17AB4">
            <w:pPr>
              <w:jc w:val="both"/>
              <w:rPr>
                <w:rFonts w:ascii="Arial" w:hAnsi="Arial" w:cs="Arial"/>
                <w:sz w:val="21"/>
                <w:szCs w:val="21"/>
              </w:rPr>
            </w:pPr>
            <w:sdt>
              <w:sdtPr>
                <w:rPr>
                  <w:rFonts w:ascii="Arial" w:hAnsi="Arial" w:cs="Arial"/>
                  <w:sz w:val="21"/>
                  <w:szCs w:val="21"/>
                </w:rPr>
                <w:id w:val="961997130"/>
                <w14:checkbox>
                  <w14:checked w14:val="0"/>
                  <w14:checkedState w14:val="2612" w14:font="MS Gothic"/>
                  <w14:uncheckedState w14:val="2610" w14:font="MS Gothic"/>
                </w14:checkbox>
              </w:sdt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346A9E12" w14:textId="1A7EE92B" w:rsidR="00507806" w:rsidRPr="00247277" w:rsidRDefault="00507806" w:rsidP="00B17AB4">
            <w:pPr>
              <w:jc w:val="both"/>
              <w:rPr>
                <w:rFonts w:ascii="Arial" w:hAnsi="Arial" w:cs="Arial"/>
                <w:sz w:val="21"/>
                <w:szCs w:val="21"/>
              </w:rPr>
            </w:pPr>
          </w:p>
        </w:tc>
      </w:tr>
      <w:tr w:rsidR="005F1E38" w:rsidRPr="009F08FB" w14:paraId="5E66AEAE" w14:textId="77777777" w:rsidTr="24D42A99">
        <w:tc>
          <w:tcPr>
            <w:tcW w:w="3397" w:type="dxa"/>
          </w:tcPr>
          <w:p w14:paraId="548845FA" w14:textId="47D25BF2" w:rsidR="005F1E38" w:rsidRPr="00E935D0" w:rsidRDefault="005F1E38" w:rsidP="005F1E38">
            <w:pPr>
              <w:spacing w:after="160" w:line="278" w:lineRule="auto"/>
              <w:rPr>
                <w:rFonts w:ascii="Arial" w:hAnsi="Arial" w:cs="Arial"/>
                <w:sz w:val="21"/>
                <w:szCs w:val="21"/>
              </w:rPr>
            </w:pPr>
            <w:r w:rsidRPr="00E935D0">
              <w:rPr>
                <w:rFonts w:ascii="Arial" w:hAnsi="Arial" w:cs="Arial"/>
                <w:sz w:val="21"/>
                <w:szCs w:val="21"/>
              </w:rPr>
              <w:t>API</w:t>
            </w:r>
            <w:r w:rsidRPr="005F1E38">
              <w:rPr>
                <w:rFonts w:ascii="Arial" w:hAnsi="Arial" w:cs="Arial"/>
                <w:sz w:val="21"/>
                <w:szCs w:val="21"/>
              </w:rPr>
              <w:t xml:space="preserve"> Required </w:t>
            </w:r>
          </w:p>
          <w:p w14:paraId="6DA6CF51" w14:textId="77777777" w:rsidR="005F1E38" w:rsidRPr="005F1E38" w:rsidRDefault="005F1E38" w:rsidP="00B17AB4">
            <w:pPr>
              <w:jc w:val="both"/>
              <w:rPr>
                <w:rFonts w:ascii="Arial" w:hAnsi="Arial" w:cs="Arial"/>
                <w:color w:val="000000" w:themeColor="text1"/>
                <w:sz w:val="21"/>
                <w:szCs w:val="21"/>
              </w:rPr>
            </w:pPr>
          </w:p>
        </w:tc>
        <w:tc>
          <w:tcPr>
            <w:tcW w:w="6226" w:type="dxa"/>
          </w:tcPr>
          <w:p w14:paraId="130DC85D" w14:textId="4634D06B" w:rsidR="00362537" w:rsidRPr="006A051C"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62225832"/>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4468381"/>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190488291"/>
                <w14:checkbox>
                  <w14:checked w14:val="1"/>
                  <w14:checkedState w14:val="2612" w14:font="MS Gothic"/>
                  <w14:uncheckedState w14:val="2610" w14:font="MS Gothic"/>
                </w14:checkbox>
              </w:sdtPr>
              <w:sdtContent>
                <w:r w:rsidR="00B0555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3F67B07" w14:textId="77777777" w:rsidR="00362537" w:rsidRDefault="00362537" w:rsidP="005F1E38">
            <w:pPr>
              <w:spacing w:after="160" w:line="278" w:lineRule="auto"/>
              <w:rPr>
                <w:rFonts w:ascii="Arial" w:hAnsi="Arial" w:cs="Arial"/>
                <w:sz w:val="21"/>
                <w:szCs w:val="21"/>
              </w:rPr>
            </w:pPr>
          </w:p>
          <w:p w14:paraId="303576C2" w14:textId="77777777" w:rsidR="005F1E38" w:rsidRDefault="005F1E38" w:rsidP="005F1E38">
            <w:pPr>
              <w:spacing w:after="160" w:line="278" w:lineRule="auto"/>
              <w:rPr>
                <w:rFonts w:ascii="Arial" w:hAnsi="Arial" w:cs="Arial"/>
                <w:sz w:val="21"/>
                <w:szCs w:val="21"/>
              </w:rPr>
            </w:pPr>
            <w:r w:rsidRPr="00247277">
              <w:rPr>
                <w:rFonts w:ascii="Arial" w:hAnsi="Arial" w:cs="Arial"/>
                <w:sz w:val="21"/>
                <w:szCs w:val="21"/>
              </w:rPr>
              <w:t xml:space="preserve">If Yes </w:t>
            </w:r>
            <w:proofErr w:type="gramStart"/>
            <w:r w:rsidR="00507806" w:rsidRPr="00247277">
              <w:rPr>
                <w:rFonts w:ascii="Arial" w:hAnsi="Arial" w:cs="Arial"/>
                <w:sz w:val="21"/>
                <w:szCs w:val="21"/>
              </w:rPr>
              <w:t xml:space="preserve">- </w:t>
            </w:r>
            <w:r w:rsidRPr="00247277">
              <w:rPr>
                <w:rFonts w:ascii="Arial" w:hAnsi="Arial" w:cs="Arial"/>
                <w:sz w:val="21"/>
                <w:szCs w:val="21"/>
              </w:rPr>
              <w:t xml:space="preserve"> wh</w:t>
            </w:r>
            <w:r w:rsidR="003571F9">
              <w:rPr>
                <w:rFonts w:ascii="Arial" w:hAnsi="Arial" w:cs="Arial"/>
                <w:sz w:val="21"/>
                <w:szCs w:val="21"/>
              </w:rPr>
              <w:t>ich</w:t>
            </w:r>
            <w:proofErr w:type="gramEnd"/>
            <w:r w:rsidR="003571F9">
              <w:rPr>
                <w:rFonts w:ascii="Arial" w:hAnsi="Arial" w:cs="Arial"/>
                <w:sz w:val="21"/>
                <w:szCs w:val="21"/>
              </w:rPr>
              <w:t xml:space="preserve"> </w:t>
            </w:r>
            <w:r w:rsidRPr="00247277">
              <w:rPr>
                <w:rFonts w:ascii="Arial" w:hAnsi="Arial" w:cs="Arial"/>
                <w:sz w:val="21"/>
                <w:szCs w:val="21"/>
              </w:rPr>
              <w:t xml:space="preserve"> APIs are expected to be delivered by VMO2 as part of the requirement?</w:t>
            </w:r>
          </w:p>
          <w:p w14:paraId="336C5787" w14:textId="4E6CCE64" w:rsidR="00972E30" w:rsidRPr="00972E30" w:rsidRDefault="00972E30" w:rsidP="005F1E38">
            <w:pPr>
              <w:spacing w:after="160" w:line="278" w:lineRule="auto"/>
            </w:pPr>
          </w:p>
        </w:tc>
      </w:tr>
      <w:tr w:rsidR="00507806" w:rsidRPr="009F08FB" w14:paraId="69599973" w14:textId="77777777" w:rsidTr="24D42A99">
        <w:tc>
          <w:tcPr>
            <w:tcW w:w="3397" w:type="dxa"/>
          </w:tcPr>
          <w:p w14:paraId="5684584F" w14:textId="5E277790" w:rsidR="00507806" w:rsidRPr="785412A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Logistics / Supply </w:t>
            </w:r>
            <w:r w:rsidR="00CD0DF8">
              <w:rPr>
                <w:rFonts w:ascii="Arial" w:hAnsi="Arial" w:cs="Arial"/>
                <w:color w:val="000000" w:themeColor="text1"/>
                <w:sz w:val="21"/>
                <w:szCs w:val="21"/>
              </w:rPr>
              <w:t>C</w:t>
            </w:r>
            <w:r w:rsidRPr="00542113">
              <w:rPr>
                <w:rFonts w:ascii="Arial" w:hAnsi="Arial" w:cs="Arial"/>
                <w:color w:val="000000" w:themeColor="text1"/>
                <w:sz w:val="21"/>
                <w:szCs w:val="21"/>
              </w:rPr>
              <w:t>hain</w:t>
            </w:r>
          </w:p>
        </w:tc>
        <w:tc>
          <w:tcPr>
            <w:tcW w:w="6226" w:type="dxa"/>
          </w:tcPr>
          <w:p w14:paraId="51B8B2A9" w14:textId="0A2B4DF3"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725F49">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835766582"/>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205150"/>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610585190"/>
                <w14:checkbox>
                  <w14:checked w14:val="1"/>
                  <w14:checkedState w14:val="2612" w14:font="MS Gothic"/>
                  <w14:uncheckedState w14:val="2610" w14:font="MS Gothic"/>
                </w14:checkbox>
              </w:sdtPr>
              <w:sdtContent>
                <w:r w:rsidR="00B0555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778683D8" w14:textId="77777777" w:rsidR="00972E30" w:rsidRPr="009675F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2E3CB0DB" w14:textId="0AE821EE" w:rsidR="00507806" w:rsidRPr="00247277" w:rsidRDefault="00507806" w:rsidP="00972E30">
            <w:pPr>
              <w:spacing w:after="160" w:line="278" w:lineRule="auto"/>
              <w:rPr>
                <w:rFonts w:ascii="Arial" w:hAnsi="Arial" w:cs="Arial"/>
                <w:sz w:val="21"/>
                <w:szCs w:val="21"/>
              </w:rPr>
            </w:pPr>
          </w:p>
        </w:tc>
      </w:tr>
      <w:tr w:rsidR="00507806" w:rsidRPr="009F08FB" w14:paraId="3320F8A3" w14:textId="77777777" w:rsidTr="24D42A99">
        <w:tc>
          <w:tcPr>
            <w:tcW w:w="3397" w:type="dxa"/>
          </w:tcPr>
          <w:p w14:paraId="21606CF1" w14:textId="1CCED11E" w:rsidR="00507806" w:rsidRPr="00542113" w:rsidRDefault="00507806" w:rsidP="00507806">
            <w:pPr>
              <w:jc w:val="both"/>
              <w:rPr>
                <w:rFonts w:ascii="Arial" w:hAnsi="Arial" w:cs="Arial"/>
                <w:color w:val="000000" w:themeColor="text1"/>
                <w:sz w:val="21"/>
                <w:szCs w:val="21"/>
              </w:rPr>
            </w:pPr>
            <w:r w:rsidRPr="785412A3">
              <w:rPr>
                <w:rFonts w:ascii="Arial" w:hAnsi="Arial" w:cs="Arial"/>
                <w:color w:val="000000" w:themeColor="text1"/>
                <w:sz w:val="21"/>
                <w:szCs w:val="21"/>
              </w:rPr>
              <w:t>Reporting</w:t>
            </w:r>
          </w:p>
        </w:tc>
        <w:tc>
          <w:tcPr>
            <w:tcW w:w="6226" w:type="dxa"/>
          </w:tcPr>
          <w:p w14:paraId="1FEEF7C3" w14:textId="1DF31DDA"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362537">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902907068"/>
                <w14:checkbox>
                  <w14:checked w14:val="1"/>
                  <w14:checkedState w14:val="2612" w14:font="MS Gothic"/>
                  <w14:uncheckedState w14:val="2610" w14:font="MS Gothic"/>
                </w14:checkbox>
              </w:sdtPr>
              <w:sdtContent>
                <w:r w:rsidR="008A628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672377545"/>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059516587"/>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93EDAB2" w14:textId="1FB695DC" w:rsidR="00DB4B47" w:rsidRDefault="006A051C" w:rsidP="00DB4B47">
            <w:pPr>
              <w:jc w:val="both"/>
              <w:rPr>
                <w:rFonts w:ascii="Arial" w:hAnsi="Arial" w:cs="Arial"/>
                <w:sz w:val="21"/>
                <w:szCs w:val="21"/>
              </w:rPr>
            </w:pPr>
            <w:r>
              <w:rPr>
                <w:rFonts w:ascii="Arial" w:hAnsi="Arial" w:cs="Arial"/>
                <w:sz w:val="21"/>
                <w:szCs w:val="21"/>
              </w:rPr>
              <w:t xml:space="preserve">If Yes – </w:t>
            </w:r>
            <w:r w:rsidR="00DB4B47" w:rsidRPr="00DB4B47">
              <w:rPr>
                <w:rFonts w:ascii="Arial" w:hAnsi="Arial" w:cs="Arial"/>
                <w:sz w:val="21"/>
                <w:szCs w:val="21"/>
              </w:rPr>
              <w:t>Please outline the requirements and describe the type of impact</w:t>
            </w:r>
            <w:r w:rsidR="00DB4B47">
              <w:rPr>
                <w:rFonts w:ascii="Arial" w:hAnsi="Arial" w:cs="Arial"/>
                <w:sz w:val="21"/>
                <w:szCs w:val="21"/>
              </w:rPr>
              <w:t xml:space="preserve"> e.g. </w:t>
            </w:r>
          </w:p>
          <w:p w14:paraId="22C57E63" w14:textId="77777777" w:rsidR="008A6284" w:rsidRDefault="008A6284" w:rsidP="00DB4B47">
            <w:pPr>
              <w:jc w:val="both"/>
              <w:rPr>
                <w:rFonts w:ascii="Arial" w:hAnsi="Arial" w:cs="Arial"/>
                <w:sz w:val="21"/>
                <w:szCs w:val="21"/>
              </w:rPr>
            </w:pPr>
          </w:p>
          <w:p w14:paraId="6B779557" w14:textId="26B33CC4" w:rsidR="008A6284" w:rsidRDefault="008A6284" w:rsidP="00DB4B47">
            <w:pPr>
              <w:jc w:val="both"/>
              <w:rPr>
                <w:rFonts w:ascii="Arial" w:hAnsi="Arial" w:cs="Arial"/>
                <w:sz w:val="21"/>
                <w:szCs w:val="21"/>
              </w:rPr>
            </w:pPr>
            <w:r>
              <w:rPr>
                <w:rFonts w:ascii="Arial" w:hAnsi="Arial" w:cs="Arial"/>
                <w:sz w:val="21"/>
                <w:szCs w:val="21"/>
              </w:rPr>
              <w:lastRenderedPageBreak/>
              <w:t xml:space="preserve">Use of slice </w:t>
            </w:r>
          </w:p>
          <w:p w14:paraId="36601A00" w14:textId="4F69833B" w:rsidR="008A6284" w:rsidRDefault="008A6284" w:rsidP="00DB4B47">
            <w:pPr>
              <w:jc w:val="both"/>
              <w:rPr>
                <w:rFonts w:ascii="Arial" w:hAnsi="Arial" w:cs="Arial"/>
                <w:sz w:val="21"/>
                <w:szCs w:val="21"/>
              </w:rPr>
            </w:pPr>
            <w:r>
              <w:rPr>
                <w:rFonts w:ascii="Arial" w:hAnsi="Arial" w:cs="Arial"/>
                <w:sz w:val="21"/>
                <w:szCs w:val="21"/>
              </w:rPr>
              <w:t xml:space="preserve">Volume of users on a slice </w:t>
            </w:r>
          </w:p>
          <w:p w14:paraId="2790EE4F" w14:textId="2A5DF70A" w:rsidR="008A6284" w:rsidRDefault="008A6284" w:rsidP="00DB4B47">
            <w:pPr>
              <w:jc w:val="both"/>
              <w:rPr>
                <w:rFonts w:ascii="Arial" w:hAnsi="Arial" w:cs="Arial"/>
                <w:sz w:val="21"/>
                <w:szCs w:val="21"/>
              </w:rPr>
            </w:pPr>
            <w:r>
              <w:rPr>
                <w:rFonts w:ascii="Arial" w:hAnsi="Arial" w:cs="Arial"/>
                <w:sz w:val="21"/>
                <w:szCs w:val="21"/>
              </w:rPr>
              <w:t xml:space="preserve">Data used on slice </w:t>
            </w:r>
          </w:p>
          <w:p w14:paraId="79ECF74F" w14:textId="4DBA19AD" w:rsidR="008A6284" w:rsidRPr="00DB4B47" w:rsidRDefault="00ED0F37" w:rsidP="00DB4B47">
            <w:pPr>
              <w:jc w:val="both"/>
              <w:rPr>
                <w:rFonts w:ascii="Arial" w:hAnsi="Arial" w:cs="Arial"/>
                <w:sz w:val="21"/>
                <w:szCs w:val="21"/>
              </w:rPr>
            </w:pPr>
            <w:r>
              <w:rPr>
                <w:rFonts w:ascii="Arial" w:hAnsi="Arial" w:cs="Arial"/>
                <w:sz w:val="21"/>
                <w:szCs w:val="21"/>
              </w:rPr>
              <w:t xml:space="preserve">Performance on slice </w:t>
            </w:r>
          </w:p>
          <w:p w14:paraId="79D04DE9" w14:textId="77777777" w:rsidR="006A051C" w:rsidRDefault="006A051C" w:rsidP="006A051C">
            <w:pPr>
              <w:jc w:val="both"/>
              <w:rPr>
                <w:rFonts w:ascii="Arial" w:hAnsi="Arial" w:cs="Arial"/>
                <w:sz w:val="21"/>
                <w:szCs w:val="21"/>
              </w:rPr>
            </w:pPr>
          </w:p>
          <w:p w14:paraId="5E733664" w14:textId="5D391C9E" w:rsidR="006A051C" w:rsidRDefault="00000000" w:rsidP="006A051C">
            <w:pPr>
              <w:jc w:val="both"/>
              <w:rPr>
                <w:rFonts w:ascii="Arial" w:hAnsi="Arial" w:cs="Arial"/>
                <w:sz w:val="21"/>
                <w:szCs w:val="21"/>
              </w:rPr>
            </w:pPr>
            <w:sdt>
              <w:sdtPr>
                <w:rPr>
                  <w:rFonts w:ascii="Arial" w:hAnsi="Arial" w:cs="Arial"/>
                  <w:sz w:val="21"/>
                  <w:szCs w:val="21"/>
                </w:rPr>
                <w:id w:val="652498006"/>
                <w14:checkbox>
                  <w14:checked w14:val="1"/>
                  <w14:checkedState w14:val="2612" w14:font="MS Gothic"/>
                  <w14:uncheckedState w14:val="2610" w14:font="MS Gothic"/>
                </w14:checkbox>
              </w:sdtPr>
              <w:sdtContent>
                <w:r w:rsidR="008A6284">
                  <w:rPr>
                    <w:rFonts w:ascii="MS Gothic" w:eastAsia="MS Gothic" w:hAnsi="MS Gothic" w:cs="Arial" w:hint="eastAsia"/>
                    <w:sz w:val="21"/>
                    <w:szCs w:val="21"/>
                  </w:rPr>
                  <w:t>☒</w:t>
                </w:r>
              </w:sdtContent>
            </w:sdt>
            <w:r w:rsidR="006A051C" w:rsidRPr="00247277">
              <w:rPr>
                <w:rFonts w:ascii="Arial" w:hAnsi="Arial" w:cs="Arial"/>
                <w:sz w:val="21"/>
                <w:szCs w:val="21"/>
              </w:rPr>
              <w:t xml:space="preserve"> New Reports</w:t>
            </w:r>
          </w:p>
          <w:p w14:paraId="23B1F1D4" w14:textId="5CEDA3C9" w:rsidR="00507806" w:rsidRPr="00247277" w:rsidRDefault="00000000" w:rsidP="00507806">
            <w:pPr>
              <w:jc w:val="both"/>
              <w:rPr>
                <w:rFonts w:ascii="Arial" w:hAnsi="Arial" w:cs="Arial"/>
                <w:sz w:val="21"/>
                <w:szCs w:val="21"/>
              </w:rPr>
            </w:pPr>
            <w:sdt>
              <w:sdtPr>
                <w:rPr>
                  <w:rFonts w:ascii="Arial" w:hAnsi="Arial" w:cs="Arial"/>
                  <w:sz w:val="21"/>
                  <w:szCs w:val="21"/>
                </w:rPr>
                <w:id w:val="841276040"/>
                <w14:checkbox>
                  <w14:checked w14:val="0"/>
                  <w14:checkedState w14:val="2612" w14:font="MS Gothic"/>
                  <w14:uncheckedState w14:val="2610" w14:font="MS Gothic"/>
                </w14:checkbox>
              </w:sdtPr>
              <w:sdtContent>
                <w:r w:rsidR="00507806" w:rsidRPr="00247277">
                  <w:rPr>
                    <w:rFonts w:ascii="MS Gothic" w:eastAsia="MS Gothic" w:hAnsi="MS Gothic" w:cs="Arial"/>
                    <w:sz w:val="21"/>
                    <w:szCs w:val="21"/>
                  </w:rPr>
                  <w:t>☐</w:t>
                </w:r>
              </w:sdtContent>
            </w:sdt>
            <w:r w:rsidR="00507806" w:rsidRPr="00247277">
              <w:rPr>
                <w:rFonts w:ascii="Arial" w:hAnsi="Arial" w:cs="Arial"/>
                <w:sz w:val="21"/>
                <w:szCs w:val="21"/>
              </w:rPr>
              <w:t xml:space="preserve"> Amend/Update</w:t>
            </w:r>
            <w:r w:rsidR="00F32531" w:rsidRPr="00247277">
              <w:rPr>
                <w:rFonts w:ascii="Arial" w:hAnsi="Arial" w:cs="Arial"/>
                <w:sz w:val="21"/>
                <w:szCs w:val="21"/>
              </w:rPr>
              <w:t xml:space="preserve"> </w:t>
            </w:r>
            <w:r w:rsidR="00507806" w:rsidRPr="00247277">
              <w:rPr>
                <w:rFonts w:ascii="Arial" w:hAnsi="Arial" w:cs="Arial"/>
                <w:sz w:val="21"/>
                <w:szCs w:val="21"/>
              </w:rPr>
              <w:t xml:space="preserve">Existing </w:t>
            </w:r>
            <w:r w:rsidR="00F32531" w:rsidRPr="00247277">
              <w:rPr>
                <w:rFonts w:ascii="Arial" w:hAnsi="Arial" w:cs="Arial"/>
                <w:sz w:val="21"/>
                <w:szCs w:val="21"/>
              </w:rPr>
              <w:t>Reports</w:t>
            </w:r>
          </w:p>
          <w:p w14:paraId="0B400C35" w14:textId="69483E28" w:rsidR="00507806" w:rsidRPr="00247277" w:rsidRDefault="00507806" w:rsidP="00507806">
            <w:pPr>
              <w:jc w:val="both"/>
              <w:rPr>
                <w:rFonts w:ascii="Arial" w:hAnsi="Arial" w:cs="Arial"/>
                <w:sz w:val="21"/>
                <w:szCs w:val="21"/>
              </w:rPr>
            </w:pPr>
          </w:p>
        </w:tc>
      </w:tr>
      <w:tr w:rsidR="00507806" w:rsidRPr="009F08FB" w14:paraId="54F7E0CF" w14:textId="77777777" w:rsidTr="24D42A99">
        <w:tc>
          <w:tcPr>
            <w:tcW w:w="3397" w:type="dxa"/>
          </w:tcPr>
          <w:p w14:paraId="69ACFA92" w14:textId="69CA93B4"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lastRenderedPageBreak/>
              <w:t xml:space="preserve">Migration </w:t>
            </w:r>
            <w:r w:rsidR="000035FB">
              <w:rPr>
                <w:rFonts w:ascii="Arial" w:hAnsi="Arial" w:cs="Arial"/>
                <w:color w:val="000000" w:themeColor="text1"/>
                <w:sz w:val="21"/>
                <w:szCs w:val="21"/>
              </w:rPr>
              <w:t>R</w:t>
            </w:r>
            <w:r w:rsidRPr="00542113">
              <w:rPr>
                <w:rFonts w:ascii="Arial" w:hAnsi="Arial" w:cs="Arial"/>
                <w:color w:val="000000" w:themeColor="text1"/>
                <w:sz w:val="21"/>
                <w:szCs w:val="21"/>
              </w:rPr>
              <w:t>equirements</w:t>
            </w:r>
          </w:p>
        </w:tc>
        <w:tc>
          <w:tcPr>
            <w:tcW w:w="6226" w:type="dxa"/>
          </w:tcPr>
          <w:p w14:paraId="0D800B90" w14:textId="3A525702"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2029169426"/>
                <w14:checkbox>
                  <w14:checked w14:val="1"/>
                  <w14:checkedState w14:val="2612" w14:font="MS Gothic"/>
                  <w14:uncheckedState w14:val="2610" w14:font="MS Gothic"/>
                </w14:checkbox>
              </w:sdtPr>
              <w:sdtContent>
                <w:r w:rsidR="009467ED">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83119470"/>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904446159"/>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2FD94E7F"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D1A7B44" w14:textId="6A813EBF" w:rsidR="009467ED" w:rsidRDefault="009467ED" w:rsidP="003250E5">
            <w:pPr>
              <w:jc w:val="both"/>
              <w:rPr>
                <w:rFonts w:ascii="Arial" w:hAnsi="Arial" w:cs="Arial"/>
                <w:iCs/>
                <w:sz w:val="21"/>
                <w:szCs w:val="21"/>
              </w:rPr>
            </w:pPr>
            <w:r>
              <w:rPr>
                <w:rFonts w:ascii="Arial" w:hAnsi="Arial" w:cs="Arial"/>
                <w:iCs/>
                <w:sz w:val="21"/>
                <w:szCs w:val="21"/>
              </w:rPr>
              <w:t xml:space="preserve">Possibly migrations if starting using ABS </w:t>
            </w:r>
          </w:p>
          <w:p w14:paraId="2C15A216" w14:textId="09D66BD4" w:rsidR="00972E30" w:rsidRPr="003250E5" w:rsidRDefault="00972E30" w:rsidP="003250E5">
            <w:pPr>
              <w:jc w:val="both"/>
              <w:rPr>
                <w:rFonts w:ascii="Arial" w:hAnsi="Arial" w:cs="Arial"/>
                <w:iCs/>
                <w:sz w:val="21"/>
                <w:szCs w:val="21"/>
              </w:rPr>
            </w:pPr>
          </w:p>
        </w:tc>
      </w:tr>
      <w:tr w:rsidR="00507806" w:rsidRPr="009F08FB" w14:paraId="4208EED1" w14:textId="77777777" w:rsidTr="24D42A99">
        <w:tc>
          <w:tcPr>
            <w:tcW w:w="3397" w:type="dxa"/>
          </w:tcPr>
          <w:p w14:paraId="44785597" w14:textId="1E59D33D"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Decommissioning Requirements</w:t>
            </w:r>
          </w:p>
        </w:tc>
        <w:tc>
          <w:tcPr>
            <w:tcW w:w="6226" w:type="dxa"/>
          </w:tcPr>
          <w:p w14:paraId="71D492E5" w14:textId="6231F50B"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954446884"/>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906589"/>
                <w14:checkbox>
                  <w14:checked w14:val="1"/>
                  <w14:checkedState w14:val="2612" w14:font="MS Gothic"/>
                  <w14:uncheckedState w14:val="2610" w14:font="MS Gothic"/>
                </w14:checkbox>
              </w:sdtPr>
              <w:sdtContent>
                <w:r w:rsidR="009467ED">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22272600"/>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AF2106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7786D60" w14:textId="53A9CB33" w:rsidR="00972E30" w:rsidRPr="003250E5" w:rsidRDefault="00972E30" w:rsidP="003250E5">
            <w:pPr>
              <w:jc w:val="both"/>
              <w:rPr>
                <w:rFonts w:ascii="Arial" w:hAnsi="Arial" w:cs="Arial"/>
                <w:iCs/>
                <w:sz w:val="21"/>
                <w:szCs w:val="21"/>
              </w:rPr>
            </w:pPr>
          </w:p>
        </w:tc>
      </w:tr>
      <w:tr w:rsidR="00507806" w:rsidRPr="009F08FB" w14:paraId="1202541B" w14:textId="77777777" w:rsidTr="24D42A99">
        <w:tc>
          <w:tcPr>
            <w:tcW w:w="3397" w:type="dxa"/>
          </w:tcPr>
          <w:p w14:paraId="6BBE93D3" w14:textId="0D2F3BEE"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Cease </w:t>
            </w:r>
            <w:r w:rsidR="000035FB">
              <w:rPr>
                <w:rFonts w:ascii="Arial" w:hAnsi="Arial" w:cs="Arial"/>
                <w:color w:val="000000" w:themeColor="text1"/>
                <w:sz w:val="21"/>
                <w:szCs w:val="21"/>
              </w:rPr>
              <w:t>E</w:t>
            </w:r>
            <w:r w:rsidRPr="00542113">
              <w:rPr>
                <w:rFonts w:ascii="Arial" w:hAnsi="Arial" w:cs="Arial"/>
                <w:color w:val="000000" w:themeColor="text1"/>
                <w:sz w:val="21"/>
                <w:szCs w:val="21"/>
              </w:rPr>
              <w:t xml:space="preserve">xisting </w:t>
            </w:r>
            <w:r w:rsidR="000035FB">
              <w:rPr>
                <w:rFonts w:ascii="Arial" w:hAnsi="Arial" w:cs="Arial"/>
                <w:color w:val="000000" w:themeColor="text1"/>
                <w:sz w:val="21"/>
                <w:szCs w:val="21"/>
              </w:rPr>
              <w:t>S</w:t>
            </w:r>
            <w:r w:rsidRPr="00542113">
              <w:rPr>
                <w:rFonts w:ascii="Arial" w:hAnsi="Arial" w:cs="Arial"/>
                <w:color w:val="000000" w:themeColor="text1"/>
                <w:sz w:val="21"/>
                <w:szCs w:val="21"/>
              </w:rPr>
              <w:t>ervice/</w:t>
            </w:r>
            <w:r w:rsidR="000035FB">
              <w:rPr>
                <w:rFonts w:ascii="Arial" w:hAnsi="Arial" w:cs="Arial"/>
                <w:color w:val="000000" w:themeColor="text1"/>
                <w:sz w:val="21"/>
                <w:szCs w:val="21"/>
              </w:rPr>
              <w:t>S</w:t>
            </w:r>
            <w:r w:rsidRPr="00542113">
              <w:rPr>
                <w:rFonts w:ascii="Arial" w:hAnsi="Arial" w:cs="Arial"/>
                <w:color w:val="000000" w:themeColor="text1"/>
                <w:sz w:val="21"/>
                <w:szCs w:val="21"/>
              </w:rPr>
              <w:t>upplier</w:t>
            </w:r>
          </w:p>
        </w:tc>
        <w:tc>
          <w:tcPr>
            <w:tcW w:w="6226" w:type="dxa"/>
          </w:tcPr>
          <w:p w14:paraId="5419BAA1" w14:textId="0BB989D2" w:rsidR="003250E5"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808193162"/>
                <w14:checkbox>
                  <w14:checked w14:val="0"/>
                  <w14:checkedState w14:val="2612" w14:font="MS Gothic"/>
                  <w14:uncheckedState w14:val="2610" w14:font="MS Gothic"/>
                </w14:checkbox>
              </w:sdtPr>
              <w:sdtContent>
                <w:r w:rsidR="0036644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747728897"/>
                <w14:checkbox>
                  <w14:checked w14:val="1"/>
                  <w14:checkedState w14:val="2612" w14:font="MS Gothic"/>
                  <w14:uncheckedState w14:val="2610" w14:font="MS Gothic"/>
                </w14:checkbox>
              </w:sdtPr>
              <w:sdtContent>
                <w:r w:rsidR="0036644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972933681"/>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1682C0C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093A05EF" w14:textId="33979340" w:rsidR="00972E30" w:rsidRPr="003250E5" w:rsidRDefault="00972E30" w:rsidP="003250E5">
            <w:pPr>
              <w:jc w:val="both"/>
              <w:rPr>
                <w:rFonts w:ascii="Arial" w:hAnsi="Arial" w:cs="Arial"/>
                <w:iCs/>
                <w:sz w:val="21"/>
                <w:szCs w:val="21"/>
              </w:rPr>
            </w:pPr>
          </w:p>
        </w:tc>
      </w:tr>
      <w:tr w:rsidR="00507806" w:rsidRPr="009F08FB" w14:paraId="40A3A463" w14:textId="77777777" w:rsidTr="24D42A99">
        <w:tc>
          <w:tcPr>
            <w:tcW w:w="3397" w:type="dxa"/>
          </w:tcPr>
          <w:p w14:paraId="62A3579A" w14:textId="71E52702"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Network or IT Operations</w:t>
            </w:r>
            <w:r w:rsidRPr="21A2084D">
              <w:rPr>
                <w:rFonts w:ascii="Arial" w:hAnsi="Arial" w:cs="Arial"/>
                <w:color w:val="000000" w:themeColor="text1"/>
                <w:sz w:val="21"/>
                <w:szCs w:val="21"/>
              </w:rPr>
              <w:t xml:space="preserve"> </w:t>
            </w:r>
            <w:r w:rsidR="000035FB">
              <w:rPr>
                <w:rFonts w:ascii="Arial" w:hAnsi="Arial" w:cs="Arial"/>
                <w:color w:val="000000" w:themeColor="text1"/>
                <w:sz w:val="21"/>
                <w:szCs w:val="21"/>
              </w:rPr>
              <w:t>I</w:t>
            </w:r>
            <w:r w:rsidRPr="21A2084D">
              <w:rPr>
                <w:rFonts w:ascii="Arial" w:hAnsi="Arial" w:cs="Arial"/>
                <w:color w:val="000000" w:themeColor="text1"/>
                <w:sz w:val="21"/>
                <w:szCs w:val="21"/>
              </w:rPr>
              <w:t>mpact</w:t>
            </w:r>
          </w:p>
        </w:tc>
        <w:tc>
          <w:tcPr>
            <w:tcW w:w="6226" w:type="dxa"/>
          </w:tcPr>
          <w:p w14:paraId="5CA3A63E" w14:textId="34BFBCE6"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325208792"/>
                <w14:checkbox>
                  <w14:checked w14:val="1"/>
                  <w14:checkedState w14:val="2612" w14:font="MS Gothic"/>
                  <w14:uncheckedState w14:val="2610" w14:font="MS Gothic"/>
                </w14:checkbox>
              </w:sdtPr>
              <w:sdtContent>
                <w:r w:rsidR="00F832B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336039420"/>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445649269"/>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565BF286"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2F64948D" w14:textId="6CF1447F" w:rsidR="00972E30" w:rsidRPr="003250E5" w:rsidRDefault="00972E30" w:rsidP="003250E5">
            <w:pPr>
              <w:jc w:val="both"/>
              <w:rPr>
                <w:rFonts w:ascii="Arial" w:hAnsi="Arial" w:cs="Arial"/>
                <w:iCs/>
                <w:sz w:val="21"/>
                <w:szCs w:val="21"/>
              </w:rPr>
            </w:pPr>
          </w:p>
        </w:tc>
      </w:tr>
      <w:tr w:rsidR="00A26DD5" w:rsidRPr="009F08FB" w14:paraId="519ECFA3" w14:textId="77777777" w:rsidTr="24D42A99">
        <w:tc>
          <w:tcPr>
            <w:tcW w:w="3397" w:type="dxa"/>
          </w:tcPr>
          <w:p w14:paraId="500F505F" w14:textId="549079E7" w:rsidR="00A26DD5" w:rsidRPr="00542113" w:rsidRDefault="00A26DD5"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RFI/P</w:t>
            </w:r>
          </w:p>
        </w:tc>
        <w:tc>
          <w:tcPr>
            <w:tcW w:w="6226" w:type="dxa"/>
          </w:tcPr>
          <w:p w14:paraId="0D1EAAAB" w14:textId="3E1BF831" w:rsidR="00A26DD5" w:rsidRDefault="00A26DD5" w:rsidP="00A26DD5">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756125384"/>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680933937"/>
                <w14:checkbox>
                  <w14:checked w14:val="1"/>
                  <w14:checkedState w14:val="2612" w14:font="MS Gothic"/>
                  <w14:uncheckedState w14:val="2610" w14:font="MS Gothic"/>
                </w14:checkbox>
              </w:sdtPr>
              <w:sdtContent>
                <w:r w:rsidR="00F832B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433411981"/>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C861B1A" w14:textId="77777777" w:rsidR="00A26DD5" w:rsidRDefault="00A26DD5" w:rsidP="00A26DD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768B1B2F" w14:textId="77777777" w:rsidR="00A26DD5" w:rsidRPr="006A051C" w:rsidRDefault="00A26DD5" w:rsidP="00362537">
            <w:pPr>
              <w:spacing w:after="160" w:line="278" w:lineRule="auto"/>
              <w:rPr>
                <w:color w:val="000000" w:themeColor="text1"/>
              </w:rPr>
            </w:pPr>
          </w:p>
        </w:tc>
      </w:tr>
      <w:tr w:rsidR="00972E30" w:rsidRPr="009F08FB" w14:paraId="37DD4EA3" w14:textId="77777777" w:rsidTr="24D42A99">
        <w:tc>
          <w:tcPr>
            <w:tcW w:w="3397" w:type="dxa"/>
          </w:tcPr>
          <w:p w14:paraId="781157D9" w14:textId="11CB74E2" w:rsidR="00972E30" w:rsidRDefault="00972E30" w:rsidP="00972E30">
            <w:pPr>
              <w:jc w:val="both"/>
              <w:rPr>
                <w:rFonts w:ascii="Arial" w:hAnsi="Arial" w:cs="Arial"/>
                <w:color w:val="000000" w:themeColor="text1"/>
                <w:sz w:val="21"/>
                <w:szCs w:val="21"/>
              </w:rPr>
            </w:pPr>
            <w:r>
              <w:rPr>
                <w:rFonts w:ascii="Arial" w:hAnsi="Arial" w:cs="Arial"/>
                <w:color w:val="000000" w:themeColor="text1"/>
                <w:sz w:val="21"/>
                <w:szCs w:val="21"/>
              </w:rPr>
              <w:t>Known Constraints</w:t>
            </w:r>
          </w:p>
        </w:tc>
        <w:tc>
          <w:tcPr>
            <w:tcW w:w="6226" w:type="dxa"/>
          </w:tcPr>
          <w:p w14:paraId="28B4D4E7" w14:textId="6108BEAF" w:rsidR="00972E30" w:rsidRDefault="00972E30" w:rsidP="00972E30">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518301094"/>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452683904"/>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394625292"/>
                <w14:checkbox>
                  <w14:checked w14:val="1"/>
                  <w14:checkedState w14:val="2612" w14:font="MS Gothic"/>
                  <w14:uncheckedState w14:val="2610" w14:font="MS Gothic"/>
                </w14:checkbox>
              </w:sdtPr>
              <w:sdtContent>
                <w:r w:rsidR="00F832B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3B3D331A" w14:textId="15FD17C5" w:rsidR="00972E30" w:rsidRPr="003250E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17806071" w14:textId="77777777" w:rsidR="00972E30" w:rsidRDefault="00972E30" w:rsidP="00972E30">
            <w:pPr>
              <w:jc w:val="both"/>
              <w:rPr>
                <w:rFonts w:ascii="Arial" w:hAnsi="Arial" w:cs="Arial"/>
                <w:i/>
                <w:sz w:val="21"/>
                <w:szCs w:val="21"/>
              </w:rPr>
            </w:pPr>
          </w:p>
          <w:p w14:paraId="4C641DF0" w14:textId="4EF45D29" w:rsidR="00972E30" w:rsidRPr="00247277" w:rsidRDefault="00972E30" w:rsidP="00972E30">
            <w:pPr>
              <w:jc w:val="both"/>
              <w:rPr>
                <w:rFonts w:ascii="Arial" w:hAnsi="Arial" w:cs="Arial"/>
                <w:i/>
                <w:sz w:val="21"/>
                <w:szCs w:val="21"/>
              </w:rPr>
            </w:pPr>
          </w:p>
        </w:tc>
      </w:tr>
      <w:tr w:rsidR="00972E30" w:rsidRPr="00972E30" w14:paraId="2C691622" w14:textId="77777777" w:rsidTr="24D42A99">
        <w:tc>
          <w:tcPr>
            <w:tcW w:w="3397" w:type="dxa"/>
          </w:tcPr>
          <w:p w14:paraId="4B0DD89D" w14:textId="4AC57438" w:rsidR="00972E30" w:rsidRPr="00972E30" w:rsidRDefault="00972E30" w:rsidP="00972E30">
            <w:pPr>
              <w:jc w:val="both"/>
              <w:rPr>
                <w:rFonts w:ascii="Arial" w:hAnsi="Arial" w:cs="Arial"/>
                <w:sz w:val="21"/>
                <w:szCs w:val="21"/>
              </w:rPr>
            </w:pPr>
            <w:r w:rsidRPr="00972E30">
              <w:rPr>
                <w:rFonts w:ascii="Arial" w:hAnsi="Arial" w:cs="Arial"/>
                <w:sz w:val="21"/>
                <w:szCs w:val="21"/>
              </w:rPr>
              <w:t>Other</w:t>
            </w:r>
          </w:p>
        </w:tc>
        <w:tc>
          <w:tcPr>
            <w:tcW w:w="6226" w:type="dxa"/>
          </w:tcPr>
          <w:p w14:paraId="22ED6438" w14:textId="77777777" w:rsidR="00972E30" w:rsidRPr="00972E30" w:rsidRDefault="00972E30" w:rsidP="00972E30">
            <w:pPr>
              <w:spacing w:after="160" w:line="278" w:lineRule="auto"/>
              <w:rPr>
                <w:rFonts w:ascii="Arial" w:hAnsi="Arial" w:cs="Arial"/>
                <w:sz w:val="21"/>
                <w:szCs w:val="21"/>
              </w:rPr>
            </w:pPr>
            <w:r w:rsidRPr="00972E30">
              <w:t xml:space="preserve">Impact:  </w:t>
            </w:r>
            <w:sdt>
              <w:sdtPr>
                <w:rPr>
                  <w:rFonts w:ascii="Arial" w:hAnsi="Arial" w:cs="Arial"/>
                  <w:sz w:val="21"/>
                  <w:szCs w:val="21"/>
                </w:rPr>
                <w:id w:val="744774184"/>
                <w14:checkbox>
                  <w14:checked w14:val="0"/>
                  <w14:checkedState w14:val="2612" w14:font="MS Gothic"/>
                  <w14:uncheckedState w14:val="2610" w14:font="MS Gothic"/>
                </w14:checkbox>
              </w:sdtPr>
              <w:sdtContent>
                <w:r w:rsidRPr="00972E30">
                  <w:rPr>
                    <w:rFonts w:ascii="MS Gothic" w:eastAsia="MS Gothic" w:hAnsi="MS Gothic" w:cs="Arial" w:hint="eastAsia"/>
                    <w:sz w:val="21"/>
                    <w:szCs w:val="21"/>
                  </w:rPr>
                  <w:t>☐</w:t>
                </w:r>
              </w:sdtContent>
            </w:sdt>
            <w:r w:rsidRPr="00972E30">
              <w:rPr>
                <w:rFonts w:ascii="Arial" w:hAnsi="Arial" w:cs="Arial"/>
                <w:sz w:val="21"/>
                <w:szCs w:val="21"/>
              </w:rPr>
              <w:t xml:space="preserve"> Yes    </w:t>
            </w:r>
            <w:sdt>
              <w:sdtPr>
                <w:rPr>
                  <w:rFonts w:ascii="Arial" w:hAnsi="Arial" w:cs="Arial"/>
                  <w:sz w:val="21"/>
                  <w:szCs w:val="21"/>
                </w:rPr>
                <w:id w:val="416677115"/>
                <w14:checkbox>
                  <w14:checked w14:val="0"/>
                  <w14:checkedState w14:val="2612" w14:font="MS Gothic"/>
                  <w14:uncheckedState w14:val="2610" w14:font="MS Gothic"/>
                </w14:checkbox>
              </w:sdtPr>
              <w:sdtContent>
                <w:r w:rsidRPr="00972E30">
                  <w:rPr>
                    <w:rFonts w:ascii="MS Gothic" w:eastAsia="MS Gothic" w:hAnsi="MS Gothic" w:cs="Arial" w:hint="eastAsia"/>
                    <w:sz w:val="21"/>
                    <w:szCs w:val="21"/>
                  </w:rPr>
                  <w:t>☐</w:t>
                </w:r>
              </w:sdtContent>
            </w:sdt>
            <w:r w:rsidRPr="00972E30">
              <w:rPr>
                <w:rFonts w:ascii="Arial" w:hAnsi="Arial" w:cs="Arial"/>
                <w:sz w:val="21"/>
                <w:szCs w:val="21"/>
              </w:rPr>
              <w:t xml:space="preserve"> No    </w:t>
            </w:r>
            <w:sdt>
              <w:sdtPr>
                <w:rPr>
                  <w:rFonts w:ascii="Arial" w:hAnsi="Arial" w:cs="Arial"/>
                  <w:sz w:val="21"/>
                  <w:szCs w:val="21"/>
                </w:rPr>
                <w:id w:val="-1497644968"/>
                <w14:checkbox>
                  <w14:checked w14:val="0"/>
                  <w14:checkedState w14:val="2612" w14:font="MS Gothic"/>
                  <w14:uncheckedState w14:val="2610" w14:font="MS Gothic"/>
                </w14:checkbox>
              </w:sdtPr>
              <w:sdtContent>
                <w:r w:rsidRPr="00972E30">
                  <w:rPr>
                    <w:rFonts w:ascii="MS Gothic" w:eastAsia="MS Gothic" w:hAnsi="MS Gothic" w:cs="Arial" w:hint="eastAsia"/>
                    <w:sz w:val="21"/>
                    <w:szCs w:val="21"/>
                  </w:rPr>
                  <w:t>☐</w:t>
                </w:r>
              </w:sdtContent>
            </w:sdt>
            <w:r w:rsidRPr="00972E30">
              <w:rPr>
                <w:rFonts w:ascii="Arial" w:hAnsi="Arial" w:cs="Arial"/>
                <w:sz w:val="21"/>
                <w:szCs w:val="21"/>
              </w:rPr>
              <w:t xml:space="preserve"> Unknown</w:t>
            </w:r>
          </w:p>
          <w:p w14:paraId="1B592783" w14:textId="3C029A71" w:rsidR="00972E30" w:rsidRPr="00972E30" w:rsidRDefault="00972E30" w:rsidP="00972E30">
            <w:pPr>
              <w:jc w:val="both"/>
              <w:rPr>
                <w:rFonts w:ascii="Arial" w:hAnsi="Arial" w:cs="Arial"/>
                <w:iCs/>
                <w:sz w:val="21"/>
                <w:szCs w:val="21"/>
              </w:rPr>
            </w:pPr>
            <w:r w:rsidRPr="00972E30">
              <w:rPr>
                <w:rFonts w:ascii="Arial" w:hAnsi="Arial" w:cs="Arial"/>
                <w:iCs/>
                <w:sz w:val="21"/>
                <w:szCs w:val="21"/>
              </w:rPr>
              <w:t>If Yes: Please specify the details.</w:t>
            </w:r>
          </w:p>
          <w:p w14:paraId="20E13747" w14:textId="77777777" w:rsidR="00972E30" w:rsidRPr="00972E30" w:rsidRDefault="00972E30" w:rsidP="00972E30">
            <w:pPr>
              <w:jc w:val="both"/>
              <w:rPr>
                <w:rFonts w:ascii="Arial" w:hAnsi="Arial" w:cs="Arial"/>
                <w:iCs/>
                <w:sz w:val="21"/>
                <w:szCs w:val="21"/>
              </w:rPr>
            </w:pPr>
          </w:p>
          <w:p w14:paraId="5E57556F" w14:textId="77777777" w:rsidR="00972E30" w:rsidRPr="00972E30" w:rsidRDefault="00972E30" w:rsidP="00972E30">
            <w:pPr>
              <w:jc w:val="both"/>
              <w:rPr>
                <w:rFonts w:ascii="Arial" w:hAnsi="Arial" w:cs="Arial"/>
                <w:iCs/>
                <w:sz w:val="21"/>
                <w:szCs w:val="21"/>
              </w:rPr>
            </w:pPr>
          </w:p>
          <w:p w14:paraId="6D3BDBB8" w14:textId="464D9F50" w:rsidR="00972E30" w:rsidRPr="00972E30" w:rsidRDefault="00972E30" w:rsidP="00972E30">
            <w:pPr>
              <w:jc w:val="both"/>
              <w:rPr>
                <w:rFonts w:ascii="Arial" w:hAnsi="Arial" w:cs="Arial"/>
                <w:iCs/>
                <w:sz w:val="21"/>
                <w:szCs w:val="21"/>
              </w:rPr>
            </w:pPr>
          </w:p>
        </w:tc>
      </w:tr>
    </w:tbl>
    <w:p w14:paraId="2D7D7AE5" w14:textId="6BEBF6D2" w:rsidR="00EA5A00" w:rsidRPr="00972E30" w:rsidRDefault="00340903">
      <w:pPr>
        <w:pStyle w:val="Heading1"/>
        <w:numPr>
          <w:ilvl w:val="0"/>
          <w:numId w:val="3"/>
        </w:numPr>
        <w:rPr>
          <w:i/>
          <w:iCs/>
          <w:color w:val="auto"/>
        </w:rPr>
      </w:pPr>
      <w:bookmarkStart w:id="5" w:name="_Toc232093428"/>
      <w:r w:rsidRPr="00972E30">
        <w:rPr>
          <w:color w:val="auto"/>
        </w:rPr>
        <w:t xml:space="preserve">Customer Journey Touch Points </w:t>
      </w:r>
      <w:r w:rsidR="00FE2617" w:rsidRPr="00972E30">
        <w:rPr>
          <w:i/>
          <w:iCs/>
          <w:color w:val="0070C0"/>
        </w:rPr>
        <w:t>(Required)</w:t>
      </w:r>
      <w:bookmarkEnd w:id="5"/>
    </w:p>
    <w:p w14:paraId="70C4C036" w14:textId="77777777" w:rsidR="00972E30" w:rsidRPr="00972E30" w:rsidRDefault="00972E30" w:rsidP="00972E30"/>
    <w:p w14:paraId="399A6ABC" w14:textId="4ACE5E02" w:rsidR="00EA5A00" w:rsidRPr="00EA5A00" w:rsidRDefault="00EA5A00" w:rsidP="00EA5A00">
      <w:pPr>
        <w:rPr>
          <w:rFonts w:cs="Arial"/>
          <w:color w:val="000000" w:themeColor="text1"/>
        </w:rPr>
      </w:pPr>
      <w:r w:rsidRPr="00EA5A00">
        <w:rPr>
          <w:rFonts w:cs="Arial"/>
          <w:color w:val="000000" w:themeColor="text1"/>
        </w:rPr>
        <w:t>The customer journey is broken down into key touch points that represent different stages of interaction with our products or services from discovery to potential exit. Each touch point reflects a critical moment in the customer experience.</w:t>
      </w:r>
    </w:p>
    <w:p w14:paraId="1DB8B44E" w14:textId="77777777" w:rsidR="00EA5A00" w:rsidRPr="00EA5A00" w:rsidRDefault="00EA5A00" w:rsidP="00EA5A00">
      <w:pPr>
        <w:rPr>
          <w:rFonts w:cs="Arial"/>
          <w:color w:val="000000" w:themeColor="text1"/>
        </w:rPr>
      </w:pPr>
    </w:p>
    <w:p w14:paraId="73FD7D6B" w14:textId="77777777" w:rsidR="00EA5A00" w:rsidRPr="00EA5A00" w:rsidRDefault="00EA5A00" w:rsidP="00EA5A00">
      <w:pPr>
        <w:rPr>
          <w:rFonts w:cs="Arial"/>
          <w:color w:val="000000" w:themeColor="text1"/>
        </w:rPr>
      </w:pPr>
      <w:r w:rsidRPr="00EA5A00">
        <w:rPr>
          <w:rFonts w:cs="Arial"/>
          <w:color w:val="000000" w:themeColor="text1"/>
        </w:rPr>
        <w:lastRenderedPageBreak/>
        <w:t xml:space="preserve">Please review the touch points below and </w:t>
      </w:r>
      <w:r w:rsidRPr="00EA5A00">
        <w:rPr>
          <w:rFonts w:cs="Arial"/>
          <w:b/>
          <w:bCs/>
          <w:color w:val="000000" w:themeColor="text1"/>
        </w:rPr>
        <w:t>indicate which ones are impacted by your initiative</w:t>
      </w:r>
      <w:r w:rsidRPr="00EA5A00">
        <w:rPr>
          <w:rFonts w:cs="Arial"/>
          <w:color w:val="000000" w:themeColor="text1"/>
        </w:rPr>
        <w:t xml:space="preserve">, along with a brief description of the </w:t>
      </w:r>
      <w:r w:rsidRPr="00EA5A00">
        <w:rPr>
          <w:rFonts w:cs="Arial"/>
          <w:b/>
          <w:bCs/>
          <w:color w:val="000000" w:themeColor="text1"/>
        </w:rPr>
        <w:t>nature of the impact</w:t>
      </w:r>
      <w:r w:rsidRPr="00EA5A00">
        <w:rPr>
          <w:rFonts w:cs="Arial"/>
          <w:color w:val="000000" w:themeColor="text1"/>
        </w:rPr>
        <w:t xml:space="preserve"> (e.g., improvement, change, risk, etc.).</w:t>
      </w:r>
    </w:p>
    <w:p w14:paraId="703DB77E" w14:textId="77777777" w:rsidR="00EC2FE4" w:rsidRDefault="00EC2FE4" w:rsidP="00340903">
      <w:pPr>
        <w:rPr>
          <w:rFonts w:cs="Arial"/>
          <w:color w:val="808080" w:themeColor="background1" w:themeShade="80"/>
        </w:rPr>
      </w:pPr>
    </w:p>
    <w:tbl>
      <w:tblPr>
        <w:tblStyle w:val="TableGrid"/>
        <w:tblW w:w="0" w:type="auto"/>
        <w:tblLook w:val="04A0" w:firstRow="1" w:lastRow="0" w:firstColumn="1" w:lastColumn="0" w:noHBand="0" w:noVBand="1"/>
      </w:tblPr>
      <w:tblGrid>
        <w:gridCol w:w="4092"/>
        <w:gridCol w:w="5639"/>
      </w:tblGrid>
      <w:tr w:rsidR="00EC2FE4" w:rsidRPr="0074423B" w14:paraId="4AF528B9" w14:textId="77777777" w:rsidTr="0E6B4FFD">
        <w:tc>
          <w:tcPr>
            <w:tcW w:w="4258" w:type="dxa"/>
            <w:shd w:val="clear" w:color="auto" w:fill="D1D1D1" w:themeFill="background2" w:themeFillShade="E6"/>
          </w:tcPr>
          <w:p w14:paraId="33665C28" w14:textId="22B7465B"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Discover</w:t>
            </w:r>
            <w:r w:rsidRPr="007D7341">
              <w:rPr>
                <w:rFonts w:ascii="Arial" w:eastAsia="VM Circular Whisper TT Light" w:hAnsi="Arial" w:cs="Arial"/>
                <w:bCs/>
                <w:color w:val="000000" w:themeColor="text1"/>
                <w:kern w:val="24"/>
                <w:sz w:val="22"/>
                <w:szCs w:val="22"/>
              </w:rPr>
              <w:t xml:space="preserve"> – Customers explore and learn about products or services</w:t>
            </w:r>
          </w:p>
        </w:tc>
        <w:tc>
          <w:tcPr>
            <w:tcW w:w="5931" w:type="dxa"/>
          </w:tcPr>
          <w:p w14:paraId="5218C2E1" w14:textId="0226619C" w:rsidR="00EA5A00" w:rsidRPr="006A051C" w:rsidRDefault="00EA5A00"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07224451"/>
                <w14:checkbox>
                  <w14:checked w14:val="1"/>
                  <w14:checkedState w14:val="2612" w14:font="MS Gothic"/>
                  <w14:uncheckedState w14:val="2610" w14:font="MS Gothic"/>
                </w14:checkbox>
              </w:sdtPr>
              <w:sdtContent>
                <w:r w:rsidR="00A66F4E">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w:t>
            </w:r>
            <w:r w:rsidRPr="006A051C">
              <w:rPr>
                <w:rFonts w:ascii="Arial" w:hAnsi="Arial" w:cs="Arial"/>
                <w:b/>
                <w:bCs/>
                <w:color w:val="000000" w:themeColor="text1"/>
                <w:sz w:val="21"/>
                <w:szCs w:val="21"/>
              </w:rPr>
              <w:t>Yes</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1203748576"/>
                <w14:checkbox>
                  <w14:checked w14:val="0"/>
                  <w14:checkedState w14:val="2612" w14:font="MS Gothic"/>
                  <w14:uncheckedState w14:val="2610" w14:font="MS Gothic"/>
                </w14:checkbox>
              </w:sdtPr>
              <w:sdtContent>
                <w:r w:rsidR="006A051C"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944958344"/>
                <w14:checkbox>
                  <w14:checked w14:val="0"/>
                  <w14:checkedState w14:val="2612" w14:font="MS Gothic"/>
                  <w14:uncheckedState w14:val="2610" w14:font="MS Gothic"/>
                </w14:checkbox>
              </w:sdtPr>
              <w:sdtContent>
                <w:r w:rsidR="006A051C" w:rsidRPr="006A051C">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Unknown</w:t>
            </w:r>
          </w:p>
          <w:p w14:paraId="49F72DC3" w14:textId="64ADC82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sidR="006A051C">
              <w:rPr>
                <w:rFonts w:ascii="Arial" w:hAnsi="Arial" w:cs="Arial"/>
                <w:color w:val="000000" w:themeColor="text1"/>
                <w:sz w:val="21"/>
                <w:szCs w:val="21"/>
              </w:rPr>
              <w:t>:</w:t>
            </w:r>
          </w:p>
          <w:p w14:paraId="78EA2E0A" w14:textId="0063E8E7" w:rsidR="00EA5A00" w:rsidRPr="00EA5A00" w:rsidRDefault="00EA5A00" w:rsidP="00EA5A00">
            <w:pPr>
              <w:spacing w:after="160" w:line="278" w:lineRule="auto"/>
              <w:rPr>
                <w:color w:val="000000" w:themeColor="text1"/>
              </w:rPr>
            </w:pPr>
          </w:p>
        </w:tc>
      </w:tr>
      <w:tr w:rsidR="00EC2FE4" w:rsidRPr="0074423B" w14:paraId="053DA54D" w14:textId="77777777" w:rsidTr="0E6B4FFD">
        <w:tc>
          <w:tcPr>
            <w:tcW w:w="4258" w:type="dxa"/>
            <w:shd w:val="clear" w:color="auto" w:fill="D1D1D1" w:themeFill="background2" w:themeFillShade="E6"/>
          </w:tcPr>
          <w:p w14:paraId="3A281B0C" w14:textId="1458CA7A" w:rsidR="00EC2FE4" w:rsidRPr="00340903" w:rsidRDefault="00EA5A00" w:rsidP="0E6B4FFD">
            <w:pPr>
              <w:spacing w:after="200" w:line="276" w:lineRule="auto"/>
              <w:rPr>
                <w:rFonts w:ascii="Arial" w:eastAsia="Arial Unicode MS" w:hAnsi="Arial" w:cs="Arial"/>
                <w:sz w:val="21"/>
                <w:szCs w:val="21"/>
              </w:rPr>
            </w:pPr>
            <w:r w:rsidRPr="007D7341">
              <w:rPr>
                <w:rFonts w:ascii="Arial" w:eastAsia="VM Circular Whisper TT Light" w:hAnsi="Arial" w:cs="Arial"/>
                <w:b/>
                <w:bCs/>
                <w:color w:val="000000" w:themeColor="text1"/>
                <w:kern w:val="24"/>
                <w:sz w:val="22"/>
                <w:szCs w:val="22"/>
              </w:rPr>
              <w:t>We Buy</w:t>
            </w:r>
            <w:r w:rsidRPr="0E6B4FFD">
              <w:rPr>
                <w:rFonts w:ascii="Arial" w:eastAsia="VM Circular Whisper TT Light" w:hAnsi="Arial" w:cs="Arial"/>
                <w:color w:val="000000" w:themeColor="text1"/>
                <w:kern w:val="24"/>
                <w:sz w:val="22"/>
                <w:szCs w:val="22"/>
              </w:rPr>
              <w:t xml:space="preserve"> – Customers </w:t>
            </w:r>
            <w:r w:rsidR="607848CF" w:rsidRPr="0E6B4FFD">
              <w:rPr>
                <w:rFonts w:ascii="Arial" w:eastAsia="VM Circular Whisper TT Light" w:hAnsi="Arial" w:cs="Arial"/>
                <w:color w:val="000000" w:themeColor="text1"/>
                <w:kern w:val="24"/>
                <w:sz w:val="22"/>
                <w:szCs w:val="22"/>
              </w:rPr>
              <w:t xml:space="preserve">/ </w:t>
            </w:r>
            <w:proofErr w:type="gramStart"/>
            <w:r w:rsidR="607848CF" w:rsidRPr="0E6B4FFD">
              <w:rPr>
                <w:rFonts w:ascii="Arial" w:eastAsia="VM Circular Whisper TT Light" w:hAnsi="Arial" w:cs="Arial"/>
                <w:color w:val="000000" w:themeColor="text1"/>
                <w:kern w:val="24"/>
                <w:sz w:val="22"/>
                <w:szCs w:val="22"/>
              </w:rPr>
              <w:t>Sales people</w:t>
            </w:r>
            <w:proofErr w:type="gramEnd"/>
            <w:r w:rsidR="607848CF" w:rsidRPr="0E6B4FFD">
              <w:rPr>
                <w:rFonts w:ascii="Arial" w:eastAsia="VM Circular Whisper TT Light" w:hAnsi="Arial" w:cs="Arial"/>
                <w:color w:val="000000" w:themeColor="text1"/>
                <w:kern w:val="24"/>
                <w:sz w:val="22"/>
                <w:szCs w:val="22"/>
              </w:rPr>
              <w:t xml:space="preserve"> </w:t>
            </w:r>
            <w:r w:rsidRPr="0E6B4FFD">
              <w:rPr>
                <w:rFonts w:ascii="Arial" w:eastAsia="VM Circular Whisper TT Light" w:hAnsi="Arial" w:cs="Arial"/>
                <w:color w:val="000000" w:themeColor="text1"/>
                <w:kern w:val="24"/>
                <w:sz w:val="22"/>
                <w:szCs w:val="22"/>
              </w:rPr>
              <w:t>select and purchase a product or service</w:t>
            </w:r>
          </w:p>
        </w:tc>
        <w:tc>
          <w:tcPr>
            <w:tcW w:w="5931" w:type="dxa"/>
          </w:tcPr>
          <w:p w14:paraId="7FF12141" w14:textId="3DAAFBD4"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809696389"/>
                <w14:checkbox>
                  <w14:checked w14:val="1"/>
                  <w14:checkedState w14:val="2612" w14:font="MS Gothic"/>
                  <w14:uncheckedState w14:val="2610" w14:font="MS Gothic"/>
                </w14:checkbox>
              </w:sdtPr>
              <w:sdtContent>
                <w:r w:rsidR="00A66F4E">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044172170"/>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698153842"/>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FD4C439" w14:textId="2D0371DA" w:rsidR="006A051C" w:rsidRPr="006A051C" w:rsidRDefault="00EA5A00" w:rsidP="0038376E">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3E0393CB" w14:textId="77777777" w:rsidR="0038376E" w:rsidRPr="00247277" w:rsidRDefault="0038376E" w:rsidP="0038376E">
            <w:pPr>
              <w:jc w:val="both"/>
              <w:rPr>
                <w:rFonts w:ascii="Arial" w:hAnsi="Arial" w:cs="Arial"/>
                <w:sz w:val="21"/>
                <w:szCs w:val="21"/>
              </w:rPr>
            </w:pPr>
          </w:p>
          <w:p w14:paraId="2A49AB50" w14:textId="032A06AD" w:rsidR="0038376E" w:rsidRDefault="006A051C" w:rsidP="0038376E">
            <w:pPr>
              <w:jc w:val="both"/>
              <w:rPr>
                <w:rFonts w:ascii="Arial" w:hAnsi="Arial" w:cs="Arial"/>
                <w:sz w:val="21"/>
                <w:szCs w:val="21"/>
              </w:rPr>
            </w:pPr>
            <w:r>
              <w:rPr>
                <w:rFonts w:ascii="Arial" w:hAnsi="Arial" w:cs="Arial"/>
                <w:sz w:val="21"/>
                <w:szCs w:val="21"/>
              </w:rPr>
              <w:t xml:space="preserve">If </w:t>
            </w:r>
            <w:proofErr w:type="gramStart"/>
            <w:r>
              <w:rPr>
                <w:rFonts w:ascii="Arial" w:hAnsi="Arial" w:cs="Arial"/>
                <w:sz w:val="21"/>
                <w:szCs w:val="21"/>
              </w:rPr>
              <w:t>Yes</w:t>
            </w:r>
            <w:proofErr w:type="gramEnd"/>
            <w:r>
              <w:rPr>
                <w:rFonts w:ascii="Arial" w:hAnsi="Arial" w:cs="Arial"/>
                <w:sz w:val="21"/>
                <w:szCs w:val="21"/>
              </w:rPr>
              <w:t xml:space="preserve"> – confirm s</w:t>
            </w:r>
            <w:r w:rsidR="0038376E" w:rsidRPr="006A051C">
              <w:rPr>
                <w:rFonts w:ascii="Arial" w:hAnsi="Arial" w:cs="Arial"/>
                <w:sz w:val="21"/>
                <w:szCs w:val="21"/>
              </w:rPr>
              <w:t>olution impact if known</w:t>
            </w:r>
          </w:p>
          <w:p w14:paraId="2FA26D08" w14:textId="107C01F6" w:rsidR="00EA5A00" w:rsidRPr="00EA5A00" w:rsidRDefault="00EA5A00" w:rsidP="00EA5A00">
            <w:pPr>
              <w:spacing w:after="160" w:line="278" w:lineRule="auto"/>
              <w:rPr>
                <w:color w:val="000000" w:themeColor="text1"/>
              </w:rPr>
            </w:pPr>
          </w:p>
        </w:tc>
      </w:tr>
      <w:tr w:rsidR="00EC2FE4" w:rsidRPr="0074423B" w14:paraId="1681CF1E" w14:textId="77777777" w:rsidTr="0E6B4FFD">
        <w:tc>
          <w:tcPr>
            <w:tcW w:w="4258" w:type="dxa"/>
            <w:shd w:val="clear" w:color="auto" w:fill="D1D1D1" w:themeFill="background2" w:themeFillShade="E6"/>
          </w:tcPr>
          <w:p w14:paraId="28FB22D6" w14:textId="64446E08"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Join / Onboard</w:t>
            </w:r>
            <w:r w:rsidRPr="007D7341">
              <w:rPr>
                <w:rFonts w:ascii="Arial" w:eastAsia="VM Circular Whisper TT Light" w:hAnsi="Arial" w:cs="Arial"/>
                <w:bCs/>
                <w:color w:val="000000" w:themeColor="text1"/>
                <w:kern w:val="24"/>
                <w:sz w:val="22"/>
                <w:szCs w:val="22"/>
              </w:rPr>
              <w:t xml:space="preserve"> – Product/service is delivered, set up, and activated</w:t>
            </w:r>
          </w:p>
        </w:tc>
        <w:tc>
          <w:tcPr>
            <w:tcW w:w="5931" w:type="dxa"/>
          </w:tcPr>
          <w:p w14:paraId="2CB61AAB" w14:textId="45538F4B"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842461250"/>
                <w14:checkbox>
                  <w14:checked w14:val="1"/>
                  <w14:checkedState w14:val="2612" w14:font="MS Gothic"/>
                  <w14:uncheckedState w14:val="2610" w14:font="MS Gothic"/>
                </w14:checkbox>
              </w:sdtPr>
              <w:sdtContent>
                <w:r w:rsidR="00845262">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797105261"/>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58545141"/>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6B3D57E0"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4574377F" w14:textId="558209D4" w:rsidR="00EA5A00" w:rsidRPr="00EA5A00" w:rsidRDefault="00EA5A00" w:rsidP="00EA5A00">
            <w:pPr>
              <w:spacing w:after="160" w:line="278" w:lineRule="auto"/>
              <w:rPr>
                <w:color w:val="000000" w:themeColor="text1"/>
              </w:rPr>
            </w:pPr>
          </w:p>
        </w:tc>
      </w:tr>
      <w:tr w:rsidR="00EC2FE4" w:rsidRPr="0074423B" w14:paraId="3341E6F9" w14:textId="77777777" w:rsidTr="0E6B4FFD">
        <w:tc>
          <w:tcPr>
            <w:tcW w:w="4258" w:type="dxa"/>
            <w:shd w:val="clear" w:color="auto" w:fill="D1D1D1" w:themeFill="background2" w:themeFillShade="E6"/>
          </w:tcPr>
          <w:p w14:paraId="0CF36C6C" w14:textId="38F11939" w:rsidR="00EC2FE4" w:rsidRPr="00EA5A00" w:rsidRDefault="00EA5A00" w:rsidP="00EA5A00">
            <w:pPr>
              <w:spacing w:after="160" w:line="278" w:lineRule="auto"/>
              <w:textAlignment w:val="baseline"/>
              <w:rPr>
                <w:rFonts w:ascii="Arial" w:eastAsia="VM Circular Whisper TT Light" w:hAnsi="Arial" w:cs="Arial"/>
                <w:bCs/>
                <w:color w:val="000000" w:themeColor="text1"/>
                <w:kern w:val="24"/>
                <w:sz w:val="22"/>
                <w:szCs w:val="22"/>
              </w:rPr>
            </w:pPr>
            <w:r w:rsidRPr="007D7341">
              <w:rPr>
                <w:rFonts w:ascii="Arial" w:eastAsia="VM Circular Whisper TT Light" w:hAnsi="Arial" w:cs="Arial"/>
                <w:b/>
                <w:bCs/>
                <w:color w:val="000000" w:themeColor="text1"/>
                <w:kern w:val="24"/>
                <w:sz w:val="22"/>
                <w:szCs w:val="22"/>
              </w:rPr>
              <w:t>We Use</w:t>
            </w:r>
            <w:r w:rsidRPr="007D7341">
              <w:rPr>
                <w:rFonts w:ascii="Arial" w:eastAsia="VM Circular Whisper TT Light" w:hAnsi="Arial" w:cs="Arial"/>
                <w:bCs/>
                <w:color w:val="000000" w:themeColor="text1"/>
                <w:kern w:val="24"/>
                <w:sz w:val="22"/>
                <w:szCs w:val="22"/>
              </w:rPr>
              <w:t xml:space="preserve"> – Customers experience the service, including issue resolution.</w:t>
            </w:r>
          </w:p>
        </w:tc>
        <w:tc>
          <w:tcPr>
            <w:tcW w:w="5931" w:type="dxa"/>
          </w:tcPr>
          <w:p w14:paraId="22281383" w14:textId="648E4F69"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57755747"/>
                <w14:checkbox>
                  <w14:checked w14:val="1"/>
                  <w14:checkedState w14:val="2612" w14:font="MS Gothic"/>
                  <w14:uncheckedState w14:val="2610" w14:font="MS Gothic"/>
                </w14:checkbox>
              </w:sdtPr>
              <w:sdtContent>
                <w:r w:rsidR="00845262">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1397013998"/>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204713702"/>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4A42B826" w14:textId="4A5B1A32"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71931963" w14:textId="0029C85C" w:rsidR="00EA5A00" w:rsidRPr="00EA5A00" w:rsidRDefault="00EA5A00" w:rsidP="00EA5A00">
            <w:pPr>
              <w:spacing w:after="160" w:line="278" w:lineRule="auto"/>
              <w:rPr>
                <w:color w:val="000000" w:themeColor="text1"/>
              </w:rPr>
            </w:pPr>
          </w:p>
        </w:tc>
      </w:tr>
      <w:tr w:rsidR="00EC2FE4" w:rsidRPr="0074423B" w14:paraId="643649FA" w14:textId="77777777" w:rsidTr="0E6B4FFD">
        <w:tc>
          <w:tcPr>
            <w:tcW w:w="4258" w:type="dxa"/>
            <w:shd w:val="clear" w:color="auto" w:fill="D1D1D1" w:themeFill="background2" w:themeFillShade="E6"/>
          </w:tcPr>
          <w:p w14:paraId="0246A99D" w14:textId="5A1BF3BD"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Manage Billing</w:t>
            </w:r>
            <w:r w:rsidRPr="007D7341">
              <w:rPr>
                <w:rFonts w:ascii="Arial" w:eastAsia="VM Circular Whisper TT Light" w:hAnsi="Arial" w:cs="Arial"/>
                <w:bCs/>
                <w:color w:val="000000" w:themeColor="text1"/>
                <w:kern w:val="24"/>
                <w:sz w:val="22"/>
                <w:szCs w:val="22"/>
              </w:rPr>
              <w:t xml:space="preserve"> – Customers view and manage bills and usage</w:t>
            </w:r>
          </w:p>
        </w:tc>
        <w:tc>
          <w:tcPr>
            <w:tcW w:w="5931" w:type="dxa"/>
          </w:tcPr>
          <w:p w14:paraId="12EAC3C7" w14:textId="54B6B331" w:rsidR="006A051C" w:rsidRPr="006A051C" w:rsidRDefault="006A051C"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708798131"/>
                <w14:checkbox>
                  <w14:checked w14:val="1"/>
                  <w14:checkedState w14:val="2612" w14:font="MS Gothic"/>
                  <w14:uncheckedState w14:val="2610" w14:font="MS Gothic"/>
                </w14:checkbox>
              </w:sdtPr>
              <w:sdtContent>
                <w:r w:rsidR="00845262">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686485731"/>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01501877"/>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0BE949A8"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5DB20261" w14:textId="77777777" w:rsidR="006A051C" w:rsidRDefault="006A051C" w:rsidP="006A051C">
            <w:pPr>
              <w:jc w:val="both"/>
              <w:rPr>
                <w:rFonts w:ascii="Arial" w:hAnsi="Arial" w:cs="Arial"/>
                <w:sz w:val="21"/>
                <w:szCs w:val="21"/>
              </w:rPr>
            </w:pPr>
          </w:p>
          <w:p w14:paraId="147EDBF5" w14:textId="6C34E466" w:rsidR="00EA5A00" w:rsidRPr="00EA5A00" w:rsidRDefault="006A051C" w:rsidP="00491349">
            <w:pPr>
              <w:jc w:val="both"/>
              <w:rPr>
                <w:rFonts w:ascii="Arial" w:hAnsi="Arial" w:cs="Arial"/>
                <w:sz w:val="21"/>
                <w:szCs w:val="21"/>
              </w:rPr>
            </w:pPr>
            <w:r>
              <w:rPr>
                <w:rFonts w:ascii="Arial" w:hAnsi="Arial" w:cs="Arial"/>
                <w:sz w:val="21"/>
                <w:szCs w:val="21"/>
              </w:rPr>
              <w:t xml:space="preserve">If </w:t>
            </w:r>
            <w:proofErr w:type="gramStart"/>
            <w:r>
              <w:rPr>
                <w:rFonts w:ascii="Arial" w:hAnsi="Arial" w:cs="Arial"/>
                <w:sz w:val="21"/>
                <w:szCs w:val="21"/>
              </w:rPr>
              <w:t>Yes</w:t>
            </w:r>
            <w:proofErr w:type="gramEnd"/>
            <w:r>
              <w:rPr>
                <w:rFonts w:ascii="Arial" w:hAnsi="Arial" w:cs="Arial"/>
                <w:sz w:val="21"/>
                <w:szCs w:val="21"/>
              </w:rPr>
              <w:t xml:space="preserve"> – confirm s</w:t>
            </w:r>
            <w:r w:rsidRPr="006A051C">
              <w:rPr>
                <w:rFonts w:ascii="Arial" w:hAnsi="Arial" w:cs="Arial"/>
                <w:sz w:val="21"/>
                <w:szCs w:val="21"/>
              </w:rPr>
              <w:t>olution impact if known</w:t>
            </w:r>
          </w:p>
          <w:p w14:paraId="6BE5A6A0" w14:textId="7774E3D9" w:rsidR="00EA5A00" w:rsidRPr="00EA5A00" w:rsidRDefault="00EA5A00" w:rsidP="0E6B4FFD">
            <w:pPr>
              <w:spacing w:after="160" w:line="278" w:lineRule="auto"/>
              <w:jc w:val="both"/>
              <w:rPr>
                <w:rFonts w:ascii="Arial" w:hAnsi="Arial" w:cs="Arial"/>
                <w:sz w:val="21"/>
                <w:szCs w:val="21"/>
              </w:rPr>
            </w:pPr>
          </w:p>
        </w:tc>
      </w:tr>
      <w:tr w:rsidR="00EC2FE4" w:rsidRPr="0074423B" w14:paraId="47FA2623" w14:textId="77777777" w:rsidTr="0E6B4FFD">
        <w:tc>
          <w:tcPr>
            <w:tcW w:w="4258" w:type="dxa"/>
            <w:shd w:val="clear" w:color="auto" w:fill="D1D1D1" w:themeFill="background2" w:themeFillShade="E6"/>
          </w:tcPr>
          <w:p w14:paraId="11C0E459" w14:textId="6D7828EF"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Add / Change</w:t>
            </w:r>
            <w:r w:rsidRPr="007D7341">
              <w:rPr>
                <w:rFonts w:ascii="Arial" w:eastAsia="VM Circular Whisper TT Light" w:hAnsi="Arial" w:cs="Arial"/>
                <w:bCs/>
                <w:color w:val="000000" w:themeColor="text1"/>
                <w:kern w:val="24"/>
                <w:sz w:val="22"/>
                <w:szCs w:val="22"/>
              </w:rPr>
              <w:t xml:space="preserve"> – Customers modify or upgrade their services</w:t>
            </w:r>
          </w:p>
        </w:tc>
        <w:tc>
          <w:tcPr>
            <w:tcW w:w="5931" w:type="dxa"/>
          </w:tcPr>
          <w:p w14:paraId="6F06A850" w14:textId="4EE25198"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41600190"/>
                <w14:checkbox>
                  <w14:checked w14:val="1"/>
                  <w14:checkedState w14:val="2612" w14:font="MS Gothic"/>
                  <w14:uncheckedState w14:val="2610" w14:font="MS Gothic"/>
                </w14:checkbox>
              </w:sdtPr>
              <w:sdtContent>
                <w:r w:rsidR="00845262">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95801335"/>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380672556"/>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857EE29" w14:textId="77777777" w:rsidR="00EA5A00"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3004ECB8" w14:textId="4459B0B7" w:rsidR="002F40BE" w:rsidRPr="002F40BE" w:rsidRDefault="002F40BE" w:rsidP="00EA5A00">
            <w:pPr>
              <w:spacing w:after="160" w:line="278" w:lineRule="auto"/>
              <w:rPr>
                <w:rFonts w:ascii="Arial" w:hAnsi="Arial" w:cs="Arial"/>
                <w:color w:val="000000" w:themeColor="text1"/>
                <w:sz w:val="21"/>
                <w:szCs w:val="21"/>
              </w:rPr>
            </w:pPr>
          </w:p>
        </w:tc>
      </w:tr>
      <w:tr w:rsidR="00EC2FE4" w:rsidRPr="0074423B" w14:paraId="79F3181F" w14:textId="77777777" w:rsidTr="0E6B4FFD">
        <w:tc>
          <w:tcPr>
            <w:tcW w:w="4258" w:type="dxa"/>
            <w:shd w:val="clear" w:color="auto" w:fill="D1D1D1" w:themeFill="background2" w:themeFillShade="E6"/>
          </w:tcPr>
          <w:p w14:paraId="6295D7A4" w14:textId="463EC792"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Stay or Leave</w:t>
            </w:r>
            <w:r w:rsidRPr="007D7341">
              <w:rPr>
                <w:rFonts w:ascii="Arial" w:eastAsia="VM Circular Whisper TT Light" w:hAnsi="Arial" w:cs="Arial"/>
                <w:bCs/>
                <w:color w:val="000000" w:themeColor="text1"/>
                <w:kern w:val="24"/>
                <w:sz w:val="22"/>
                <w:szCs w:val="22"/>
              </w:rPr>
              <w:t xml:space="preserve"> – Customers decide to renew, stay, or exit</w:t>
            </w:r>
          </w:p>
        </w:tc>
        <w:tc>
          <w:tcPr>
            <w:tcW w:w="5931" w:type="dxa"/>
          </w:tcPr>
          <w:p w14:paraId="0E65E062" w14:textId="2A990A5D"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492762482"/>
                <w14:checkbox>
                  <w14:checked w14:val="1"/>
                  <w14:checkedState w14:val="2612" w14:font="MS Gothic"/>
                  <w14:uncheckedState w14:val="2610" w14:font="MS Gothic"/>
                </w14:checkbox>
              </w:sdtPr>
              <w:sdtContent>
                <w:r w:rsidR="00845262">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127500996"/>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456245456"/>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0AA7203" w14:textId="09B02026" w:rsidR="002F40BE"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w:t>
            </w:r>
            <w:r w:rsidR="002F40BE">
              <w:rPr>
                <w:rFonts w:ascii="Arial" w:hAnsi="Arial" w:cs="Arial"/>
                <w:color w:val="000000" w:themeColor="text1"/>
                <w:sz w:val="21"/>
                <w:szCs w:val="21"/>
              </w:rPr>
              <w:t>t</w:t>
            </w:r>
            <w:r w:rsidR="006A051C">
              <w:rPr>
                <w:rFonts w:ascii="Arial" w:hAnsi="Arial" w:cs="Arial"/>
                <w:color w:val="000000" w:themeColor="text1"/>
                <w:sz w:val="21"/>
                <w:szCs w:val="21"/>
              </w:rPr>
              <w:t>:</w:t>
            </w:r>
          </w:p>
          <w:p w14:paraId="297EA0FF" w14:textId="5CC704C4" w:rsidR="00EA5A00" w:rsidRPr="00EA5A00" w:rsidRDefault="00EA5A00" w:rsidP="00EA5A00">
            <w:pPr>
              <w:spacing w:after="160" w:line="278" w:lineRule="auto"/>
              <w:rPr>
                <w:color w:val="000000" w:themeColor="text1"/>
              </w:rPr>
            </w:pPr>
          </w:p>
        </w:tc>
      </w:tr>
    </w:tbl>
    <w:p w14:paraId="4D22D641" w14:textId="77777777" w:rsidR="00453D51" w:rsidRDefault="00453D51" w:rsidP="00972E30">
      <w:pPr>
        <w:pStyle w:val="Heading1"/>
        <w:numPr>
          <w:ilvl w:val="0"/>
          <w:numId w:val="0"/>
        </w:numPr>
        <w:ind w:left="432" w:hanging="432"/>
      </w:pPr>
    </w:p>
    <w:p w14:paraId="35564E3E" w14:textId="57CC2135" w:rsidR="00FE2617" w:rsidRPr="00EA5A00" w:rsidRDefault="00FE2617">
      <w:pPr>
        <w:pStyle w:val="Heading1"/>
        <w:numPr>
          <w:ilvl w:val="0"/>
          <w:numId w:val="3"/>
        </w:numPr>
      </w:pPr>
      <w:bookmarkStart w:id="6" w:name="_Toc232093429"/>
      <w:r>
        <w:t xml:space="preserve">Out of Scope </w:t>
      </w:r>
      <w:r w:rsidRPr="00972E30">
        <w:rPr>
          <w:i/>
          <w:iCs/>
          <w:color w:val="0070C0"/>
        </w:rPr>
        <w:t>(Required)</w:t>
      </w:r>
      <w:bookmarkEnd w:id="6"/>
    </w:p>
    <w:p w14:paraId="52E09359" w14:textId="77777777" w:rsidR="00F35503" w:rsidRDefault="00F35503">
      <w:pPr>
        <w:rPr>
          <w:rFonts w:ascii="Arial" w:hAnsi="Arial" w:cs="Arial"/>
          <w:b/>
          <w:bCs/>
          <w:sz w:val="22"/>
          <w:szCs w:val="22"/>
        </w:rPr>
      </w:pPr>
    </w:p>
    <w:p w14:paraId="63EA3523" w14:textId="77777777" w:rsidR="00F35503" w:rsidRDefault="00F35503">
      <w:pPr>
        <w:rPr>
          <w:rFonts w:ascii="Arial" w:hAnsi="Arial" w:cs="Arial"/>
          <w:b/>
          <w:bCs/>
          <w:sz w:val="22"/>
          <w:szCs w:val="22"/>
        </w:rPr>
      </w:pPr>
    </w:p>
    <w:tbl>
      <w:tblPr>
        <w:tblStyle w:val="TableGrid"/>
        <w:tblW w:w="0" w:type="auto"/>
        <w:tblLook w:val="04A0" w:firstRow="1" w:lastRow="0" w:firstColumn="1" w:lastColumn="0" w:noHBand="0" w:noVBand="1"/>
      </w:tblPr>
      <w:tblGrid>
        <w:gridCol w:w="7005"/>
        <w:gridCol w:w="2726"/>
      </w:tblGrid>
      <w:tr w:rsidR="000A0BB7" w14:paraId="13FA455A" w14:textId="77777777" w:rsidTr="343569F6">
        <w:tc>
          <w:tcPr>
            <w:tcW w:w="7366" w:type="dxa"/>
          </w:tcPr>
          <w:p w14:paraId="60827769" w14:textId="4E1E4FEF" w:rsidR="000A0BB7" w:rsidRPr="00FE2617" w:rsidRDefault="000A0BB7" w:rsidP="00FE2617">
            <w:pPr>
              <w:jc w:val="center"/>
              <w:rPr>
                <w:rFonts w:ascii="Arial" w:hAnsi="Arial" w:cs="Arial"/>
                <w:b/>
                <w:bCs/>
              </w:rPr>
            </w:pPr>
            <w:r w:rsidRPr="00FE2617">
              <w:rPr>
                <w:rFonts w:ascii="Arial" w:hAnsi="Arial" w:cs="Arial"/>
                <w:b/>
                <w:bCs/>
              </w:rPr>
              <w:t>Out of Scope</w:t>
            </w:r>
            <w:r w:rsidR="00FE2617">
              <w:rPr>
                <w:rFonts w:ascii="Arial" w:hAnsi="Arial" w:cs="Arial"/>
                <w:b/>
                <w:bCs/>
              </w:rPr>
              <w:t xml:space="preserve"> </w:t>
            </w:r>
            <w:r w:rsidR="00453D51">
              <w:rPr>
                <w:rFonts w:ascii="Arial" w:hAnsi="Arial" w:cs="Arial"/>
                <w:b/>
                <w:bCs/>
              </w:rPr>
              <w:t>Item</w:t>
            </w:r>
          </w:p>
        </w:tc>
        <w:tc>
          <w:tcPr>
            <w:tcW w:w="2823" w:type="dxa"/>
          </w:tcPr>
          <w:p w14:paraId="6B24B19E" w14:textId="09858462" w:rsidR="000A0BB7" w:rsidRPr="00FE2617" w:rsidRDefault="000A0BB7" w:rsidP="00FE2617">
            <w:pPr>
              <w:jc w:val="center"/>
              <w:rPr>
                <w:rFonts w:ascii="Arial" w:hAnsi="Arial" w:cs="Arial"/>
                <w:b/>
                <w:bCs/>
              </w:rPr>
            </w:pPr>
            <w:r w:rsidRPr="00FE2617">
              <w:rPr>
                <w:rFonts w:ascii="Arial" w:hAnsi="Arial" w:cs="Arial"/>
                <w:b/>
                <w:bCs/>
              </w:rPr>
              <w:t>Future Scope (</w:t>
            </w:r>
            <w:r w:rsidR="00947CCD">
              <w:rPr>
                <w:rFonts w:ascii="Arial" w:hAnsi="Arial" w:cs="Arial"/>
                <w:b/>
                <w:bCs/>
              </w:rPr>
              <w:t xml:space="preserve">e.g. </w:t>
            </w:r>
            <w:r w:rsidRPr="00FE2617">
              <w:rPr>
                <w:rFonts w:ascii="Arial" w:hAnsi="Arial" w:cs="Arial"/>
                <w:b/>
                <w:bCs/>
              </w:rPr>
              <w:t>later phase Delivery)</w:t>
            </w:r>
          </w:p>
          <w:p w14:paraId="082BD0EA" w14:textId="49DC5CCC" w:rsidR="00FE2617" w:rsidRPr="00FE2617" w:rsidRDefault="00FE2617" w:rsidP="00FE2617">
            <w:pPr>
              <w:jc w:val="center"/>
              <w:rPr>
                <w:rFonts w:ascii="Arial" w:hAnsi="Arial" w:cs="Arial"/>
                <w:b/>
                <w:bCs/>
              </w:rPr>
            </w:pPr>
          </w:p>
        </w:tc>
      </w:tr>
      <w:tr w:rsidR="003A7809" w14:paraId="3EAC834F" w14:textId="77777777" w:rsidTr="343569F6">
        <w:tc>
          <w:tcPr>
            <w:tcW w:w="7366" w:type="dxa"/>
          </w:tcPr>
          <w:p w14:paraId="6995EFC8" w14:textId="6A467FB4" w:rsidR="003A7809" w:rsidRPr="00AB6135" w:rsidRDefault="003A7809" w:rsidP="003A7809">
            <w:pPr>
              <w:rPr>
                <w:rFonts w:cs="Arial"/>
                <w:b/>
                <w:bCs/>
                <w:sz w:val="22"/>
                <w:szCs w:val="22"/>
              </w:rPr>
            </w:pPr>
            <w:r w:rsidRPr="00AB6135">
              <w:rPr>
                <w:rFonts w:cs="Segoe UI"/>
                <w:sz w:val="22"/>
                <w:szCs w:val="22"/>
              </w:rPr>
              <w:t>Dynamic slicing</w:t>
            </w:r>
          </w:p>
        </w:tc>
        <w:tc>
          <w:tcPr>
            <w:tcW w:w="2823" w:type="dxa"/>
          </w:tcPr>
          <w:p w14:paraId="381CA9D8" w14:textId="77777777" w:rsidR="003A7809" w:rsidRDefault="003A7809" w:rsidP="003A7809">
            <w:pPr>
              <w:rPr>
                <w:rFonts w:ascii="Arial" w:hAnsi="Arial" w:cs="Arial"/>
                <w:b/>
                <w:bCs/>
                <w:sz w:val="22"/>
                <w:szCs w:val="22"/>
              </w:rPr>
            </w:pPr>
          </w:p>
        </w:tc>
      </w:tr>
      <w:tr w:rsidR="003A7809" w14:paraId="65C1C091" w14:textId="77777777" w:rsidTr="343569F6">
        <w:tc>
          <w:tcPr>
            <w:tcW w:w="7366" w:type="dxa"/>
          </w:tcPr>
          <w:p w14:paraId="27204918" w14:textId="48CD5509" w:rsidR="003A7809" w:rsidRPr="00AB6135" w:rsidRDefault="003A7809" w:rsidP="003A7809">
            <w:pPr>
              <w:rPr>
                <w:rFonts w:cs="Arial"/>
                <w:b/>
                <w:bCs/>
                <w:sz w:val="22"/>
                <w:szCs w:val="22"/>
              </w:rPr>
            </w:pPr>
            <w:r w:rsidRPr="00AB6135">
              <w:rPr>
                <w:rFonts w:cs="Segoe UI"/>
                <w:sz w:val="22"/>
                <w:szCs w:val="22"/>
              </w:rPr>
              <w:t>App-based routing / toggle capability</w:t>
            </w:r>
          </w:p>
        </w:tc>
        <w:tc>
          <w:tcPr>
            <w:tcW w:w="2823" w:type="dxa"/>
          </w:tcPr>
          <w:p w14:paraId="1CA0F41D" w14:textId="77777777" w:rsidR="003A7809" w:rsidRDefault="003A7809" w:rsidP="003A7809">
            <w:pPr>
              <w:rPr>
                <w:rFonts w:ascii="Arial" w:hAnsi="Arial" w:cs="Arial"/>
                <w:b/>
                <w:bCs/>
                <w:sz w:val="22"/>
                <w:szCs w:val="22"/>
              </w:rPr>
            </w:pPr>
          </w:p>
        </w:tc>
      </w:tr>
      <w:tr w:rsidR="003A7809" w14:paraId="343FDE1B" w14:textId="77777777" w:rsidTr="343569F6">
        <w:tc>
          <w:tcPr>
            <w:tcW w:w="7366" w:type="dxa"/>
          </w:tcPr>
          <w:p w14:paraId="33D24079" w14:textId="4B0313CE" w:rsidR="003A7809" w:rsidRPr="00AB6135" w:rsidRDefault="003A7809" w:rsidP="003A7809">
            <w:pPr>
              <w:rPr>
                <w:rFonts w:cs="Arial"/>
                <w:b/>
                <w:bCs/>
                <w:sz w:val="22"/>
                <w:szCs w:val="22"/>
              </w:rPr>
            </w:pPr>
            <w:r w:rsidRPr="00AB6135">
              <w:rPr>
                <w:rFonts w:cs="Segoe UI"/>
                <w:sz w:val="22"/>
                <w:szCs w:val="22"/>
              </w:rPr>
              <w:t>Private DNN,</w:t>
            </w:r>
          </w:p>
        </w:tc>
        <w:tc>
          <w:tcPr>
            <w:tcW w:w="2823" w:type="dxa"/>
          </w:tcPr>
          <w:p w14:paraId="240022B2" w14:textId="77777777" w:rsidR="003A7809" w:rsidRDefault="003A7809" w:rsidP="003A7809">
            <w:pPr>
              <w:rPr>
                <w:rFonts w:ascii="Arial" w:hAnsi="Arial" w:cs="Arial"/>
                <w:b/>
                <w:bCs/>
                <w:sz w:val="22"/>
                <w:szCs w:val="22"/>
              </w:rPr>
            </w:pPr>
          </w:p>
        </w:tc>
      </w:tr>
      <w:tr w:rsidR="003A7809" w14:paraId="71432B7F" w14:textId="77777777" w:rsidTr="343569F6">
        <w:tc>
          <w:tcPr>
            <w:tcW w:w="7366" w:type="dxa"/>
          </w:tcPr>
          <w:p w14:paraId="6F9A5FA1" w14:textId="35F98B5A" w:rsidR="003A7809" w:rsidRPr="00AB6135" w:rsidRDefault="003A7809" w:rsidP="003A7809">
            <w:pPr>
              <w:rPr>
                <w:rFonts w:cs="Arial"/>
                <w:b/>
                <w:bCs/>
                <w:sz w:val="22"/>
                <w:szCs w:val="22"/>
              </w:rPr>
            </w:pPr>
            <w:r w:rsidRPr="00AB6135">
              <w:rPr>
                <w:rFonts w:cs="Segoe UI"/>
                <w:sz w:val="22"/>
                <w:szCs w:val="22"/>
              </w:rPr>
              <w:t>Customer self-service portal</w:t>
            </w:r>
          </w:p>
        </w:tc>
        <w:tc>
          <w:tcPr>
            <w:tcW w:w="2823" w:type="dxa"/>
          </w:tcPr>
          <w:p w14:paraId="10539336" w14:textId="77777777" w:rsidR="003A7809" w:rsidRDefault="003A7809" w:rsidP="003A7809">
            <w:pPr>
              <w:rPr>
                <w:rFonts w:ascii="Arial" w:hAnsi="Arial" w:cs="Arial"/>
                <w:b/>
                <w:bCs/>
                <w:sz w:val="22"/>
                <w:szCs w:val="22"/>
              </w:rPr>
            </w:pPr>
          </w:p>
        </w:tc>
      </w:tr>
      <w:tr w:rsidR="003A7809" w14:paraId="591C95DC" w14:textId="77777777" w:rsidTr="343569F6">
        <w:tc>
          <w:tcPr>
            <w:tcW w:w="7366" w:type="dxa"/>
          </w:tcPr>
          <w:p w14:paraId="533223F7" w14:textId="0677DC5C" w:rsidR="003A7809" w:rsidRPr="00AB6135" w:rsidRDefault="003A7809" w:rsidP="003A7809">
            <w:pPr>
              <w:rPr>
                <w:rFonts w:cs="Arial"/>
                <w:b/>
                <w:bCs/>
                <w:sz w:val="22"/>
                <w:szCs w:val="22"/>
              </w:rPr>
            </w:pPr>
            <w:r w:rsidRPr="00AB6135">
              <w:rPr>
                <w:rFonts w:cs="Segoe UI"/>
                <w:sz w:val="22"/>
                <w:szCs w:val="22"/>
              </w:rPr>
              <w:t>Guaranteed performance or SLA-backed prioritisation</w:t>
            </w:r>
          </w:p>
        </w:tc>
        <w:tc>
          <w:tcPr>
            <w:tcW w:w="2823" w:type="dxa"/>
          </w:tcPr>
          <w:p w14:paraId="459AA79A" w14:textId="77777777" w:rsidR="003A7809" w:rsidRDefault="003A7809" w:rsidP="003A7809">
            <w:pPr>
              <w:rPr>
                <w:rFonts w:ascii="Arial" w:hAnsi="Arial" w:cs="Arial"/>
                <w:b/>
                <w:bCs/>
                <w:sz w:val="22"/>
                <w:szCs w:val="22"/>
              </w:rPr>
            </w:pPr>
          </w:p>
        </w:tc>
      </w:tr>
      <w:tr w:rsidR="003A7809" w14:paraId="3712D1BD" w14:textId="77777777" w:rsidTr="343569F6">
        <w:tc>
          <w:tcPr>
            <w:tcW w:w="7366" w:type="dxa"/>
          </w:tcPr>
          <w:p w14:paraId="4424079E" w14:textId="3F4D74D0" w:rsidR="003A7809" w:rsidRPr="00AB6135" w:rsidRDefault="003A7809" w:rsidP="003A7809">
            <w:pPr>
              <w:rPr>
                <w:rFonts w:cs="Arial"/>
                <w:b/>
                <w:bCs/>
                <w:sz w:val="22"/>
                <w:szCs w:val="22"/>
              </w:rPr>
            </w:pPr>
            <w:r w:rsidRPr="00AB6135">
              <w:rPr>
                <w:rFonts w:cs="Segoe UI"/>
                <w:sz w:val="22"/>
                <w:szCs w:val="22"/>
              </w:rPr>
              <w:t>Device supply by VMO2</w:t>
            </w:r>
          </w:p>
        </w:tc>
        <w:tc>
          <w:tcPr>
            <w:tcW w:w="2823" w:type="dxa"/>
          </w:tcPr>
          <w:p w14:paraId="35451A68" w14:textId="77777777" w:rsidR="003A7809" w:rsidRDefault="003A7809" w:rsidP="003A7809">
            <w:pPr>
              <w:rPr>
                <w:rFonts w:ascii="Arial" w:hAnsi="Arial" w:cs="Arial"/>
                <w:b/>
                <w:bCs/>
                <w:sz w:val="22"/>
                <w:szCs w:val="22"/>
              </w:rPr>
            </w:pPr>
          </w:p>
        </w:tc>
      </w:tr>
      <w:tr w:rsidR="003A7809" w14:paraId="021E19CF" w14:textId="77777777" w:rsidTr="343569F6">
        <w:tc>
          <w:tcPr>
            <w:tcW w:w="7366" w:type="dxa"/>
          </w:tcPr>
          <w:p w14:paraId="5B048D75" w14:textId="1987282A" w:rsidR="003A7809" w:rsidRPr="00AB6135" w:rsidRDefault="003A7809" w:rsidP="003A7809">
            <w:pPr>
              <w:rPr>
                <w:rFonts w:cs="Arial"/>
                <w:b/>
                <w:bCs/>
                <w:sz w:val="22"/>
                <w:szCs w:val="22"/>
              </w:rPr>
            </w:pPr>
            <w:r w:rsidRPr="00AB6135">
              <w:rPr>
                <w:rFonts w:cs="Segoe UI"/>
                <w:sz w:val="22"/>
                <w:szCs w:val="22"/>
              </w:rPr>
              <w:t>Ericsson-based slicing provisioning</w:t>
            </w:r>
          </w:p>
        </w:tc>
        <w:tc>
          <w:tcPr>
            <w:tcW w:w="2823" w:type="dxa"/>
          </w:tcPr>
          <w:p w14:paraId="58B3BB1D" w14:textId="77777777" w:rsidR="003A7809" w:rsidRDefault="003A7809" w:rsidP="003A7809">
            <w:pPr>
              <w:rPr>
                <w:rFonts w:ascii="Arial" w:hAnsi="Arial" w:cs="Arial"/>
                <w:b/>
                <w:bCs/>
                <w:sz w:val="22"/>
                <w:szCs w:val="22"/>
              </w:rPr>
            </w:pPr>
          </w:p>
        </w:tc>
      </w:tr>
      <w:tr w:rsidR="003A7809" w14:paraId="695C235B" w14:textId="77777777" w:rsidTr="343569F6">
        <w:tc>
          <w:tcPr>
            <w:tcW w:w="7366" w:type="dxa"/>
          </w:tcPr>
          <w:p w14:paraId="793ED1CA" w14:textId="40A9B5CC" w:rsidR="003A7809" w:rsidRPr="00AB6135" w:rsidRDefault="003A7809" w:rsidP="003A7809">
            <w:pPr>
              <w:rPr>
                <w:rFonts w:cs="Arial"/>
                <w:b/>
                <w:bCs/>
                <w:sz w:val="22"/>
                <w:szCs w:val="22"/>
              </w:rPr>
            </w:pPr>
            <w:r w:rsidRPr="00AB6135">
              <w:rPr>
                <w:rFonts w:cs="Segoe UI"/>
                <w:sz w:val="22"/>
                <w:szCs w:val="22"/>
              </w:rPr>
              <w:t>Existing customer migration</w:t>
            </w:r>
          </w:p>
        </w:tc>
        <w:tc>
          <w:tcPr>
            <w:tcW w:w="2823" w:type="dxa"/>
          </w:tcPr>
          <w:p w14:paraId="7A033D85" w14:textId="77777777" w:rsidR="003A7809" w:rsidRDefault="003A7809" w:rsidP="003A7809">
            <w:pPr>
              <w:rPr>
                <w:rFonts w:ascii="Arial" w:hAnsi="Arial" w:cs="Arial"/>
                <w:b/>
                <w:bCs/>
                <w:sz w:val="22"/>
                <w:szCs w:val="22"/>
              </w:rPr>
            </w:pPr>
          </w:p>
        </w:tc>
      </w:tr>
      <w:tr w:rsidR="003A7809" w14:paraId="000789E0" w14:textId="77777777" w:rsidTr="343569F6">
        <w:tc>
          <w:tcPr>
            <w:tcW w:w="7366" w:type="dxa"/>
          </w:tcPr>
          <w:p w14:paraId="6D588320" w14:textId="17B6D160" w:rsidR="003A7809" w:rsidRPr="00AB6135" w:rsidRDefault="003A7809" w:rsidP="003A7809">
            <w:pPr>
              <w:rPr>
                <w:rFonts w:cs="Arial"/>
                <w:b/>
                <w:bCs/>
                <w:sz w:val="22"/>
                <w:szCs w:val="22"/>
              </w:rPr>
            </w:pPr>
            <w:r w:rsidRPr="00AB6135">
              <w:rPr>
                <w:rFonts w:cs="Segoe UI"/>
                <w:sz w:val="22"/>
                <w:szCs w:val="22"/>
              </w:rPr>
              <w:t xml:space="preserve">DAS, small cells and microcells </w:t>
            </w:r>
          </w:p>
        </w:tc>
        <w:tc>
          <w:tcPr>
            <w:tcW w:w="2823" w:type="dxa"/>
          </w:tcPr>
          <w:p w14:paraId="77AB41C8" w14:textId="77777777" w:rsidR="003A7809" w:rsidRDefault="003A7809" w:rsidP="003A7809">
            <w:pPr>
              <w:rPr>
                <w:rFonts w:ascii="Arial" w:hAnsi="Arial" w:cs="Arial"/>
                <w:b/>
                <w:bCs/>
                <w:sz w:val="22"/>
                <w:szCs w:val="22"/>
              </w:rPr>
            </w:pPr>
          </w:p>
        </w:tc>
      </w:tr>
      <w:tr w:rsidR="003A7809" w14:paraId="5ABD9044" w14:textId="77777777" w:rsidTr="343569F6">
        <w:tc>
          <w:tcPr>
            <w:tcW w:w="7366" w:type="dxa"/>
          </w:tcPr>
          <w:p w14:paraId="764F5FFB" w14:textId="25E4936C" w:rsidR="003A7809" w:rsidRPr="00AB6135" w:rsidRDefault="003A7809" w:rsidP="003A7809">
            <w:pPr>
              <w:rPr>
                <w:rFonts w:cs="Arial"/>
                <w:b/>
                <w:bCs/>
                <w:sz w:val="22"/>
                <w:szCs w:val="22"/>
              </w:rPr>
            </w:pPr>
            <w:r w:rsidRPr="00AB6135">
              <w:rPr>
                <w:rFonts w:cs="Segoe UI"/>
                <w:sz w:val="22"/>
                <w:szCs w:val="22"/>
              </w:rPr>
              <w:t>Phase 2+ product evolution capabilities</w:t>
            </w:r>
          </w:p>
        </w:tc>
        <w:tc>
          <w:tcPr>
            <w:tcW w:w="2823" w:type="dxa"/>
          </w:tcPr>
          <w:p w14:paraId="5E2208EF" w14:textId="77777777" w:rsidR="003A7809" w:rsidRDefault="003A7809" w:rsidP="003A7809">
            <w:pPr>
              <w:rPr>
                <w:rFonts w:ascii="Arial" w:hAnsi="Arial" w:cs="Arial"/>
                <w:b/>
                <w:bCs/>
                <w:sz w:val="22"/>
                <w:szCs w:val="22"/>
              </w:rPr>
            </w:pPr>
          </w:p>
        </w:tc>
      </w:tr>
      <w:tr w:rsidR="343569F6" w14:paraId="3D87940D" w14:textId="77777777" w:rsidTr="343569F6">
        <w:trPr>
          <w:trHeight w:val="300"/>
        </w:trPr>
        <w:tc>
          <w:tcPr>
            <w:tcW w:w="7005" w:type="dxa"/>
          </w:tcPr>
          <w:p w14:paraId="5E899495" w14:textId="20FA997D" w:rsidR="2568484C" w:rsidRDefault="2568484C" w:rsidP="343569F6">
            <w:r w:rsidRPr="343569F6">
              <w:rPr>
                <w:rFonts w:ascii="Aptos" w:eastAsia="Aptos" w:hAnsi="Aptos" w:cs="Aptos"/>
                <w:sz w:val="22"/>
                <w:szCs w:val="22"/>
              </w:rPr>
              <w:t>CTO sizing element of this IIA as CTO have already costed the delivery of 5GSlicing on the network</w:t>
            </w:r>
          </w:p>
        </w:tc>
        <w:tc>
          <w:tcPr>
            <w:tcW w:w="2726" w:type="dxa"/>
          </w:tcPr>
          <w:p w14:paraId="0FF1AAD2" w14:textId="109EB444" w:rsidR="343569F6" w:rsidRDefault="343569F6" w:rsidP="343569F6">
            <w:pPr>
              <w:rPr>
                <w:rFonts w:ascii="Arial" w:hAnsi="Arial" w:cs="Arial"/>
                <w:b/>
                <w:bCs/>
                <w:sz w:val="22"/>
                <w:szCs w:val="22"/>
              </w:rPr>
            </w:pPr>
          </w:p>
        </w:tc>
      </w:tr>
    </w:tbl>
    <w:p w14:paraId="07D927CC" w14:textId="77777777" w:rsidR="00F35503" w:rsidRDefault="00F35503">
      <w:pPr>
        <w:rPr>
          <w:rFonts w:ascii="Arial" w:hAnsi="Arial" w:cs="Arial"/>
          <w:b/>
          <w:bCs/>
          <w:sz w:val="22"/>
          <w:szCs w:val="22"/>
        </w:rPr>
      </w:pPr>
    </w:p>
    <w:p w14:paraId="78309582" w14:textId="77777777" w:rsidR="00F35503" w:rsidRDefault="00F35503">
      <w:pPr>
        <w:rPr>
          <w:rFonts w:ascii="Arial" w:hAnsi="Arial" w:cs="Arial"/>
          <w:b/>
          <w:bCs/>
          <w:sz w:val="22"/>
          <w:szCs w:val="22"/>
        </w:rPr>
      </w:pPr>
    </w:p>
    <w:p w14:paraId="1626DF8D" w14:textId="5C0CC8D5" w:rsidR="00A54957" w:rsidRPr="00A54957" w:rsidRDefault="00A54957">
      <w:pPr>
        <w:pStyle w:val="Heading1"/>
        <w:numPr>
          <w:ilvl w:val="0"/>
          <w:numId w:val="3"/>
        </w:numPr>
      </w:pPr>
      <w:bookmarkStart w:id="7" w:name="_Toc232093430"/>
      <w:r w:rsidRPr="00A54957">
        <w:t xml:space="preserve">High level </w:t>
      </w:r>
      <w:proofErr w:type="gramStart"/>
      <w:r w:rsidRPr="00A54957">
        <w:t>Requirements</w:t>
      </w:r>
      <w:r w:rsidR="006F114C" w:rsidRPr="00972E30">
        <w:rPr>
          <w:i/>
          <w:iCs/>
          <w:color w:val="0070C0"/>
        </w:rPr>
        <w:t>(</w:t>
      </w:r>
      <w:proofErr w:type="gramEnd"/>
      <w:r w:rsidR="006F114C" w:rsidRPr="00972E30">
        <w:rPr>
          <w:i/>
          <w:iCs/>
          <w:color w:val="0070C0"/>
        </w:rPr>
        <w:t>Required)</w:t>
      </w:r>
      <w:bookmarkEnd w:id="7"/>
    </w:p>
    <w:p w14:paraId="6C5AD167" w14:textId="6B32EA65" w:rsidR="00A54957" w:rsidRPr="006E7C05" w:rsidRDefault="00A54957" w:rsidP="00A54957">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6F114C" w:rsidRPr="006E7C05">
        <w:rPr>
          <w:rFonts w:ascii="Calibri" w:hAnsi="Calibri" w:cs="Calibri"/>
          <w:sz w:val="20"/>
          <w:szCs w:val="20"/>
        </w:rPr>
        <w:t>behaviours</w:t>
      </w:r>
      <w:r w:rsidRPr="006E7C05">
        <w:rPr>
          <w:rFonts w:ascii="Calibri" w:hAnsi="Calibri" w:cs="Calibri"/>
          <w:sz w:val="20"/>
          <w:szCs w:val="20"/>
        </w:rPr>
        <w:t xml:space="preserve"> the future solution must support.  </w:t>
      </w:r>
      <w:r w:rsidRPr="006E7C05">
        <w:rPr>
          <w:rFonts w:ascii="Calibri" w:hAnsi="Calibri" w:cs="Calibri"/>
          <w:i/>
          <w:iCs/>
          <w:sz w:val="20"/>
          <w:szCs w:val="20"/>
        </w:rPr>
        <w:t xml:space="preserve">If your requirement is on behalf of an external party such as </w:t>
      </w:r>
      <w:r w:rsidR="00794605">
        <w:rPr>
          <w:rFonts w:ascii="Calibri" w:hAnsi="Calibri" w:cs="Calibri"/>
          <w:i/>
          <w:iCs/>
          <w:sz w:val="20"/>
          <w:szCs w:val="20"/>
        </w:rPr>
        <w:t>O2</w:t>
      </w:r>
      <w:proofErr w:type="gramStart"/>
      <w:r w:rsidR="00794605">
        <w:rPr>
          <w:rFonts w:ascii="Calibri" w:hAnsi="Calibri" w:cs="Calibri"/>
          <w:i/>
          <w:iCs/>
          <w:sz w:val="20"/>
          <w:szCs w:val="20"/>
        </w:rPr>
        <w:t xml:space="preserve">Daisy </w:t>
      </w:r>
      <w:r w:rsidRPr="006E7C05">
        <w:rPr>
          <w:rFonts w:ascii="Calibri" w:hAnsi="Calibri" w:cs="Calibri"/>
          <w:i/>
          <w:iCs/>
          <w:sz w:val="20"/>
          <w:szCs w:val="20"/>
        </w:rPr>
        <w:t xml:space="preserve"> then</w:t>
      </w:r>
      <w:proofErr w:type="gramEnd"/>
      <w:r w:rsidRPr="006E7C05">
        <w:rPr>
          <w:rFonts w:ascii="Calibri" w:hAnsi="Calibri" w:cs="Calibri"/>
          <w:i/>
          <w:iCs/>
          <w:sz w:val="20"/>
          <w:szCs w:val="20"/>
        </w:rPr>
        <w:t xml:space="preserve"> your requirement scope will only cover the capabilities in VMO2 that support them.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7059"/>
        <w:gridCol w:w="1048"/>
      </w:tblGrid>
      <w:tr w:rsidR="00A54957" w:rsidRPr="009E21A4" w14:paraId="11C13A17" w14:textId="77777777" w:rsidTr="00B63967">
        <w:tc>
          <w:tcPr>
            <w:tcW w:w="8902" w:type="dxa"/>
            <w:gridSpan w:val="3"/>
            <w:vAlign w:val="bottom"/>
          </w:tcPr>
          <w:p w14:paraId="73204A8F" w14:textId="77777777" w:rsidR="00A54957" w:rsidRPr="00256D22" w:rsidRDefault="00A54957" w:rsidP="00B63967">
            <w:pPr>
              <w:rPr>
                <w:rFonts w:ascii="Calibri" w:hAnsi="Calibri" w:cs="Calibri"/>
                <w:b/>
                <w:bCs/>
                <w:i/>
                <w:iCs/>
              </w:rPr>
            </w:pPr>
            <w:r w:rsidRPr="00256D22">
              <w:rPr>
                <w:rFonts w:ascii="Calibri" w:hAnsi="Calibri" w:cs="Calibri"/>
                <w:b/>
                <w:bCs/>
                <w:i/>
                <w:iCs/>
              </w:rPr>
              <w:t xml:space="preserve">Guidance: </w:t>
            </w:r>
          </w:p>
          <w:p w14:paraId="38D950C0" w14:textId="77777777" w:rsidR="00A54957" w:rsidRPr="004E664B" w:rsidRDefault="00A54957">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Clear high‑level requirements help ensure faster and more accurate sizing</w:t>
            </w:r>
          </w:p>
          <w:p w14:paraId="03FBB8E2" w14:textId="77777777" w:rsidR="00A54957" w:rsidRPr="00256D22" w:rsidRDefault="00A54957">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List the essential capabilities or features needed to achieve your desired outcome (e.g., “Customers must be able to…”, “The system must allow…”)</w:t>
            </w:r>
          </w:p>
          <w:p w14:paraId="6AF0757D" w14:textId="77777777" w:rsidR="00A54957" w:rsidRPr="00256D22" w:rsidRDefault="00A54957">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Focus on requirements, not solutions (avoid naming specific technologies or designs)</w:t>
            </w:r>
          </w:p>
          <w:p w14:paraId="25D82FE0" w14:textId="77777777" w:rsidR="00A54957" w:rsidRDefault="00A54957">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Include any critical business rules, data needs, reporting requirements, or compliance considerations</w:t>
            </w:r>
          </w:p>
          <w:p w14:paraId="71B17AC4" w14:textId="77777777" w:rsidR="00A54957" w:rsidRPr="00256D22" w:rsidRDefault="00A54957">
            <w:pPr>
              <w:pStyle w:val="ListParagraph"/>
              <w:numPr>
                <w:ilvl w:val="0"/>
                <w:numId w:val="5"/>
              </w:numPr>
              <w:rPr>
                <w:rFonts w:ascii="Calibri" w:eastAsia="Calibri" w:hAnsi="Calibri" w:cs="Calibri"/>
                <w:i/>
                <w:sz w:val="20"/>
                <w:szCs w:val="20"/>
              </w:rPr>
            </w:pPr>
            <w:r>
              <w:rPr>
                <w:rFonts w:ascii="Calibri" w:eastAsia="Calibri" w:hAnsi="Calibri" w:cs="Calibri"/>
                <w:i/>
                <w:sz w:val="20"/>
                <w:szCs w:val="20"/>
              </w:rPr>
              <w:t>For customer impacting proposals you may wish to consider the specific elements of the customer lifecycle that each requirement impacts e.g. find/explore, buy/upgrade, pay/bill, getting started/use, manage, get help, stay/leave.</w:t>
            </w:r>
          </w:p>
          <w:p w14:paraId="40BF9B9A" w14:textId="77777777" w:rsidR="00A54957" w:rsidRPr="00DB7C7B" w:rsidRDefault="00A54957">
            <w:pPr>
              <w:pStyle w:val="ListParagraph"/>
              <w:numPr>
                <w:ilvl w:val="0"/>
                <w:numId w:val="4"/>
              </w:numPr>
              <w:rPr>
                <w:rFonts w:ascii="Calibri" w:eastAsia="Calibri" w:hAnsi="Calibri" w:cs="Calibri"/>
                <w:i/>
                <w:sz w:val="20"/>
                <w:szCs w:val="20"/>
              </w:rPr>
            </w:pPr>
            <w:r w:rsidRPr="4E2CF9D3">
              <w:rPr>
                <w:rFonts w:ascii="Calibri" w:eastAsia="Calibri" w:hAnsi="Calibri" w:cs="Calibri"/>
                <w:i/>
                <w:sz w:val="20"/>
                <w:szCs w:val="20"/>
              </w:rPr>
              <w:t xml:space="preserve">*MVP = </w:t>
            </w:r>
            <w:r>
              <w:rPr>
                <w:rFonts w:ascii="Calibri" w:eastAsia="Calibri" w:hAnsi="Calibri" w:cs="Calibri"/>
                <w:i/>
                <w:sz w:val="20"/>
                <w:szCs w:val="20"/>
              </w:rPr>
              <w:t xml:space="preserve">These requirements </w:t>
            </w:r>
            <w:r w:rsidRPr="4E2CF9D3">
              <w:rPr>
                <w:rFonts w:ascii="Calibri" w:eastAsia="Calibri" w:hAnsi="Calibri" w:cs="Calibri"/>
                <w:i/>
                <w:sz w:val="20"/>
                <w:szCs w:val="20"/>
              </w:rPr>
              <w:t>must be delivered by the project to achieve the minimum viable customer or commercial outcome</w:t>
            </w:r>
          </w:p>
        </w:tc>
      </w:tr>
      <w:tr w:rsidR="00A54957" w:rsidRPr="009E21A4" w14:paraId="458D8483" w14:textId="77777777" w:rsidTr="00B63967">
        <w:tc>
          <w:tcPr>
            <w:tcW w:w="795" w:type="dxa"/>
            <w:vAlign w:val="bottom"/>
          </w:tcPr>
          <w:p w14:paraId="3CDE4159" w14:textId="77777777" w:rsidR="00A54957" w:rsidRPr="009E21A4" w:rsidRDefault="00A54957" w:rsidP="00B63967">
            <w:pPr>
              <w:jc w:val="center"/>
              <w:rPr>
                <w:rFonts w:ascii="Calibri" w:hAnsi="Calibri" w:cs="Calibri"/>
                <w:b/>
                <w:bCs/>
                <w:sz w:val="20"/>
                <w:szCs w:val="20"/>
              </w:rPr>
            </w:pPr>
            <w:r w:rsidRPr="009E21A4">
              <w:rPr>
                <w:rFonts w:ascii="Calibri" w:hAnsi="Calibri" w:cs="Calibri"/>
                <w:b/>
                <w:bCs/>
                <w:sz w:val="20"/>
                <w:szCs w:val="20"/>
              </w:rPr>
              <w:t>#</w:t>
            </w:r>
          </w:p>
        </w:tc>
        <w:tc>
          <w:tcPr>
            <w:tcW w:w="7059" w:type="dxa"/>
            <w:vAlign w:val="bottom"/>
          </w:tcPr>
          <w:p w14:paraId="357DC7A1" w14:textId="77777777" w:rsidR="00A54957" w:rsidRPr="009E21A4" w:rsidRDefault="00A54957" w:rsidP="00B63967">
            <w:pPr>
              <w:rPr>
                <w:rFonts w:ascii="Calibri" w:hAnsi="Calibri" w:cs="Calibri"/>
                <w:b/>
                <w:bCs/>
                <w:sz w:val="20"/>
                <w:szCs w:val="20"/>
              </w:rPr>
            </w:pPr>
            <w:r w:rsidRPr="009E21A4">
              <w:rPr>
                <w:rFonts w:ascii="Calibri" w:hAnsi="Calibri" w:cs="Calibri"/>
                <w:b/>
                <w:bCs/>
                <w:sz w:val="20"/>
                <w:szCs w:val="20"/>
              </w:rPr>
              <w:t>Change / Requirement</w:t>
            </w:r>
          </w:p>
        </w:tc>
        <w:tc>
          <w:tcPr>
            <w:tcW w:w="1048" w:type="dxa"/>
            <w:vAlign w:val="bottom"/>
          </w:tcPr>
          <w:p w14:paraId="35602C3A" w14:textId="77777777" w:rsidR="00A54957" w:rsidRPr="009E21A4" w:rsidRDefault="00A54957" w:rsidP="00B63967">
            <w:pPr>
              <w:jc w:val="center"/>
            </w:pPr>
            <w:r>
              <w:rPr>
                <w:rFonts w:ascii="Calibri" w:hAnsi="Calibri" w:cs="Calibri"/>
                <w:b/>
                <w:bCs/>
                <w:sz w:val="20"/>
                <w:szCs w:val="20"/>
              </w:rPr>
              <w:t>MVP*</w:t>
            </w:r>
          </w:p>
        </w:tc>
      </w:tr>
      <w:tr w:rsidR="00A54957" w:rsidRPr="009E21A4" w14:paraId="2FAC461D" w14:textId="77777777" w:rsidTr="00B63967">
        <w:tc>
          <w:tcPr>
            <w:tcW w:w="795" w:type="dxa"/>
          </w:tcPr>
          <w:p w14:paraId="61216E74" w14:textId="77777777" w:rsidR="00A54957" w:rsidRPr="001D62AE" w:rsidRDefault="00A54957" w:rsidP="00B63967">
            <w:pPr>
              <w:jc w:val="center"/>
              <w:rPr>
                <w:rFonts w:ascii="Calibri" w:hAnsi="Calibri" w:cs="Calibri"/>
                <w:i/>
                <w:iCs/>
                <w:color w:val="156082" w:themeColor="accent1"/>
                <w:sz w:val="20"/>
                <w:szCs w:val="20"/>
              </w:rPr>
            </w:pPr>
            <w:r w:rsidRPr="001D62AE">
              <w:rPr>
                <w:rFonts w:ascii="Calibri" w:hAnsi="Calibri" w:cs="Calibri"/>
                <w:i/>
                <w:iCs/>
                <w:color w:val="156082" w:themeColor="accent1"/>
                <w:sz w:val="20"/>
                <w:szCs w:val="20"/>
              </w:rPr>
              <w:t>1</w:t>
            </w:r>
          </w:p>
        </w:tc>
        <w:tc>
          <w:tcPr>
            <w:tcW w:w="7059" w:type="dxa"/>
          </w:tcPr>
          <w:p w14:paraId="67857EF1" w14:textId="1D0E955E" w:rsidR="00EC7E7F" w:rsidRDefault="00EC7E7F" w:rsidP="00EC7E7F">
            <w:r w:rsidRPr="00B3042B">
              <w:t xml:space="preserve">Delivery of a network slide that can be used by O2 Business </w:t>
            </w:r>
            <w:r w:rsidR="00F75183" w:rsidRPr="00F75183">
              <w:rPr>
                <w:i/>
                <w:iCs/>
              </w:rPr>
              <w:t>+ Wholesale Partners</w:t>
            </w:r>
          </w:p>
          <w:p w14:paraId="4C07580F" w14:textId="77777777" w:rsidR="00A54957" w:rsidRDefault="00EC7E7F" w:rsidP="00B63967">
            <w:r>
              <w:t xml:space="preserve">CTO and CIO compliant </w:t>
            </w:r>
          </w:p>
          <w:p w14:paraId="6FA0E4A5" w14:textId="5E5C09F4" w:rsidR="00263DB7" w:rsidRDefault="006729CA" w:rsidP="006729CA">
            <w:r>
              <w:t>A</w:t>
            </w:r>
            <w:r w:rsidRPr="00B3042B">
              <w:t xml:space="preserve"> slice which offers a prioritised service </w:t>
            </w:r>
            <w:r>
              <w:t>on the RAN (radio network) by offering Ra</w:t>
            </w:r>
            <w:r w:rsidRPr="00C411B9">
              <w:t>dio Resource Partitions (RRPs)</w:t>
            </w:r>
          </w:p>
          <w:p w14:paraId="5A974250" w14:textId="4F2D9E5D" w:rsidR="006729CA" w:rsidRPr="00B61A07" w:rsidRDefault="006729CA" w:rsidP="00B63967"/>
        </w:tc>
        <w:tc>
          <w:tcPr>
            <w:tcW w:w="1048" w:type="dxa"/>
          </w:tcPr>
          <w:p w14:paraId="77D7DFA9" w14:textId="77777777" w:rsidR="00A54957" w:rsidRPr="001D62AE" w:rsidRDefault="00A54957" w:rsidP="00B63967">
            <w:pPr>
              <w:jc w:val="center"/>
            </w:pPr>
            <w:r w:rsidRPr="6A297115">
              <w:rPr>
                <w:rFonts w:ascii="Calibri" w:hAnsi="Calibri" w:cs="Calibri"/>
                <w:i/>
                <w:iCs/>
                <w:color w:val="156082" w:themeColor="accent1"/>
                <w:sz w:val="20"/>
                <w:szCs w:val="20"/>
              </w:rPr>
              <w:t>Y</w:t>
            </w:r>
          </w:p>
        </w:tc>
      </w:tr>
      <w:tr w:rsidR="00A54957" w:rsidRPr="009E21A4" w14:paraId="2B978B60" w14:textId="77777777" w:rsidTr="00B63967">
        <w:tc>
          <w:tcPr>
            <w:tcW w:w="795" w:type="dxa"/>
          </w:tcPr>
          <w:p w14:paraId="7F0A99C7" w14:textId="77777777" w:rsidR="00A54957" w:rsidRPr="001D62AE" w:rsidRDefault="00A54957" w:rsidP="00B63967">
            <w:pPr>
              <w:jc w:val="center"/>
              <w:rPr>
                <w:rFonts w:ascii="Calibri" w:hAnsi="Calibri" w:cs="Calibri"/>
                <w:i/>
                <w:iCs/>
                <w:color w:val="156082" w:themeColor="accent1"/>
                <w:sz w:val="20"/>
                <w:szCs w:val="20"/>
              </w:rPr>
            </w:pPr>
            <w:r w:rsidRPr="001D62AE">
              <w:rPr>
                <w:rFonts w:ascii="Calibri" w:hAnsi="Calibri" w:cs="Calibri"/>
                <w:i/>
                <w:iCs/>
                <w:color w:val="156082" w:themeColor="accent1"/>
                <w:sz w:val="20"/>
                <w:szCs w:val="20"/>
              </w:rPr>
              <w:lastRenderedPageBreak/>
              <w:t>2</w:t>
            </w:r>
          </w:p>
        </w:tc>
        <w:tc>
          <w:tcPr>
            <w:tcW w:w="7059" w:type="dxa"/>
          </w:tcPr>
          <w:p w14:paraId="54BA5FED" w14:textId="31DD8D66" w:rsidR="00A54957" w:rsidRPr="00B61A07" w:rsidRDefault="00C62BB7" w:rsidP="00B63967">
            <w:r w:rsidRPr="00B3042B">
              <w:t xml:space="preserve">Delivery of a </w:t>
            </w:r>
            <w:r>
              <w:t xml:space="preserve">National slice </w:t>
            </w:r>
          </w:p>
        </w:tc>
        <w:tc>
          <w:tcPr>
            <w:tcW w:w="1048" w:type="dxa"/>
          </w:tcPr>
          <w:p w14:paraId="0CFEF206" w14:textId="77777777" w:rsidR="00A54957" w:rsidRPr="001D62AE" w:rsidRDefault="00A54957" w:rsidP="00B63967">
            <w:pPr>
              <w:jc w:val="center"/>
            </w:pPr>
            <w:r w:rsidRPr="6A297115">
              <w:rPr>
                <w:rFonts w:ascii="Calibri" w:hAnsi="Calibri" w:cs="Calibri"/>
                <w:i/>
                <w:iCs/>
                <w:color w:val="156082" w:themeColor="accent1"/>
                <w:sz w:val="20"/>
                <w:szCs w:val="20"/>
              </w:rPr>
              <w:t>Y</w:t>
            </w:r>
          </w:p>
        </w:tc>
      </w:tr>
      <w:tr w:rsidR="00A6177E" w:rsidRPr="009E21A4" w14:paraId="11352D9B" w14:textId="77777777" w:rsidTr="00B63967">
        <w:tc>
          <w:tcPr>
            <w:tcW w:w="795" w:type="dxa"/>
          </w:tcPr>
          <w:p w14:paraId="25BEEC14" w14:textId="60980292" w:rsidR="00A6177E" w:rsidRPr="001D62AE" w:rsidRDefault="00C62BB7" w:rsidP="00B63967">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3</w:t>
            </w:r>
          </w:p>
        </w:tc>
        <w:tc>
          <w:tcPr>
            <w:tcW w:w="7059" w:type="dxa"/>
          </w:tcPr>
          <w:p w14:paraId="21BF9421" w14:textId="6596153E" w:rsidR="00A6177E" w:rsidRDefault="00C53448" w:rsidP="00A6177E">
            <w:r w:rsidRPr="00B3042B">
              <w:t xml:space="preserve">Delivery of a </w:t>
            </w:r>
            <w:r w:rsidR="00A6177E">
              <w:t xml:space="preserve">Static slice </w:t>
            </w:r>
            <w:r w:rsidR="00456676">
              <w:t xml:space="preserve">– always on </w:t>
            </w:r>
          </w:p>
          <w:p w14:paraId="77CF6734" w14:textId="186661E1" w:rsidR="00456676" w:rsidRDefault="00456676" w:rsidP="00A6177E">
            <w:r>
              <w:t xml:space="preserve">Access to Consumer core via DNN </w:t>
            </w:r>
          </w:p>
          <w:p w14:paraId="26B8FCA6" w14:textId="69A25805" w:rsidR="00104D74" w:rsidRDefault="00BC3F49" w:rsidP="00A6177E">
            <w:r>
              <w:t xml:space="preserve">As an example - </w:t>
            </w:r>
            <w:r w:rsidR="00104D74">
              <w:t xml:space="preserve">We can </w:t>
            </w:r>
            <w:r>
              <w:t xml:space="preserve">access </w:t>
            </w:r>
            <w:r w:rsidR="00FC79CC">
              <w:t xml:space="preserve">internet on public </w:t>
            </w:r>
            <w:proofErr w:type="gramStart"/>
            <w:r w:rsidR="00FC79CC">
              <w:t>5GSA</w:t>
            </w:r>
            <w:proofErr w:type="gramEnd"/>
            <w:r w:rsidR="00FC79CC">
              <w:t xml:space="preserve"> but we can put </w:t>
            </w:r>
            <w:r w:rsidR="009B4912">
              <w:t>specific apps down the slice via OS this ca</w:t>
            </w:r>
            <w:r w:rsidR="003D00E4">
              <w:t>n</w:t>
            </w:r>
            <w:r w:rsidR="009B4912">
              <w:t xml:space="preserve"> be configured </w:t>
            </w:r>
          </w:p>
          <w:p w14:paraId="40FDAF06" w14:textId="77777777" w:rsidR="00E852D4" w:rsidRDefault="009B4912" w:rsidP="00A6177E">
            <w:r>
              <w:t>Slices access radio access cell site and then the Consumer core</w:t>
            </w:r>
          </w:p>
          <w:p w14:paraId="03AE9211" w14:textId="0D697644" w:rsidR="009B4912" w:rsidRPr="006729CA" w:rsidRDefault="00E852D4" w:rsidP="00A6177E">
            <w:r>
              <w:t xml:space="preserve">Minimum time on the slice is 30 days </w:t>
            </w:r>
            <w:r w:rsidR="009B4912">
              <w:t xml:space="preserve"> </w:t>
            </w:r>
          </w:p>
          <w:p w14:paraId="2873732A" w14:textId="77777777" w:rsidR="00A6177E" w:rsidRDefault="00A6177E" w:rsidP="00B63967">
            <w:pPr>
              <w:rPr>
                <w:rFonts w:ascii="Calibri" w:hAnsi="Calibri" w:cs="Calibri"/>
                <w:i/>
                <w:iCs/>
                <w:color w:val="156082" w:themeColor="accent1"/>
                <w:sz w:val="20"/>
                <w:szCs w:val="20"/>
              </w:rPr>
            </w:pPr>
          </w:p>
        </w:tc>
        <w:tc>
          <w:tcPr>
            <w:tcW w:w="1048" w:type="dxa"/>
          </w:tcPr>
          <w:p w14:paraId="7015D910" w14:textId="424B802E" w:rsidR="00A6177E" w:rsidRPr="6A297115" w:rsidRDefault="00B61A07" w:rsidP="00B63967">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Y</w:t>
            </w:r>
          </w:p>
        </w:tc>
      </w:tr>
      <w:tr w:rsidR="00B61A07" w:rsidRPr="009E21A4" w14:paraId="7D252BAC" w14:textId="77777777" w:rsidTr="00B63967">
        <w:tc>
          <w:tcPr>
            <w:tcW w:w="795" w:type="dxa"/>
          </w:tcPr>
          <w:p w14:paraId="42AFB168" w14:textId="74B3FAC5" w:rsidR="00B61A07" w:rsidRDefault="006729CA" w:rsidP="00B63967">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4</w:t>
            </w:r>
          </w:p>
        </w:tc>
        <w:tc>
          <w:tcPr>
            <w:tcW w:w="7059" w:type="dxa"/>
          </w:tcPr>
          <w:p w14:paraId="7F5CDA35" w14:textId="77777777" w:rsidR="00D63C56" w:rsidRDefault="006729CA" w:rsidP="006729CA">
            <w:r>
              <w:t xml:space="preserve">End to end solution for </w:t>
            </w:r>
          </w:p>
          <w:p w14:paraId="70CAFC5B" w14:textId="6F2FD4C5" w:rsidR="006729CA" w:rsidRDefault="00D63C56" w:rsidP="006729CA">
            <w:r>
              <w:t>P</w:t>
            </w:r>
            <w:r w:rsidR="006729CA" w:rsidRPr="00977C37">
              <w:t xml:space="preserve">rovision customers on a slice </w:t>
            </w:r>
            <w:r w:rsidR="00242EF7">
              <w:t xml:space="preserve">– customer is configured to slice via DNN </w:t>
            </w:r>
          </w:p>
          <w:p w14:paraId="766AE35C" w14:textId="0DB34B23" w:rsidR="006729CA" w:rsidRPr="00977C37" w:rsidRDefault="006729CA" w:rsidP="006729CA">
            <w:r w:rsidRPr="00977C37">
              <w:t xml:space="preserve">Control customers on the slice </w:t>
            </w:r>
            <w:r w:rsidR="00290699">
              <w:t xml:space="preserve">– onboarding and offboarding of customers to slice </w:t>
            </w:r>
          </w:p>
          <w:p w14:paraId="7DA13BFA" w14:textId="77777777" w:rsidR="006729CA" w:rsidRPr="00977C37" w:rsidRDefault="006729CA" w:rsidP="006729CA">
            <w:r w:rsidRPr="00977C37">
              <w:t>Bill customers on the slice</w:t>
            </w:r>
          </w:p>
          <w:p w14:paraId="6935ACE2" w14:textId="2D86D3E4" w:rsidR="00B61A07" w:rsidRDefault="00B61A07" w:rsidP="00A6177E"/>
        </w:tc>
        <w:tc>
          <w:tcPr>
            <w:tcW w:w="1048" w:type="dxa"/>
          </w:tcPr>
          <w:p w14:paraId="4B364C97" w14:textId="2F9CFCDC" w:rsidR="00B61A07" w:rsidRDefault="006729CA" w:rsidP="00B63967">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Y</w:t>
            </w:r>
          </w:p>
        </w:tc>
      </w:tr>
      <w:tr w:rsidR="00CA7381" w:rsidRPr="009E21A4" w14:paraId="7BB55904" w14:textId="77777777" w:rsidTr="00B63967">
        <w:tc>
          <w:tcPr>
            <w:tcW w:w="795" w:type="dxa"/>
          </w:tcPr>
          <w:p w14:paraId="5E39A73A" w14:textId="7724DEEB" w:rsidR="00CA7381" w:rsidRDefault="00CA7381" w:rsidP="00B63967">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5</w:t>
            </w:r>
          </w:p>
        </w:tc>
        <w:tc>
          <w:tcPr>
            <w:tcW w:w="7059" w:type="dxa"/>
          </w:tcPr>
          <w:p w14:paraId="410BEC10" w14:textId="2D960E1A" w:rsidR="00CA7381" w:rsidRDefault="00CA7381" w:rsidP="006729CA">
            <w:r>
              <w:t xml:space="preserve">Reporting </w:t>
            </w:r>
            <w:r w:rsidR="00466C9C">
              <w:t xml:space="preserve">required </w:t>
            </w:r>
          </w:p>
          <w:p w14:paraId="44B7EED9" w14:textId="77777777" w:rsidR="00CA7381" w:rsidRDefault="00CA7381" w:rsidP="006729CA">
            <w:r>
              <w:t xml:space="preserve">Number of users on a slice by customer </w:t>
            </w:r>
          </w:p>
          <w:p w14:paraId="5720ADBA" w14:textId="0111A711" w:rsidR="00CA7381" w:rsidRDefault="00CA7381" w:rsidP="006729CA">
            <w:r>
              <w:t>Usage on slice by customer broken down data, m</w:t>
            </w:r>
            <w:r w:rsidR="00E16364">
              <w:t>i</w:t>
            </w:r>
            <w:r>
              <w:t>ns, SMS</w:t>
            </w:r>
          </w:p>
          <w:p w14:paraId="64D13515" w14:textId="7E164BB7" w:rsidR="00CA7381" w:rsidRDefault="00CA7381" w:rsidP="006729CA">
            <w:r>
              <w:t xml:space="preserve">Time (amount) of congestion on slice during period </w:t>
            </w:r>
          </w:p>
        </w:tc>
        <w:tc>
          <w:tcPr>
            <w:tcW w:w="1048" w:type="dxa"/>
          </w:tcPr>
          <w:p w14:paraId="48EE5EBD" w14:textId="70A7B6C9" w:rsidR="00CA7381" w:rsidRDefault="00466C9C" w:rsidP="00B63967">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Y</w:t>
            </w:r>
          </w:p>
        </w:tc>
      </w:tr>
    </w:tbl>
    <w:p w14:paraId="06CED4C1" w14:textId="77777777" w:rsidR="006C6439" w:rsidRDefault="006C6439">
      <w:pPr>
        <w:rPr>
          <w:rFonts w:ascii="Arial" w:hAnsi="Arial" w:cs="Arial"/>
          <w:b/>
          <w:bCs/>
          <w:sz w:val="22"/>
          <w:szCs w:val="22"/>
        </w:rPr>
        <w:sectPr w:rsidR="006C6439" w:rsidSect="00E16E24">
          <w:headerReference w:type="even" r:id="rId13"/>
          <w:headerReference w:type="default" r:id="rId14"/>
          <w:footerReference w:type="even" r:id="rId15"/>
          <w:footerReference w:type="default" r:id="rId16"/>
          <w:headerReference w:type="first" r:id="rId17"/>
          <w:pgSz w:w="11901" w:h="16817"/>
          <w:pgMar w:top="1440" w:right="1080" w:bottom="1440" w:left="1080" w:header="709" w:footer="709" w:gutter="0"/>
          <w:cols w:space="708"/>
          <w:docGrid w:linePitch="360"/>
        </w:sectPr>
      </w:pPr>
    </w:p>
    <w:p w14:paraId="2F9136DD" w14:textId="77777777" w:rsidR="00F35503" w:rsidRDefault="00F35503">
      <w:pPr>
        <w:rPr>
          <w:rFonts w:ascii="Arial" w:hAnsi="Arial" w:cs="Arial"/>
          <w:b/>
          <w:bCs/>
          <w:sz w:val="22"/>
          <w:szCs w:val="22"/>
        </w:rPr>
      </w:pPr>
    </w:p>
    <w:p w14:paraId="31BAB588" w14:textId="6AFF00E6" w:rsidR="006648A3" w:rsidRPr="00A943C0" w:rsidRDefault="00A02887">
      <w:pPr>
        <w:pStyle w:val="Heading1"/>
        <w:numPr>
          <w:ilvl w:val="0"/>
          <w:numId w:val="3"/>
        </w:numPr>
      </w:pPr>
      <w:bookmarkStart w:id="8" w:name="_Toc232093431"/>
      <w:r>
        <w:t>Legal/</w:t>
      </w:r>
      <w:r w:rsidR="006648A3">
        <w:t>Regulatory</w:t>
      </w:r>
      <w:r>
        <w:t xml:space="preserve">, </w:t>
      </w:r>
      <w:r w:rsidR="006648A3">
        <w:t>Fraud</w:t>
      </w:r>
      <w:r>
        <w:t xml:space="preserve">, </w:t>
      </w:r>
      <w:r w:rsidR="006648A3">
        <w:t xml:space="preserve">Security </w:t>
      </w:r>
      <w:r>
        <w:t>and environmental i</w:t>
      </w:r>
      <w:r w:rsidR="006648A3">
        <w:t>mpacts</w:t>
      </w:r>
      <w:bookmarkEnd w:id="8"/>
    </w:p>
    <w:p w14:paraId="56B49673" w14:textId="3ABF1CCF" w:rsidR="00A02887" w:rsidRPr="00FE2617" w:rsidRDefault="00A02887">
      <w:pPr>
        <w:rPr>
          <w:rFonts w:cs="Arial"/>
        </w:rPr>
      </w:pPr>
      <w:r w:rsidRPr="00FE2617">
        <w:rPr>
          <w:rFonts w:cs="Arial"/>
        </w:rPr>
        <w:t>If this requirement is impacted by or changes our capability to maintain legal, fraud, security or environmental obligations then add details here.</w:t>
      </w:r>
    </w:p>
    <w:p w14:paraId="5847D826" w14:textId="77777777" w:rsidR="00473D8B" w:rsidRPr="00C86776" w:rsidRDefault="00473D8B">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2972"/>
        <w:gridCol w:w="3930"/>
        <w:gridCol w:w="2721"/>
      </w:tblGrid>
      <w:tr w:rsidR="00A02887" w:rsidRPr="00C86776" w14:paraId="5CD9142F" w14:textId="77777777" w:rsidTr="002108E7">
        <w:trPr>
          <w:cantSplit/>
          <w:tblHeader/>
        </w:trPr>
        <w:tc>
          <w:tcPr>
            <w:tcW w:w="2972" w:type="dxa"/>
          </w:tcPr>
          <w:p w14:paraId="38C0B1D8" w14:textId="0267CC1A"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Area</w:t>
            </w:r>
          </w:p>
        </w:tc>
        <w:tc>
          <w:tcPr>
            <w:tcW w:w="3930" w:type="dxa"/>
          </w:tcPr>
          <w:p w14:paraId="53738CA6" w14:textId="6542C08F" w:rsidR="00A02887" w:rsidRPr="00C86776" w:rsidRDefault="00FE2617">
            <w:pPr>
              <w:rPr>
                <w:rFonts w:ascii="Arial" w:hAnsi="Arial" w:cs="Arial"/>
                <w:b/>
                <w:bCs/>
                <w:color w:val="000000" w:themeColor="text1"/>
                <w:sz w:val="22"/>
                <w:szCs w:val="22"/>
              </w:rPr>
            </w:pPr>
            <w:r>
              <w:rPr>
                <w:rFonts w:ascii="Arial" w:hAnsi="Arial" w:cs="Arial"/>
                <w:b/>
                <w:bCs/>
                <w:color w:val="000000" w:themeColor="text1"/>
                <w:sz w:val="22"/>
                <w:szCs w:val="22"/>
              </w:rPr>
              <w:t xml:space="preserve">Impact </w:t>
            </w:r>
          </w:p>
        </w:tc>
        <w:tc>
          <w:tcPr>
            <w:tcW w:w="2721" w:type="dxa"/>
          </w:tcPr>
          <w:p w14:paraId="12E7ACB3" w14:textId="7D07691B"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VMO2 stakeholder</w:t>
            </w:r>
          </w:p>
        </w:tc>
      </w:tr>
      <w:tr w:rsidR="00473D8B" w:rsidRPr="00C86776" w14:paraId="1351D71A" w14:textId="6A19AB68" w:rsidTr="002108E7">
        <w:trPr>
          <w:cantSplit/>
          <w:tblHeader/>
        </w:trPr>
        <w:tc>
          <w:tcPr>
            <w:tcW w:w="2972" w:type="dxa"/>
          </w:tcPr>
          <w:p w14:paraId="1B5FF6C3" w14:textId="7120D58C"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Legal / contractual / legislative obligations</w:t>
            </w:r>
            <w:r w:rsidR="00473D8B" w:rsidRPr="00C86776">
              <w:rPr>
                <w:rFonts w:ascii="Arial" w:hAnsi="Arial" w:cs="Arial"/>
                <w:color w:val="000000" w:themeColor="text1"/>
                <w:sz w:val="21"/>
                <w:szCs w:val="21"/>
              </w:rPr>
              <w:t xml:space="preserve">  </w:t>
            </w:r>
          </w:p>
        </w:tc>
        <w:tc>
          <w:tcPr>
            <w:tcW w:w="3930" w:type="dxa"/>
          </w:tcPr>
          <w:p w14:paraId="4B8A4A51" w14:textId="5B108F41" w:rsidR="00473D8B"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381399918"/>
                <w14:checkbox>
                  <w14:checked w14:val="1"/>
                  <w14:checkedState w14:val="2612" w14:font="MS Gothic"/>
                  <w14:uncheckedState w14:val="2610" w14:font="MS Gothic"/>
                </w14:checkbox>
              </w:sdtPr>
              <w:sdtContent>
                <w:r w:rsidR="009F0D49">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845786813"/>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093777042"/>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75D1A578" w14:textId="4B465B0B" w:rsidR="00473D8B" w:rsidRPr="00BB742D" w:rsidRDefault="00473D8B">
            <w:pPr>
              <w:rPr>
                <w:rFonts w:ascii="Arial" w:hAnsi="Arial" w:cs="Arial"/>
                <w:color w:val="0070C0"/>
                <w:sz w:val="21"/>
                <w:szCs w:val="21"/>
              </w:rPr>
            </w:pPr>
          </w:p>
        </w:tc>
      </w:tr>
      <w:tr w:rsidR="00473D8B" w:rsidRPr="00C86776" w14:paraId="7AC191D3" w14:textId="06C5F3FE" w:rsidTr="002108E7">
        <w:trPr>
          <w:cantSplit/>
          <w:tblHeader/>
        </w:trPr>
        <w:tc>
          <w:tcPr>
            <w:tcW w:w="2972" w:type="dxa"/>
          </w:tcPr>
          <w:p w14:paraId="45B5B379" w14:textId="53AB227C"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Regulatory obligations e.g. OFCOM, ICO,</w:t>
            </w:r>
            <w:r w:rsidR="00895CBD" w:rsidRPr="00C86776">
              <w:rPr>
                <w:rFonts w:ascii="Arial" w:hAnsi="Arial" w:cs="Arial"/>
                <w:color w:val="000000" w:themeColor="text1"/>
                <w:sz w:val="21"/>
                <w:szCs w:val="21"/>
              </w:rPr>
              <w:t xml:space="preserve"> </w:t>
            </w:r>
            <w:r w:rsidRPr="00C86776">
              <w:rPr>
                <w:rFonts w:ascii="Arial" w:hAnsi="Arial" w:cs="Arial"/>
                <w:color w:val="000000" w:themeColor="text1"/>
                <w:sz w:val="21"/>
                <w:szCs w:val="21"/>
              </w:rPr>
              <w:t>etc</w:t>
            </w:r>
            <w:r w:rsidR="00895CBD" w:rsidRPr="00C86776">
              <w:rPr>
                <w:rFonts w:ascii="Arial" w:hAnsi="Arial" w:cs="Arial"/>
                <w:color w:val="000000" w:themeColor="text1"/>
                <w:sz w:val="21"/>
                <w:szCs w:val="21"/>
              </w:rPr>
              <w:t>.</w:t>
            </w:r>
          </w:p>
        </w:tc>
        <w:tc>
          <w:tcPr>
            <w:tcW w:w="3930" w:type="dxa"/>
          </w:tcPr>
          <w:p w14:paraId="66B2F72E" w14:textId="3A331494" w:rsidR="00473D8B"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254716599"/>
                <w14:checkbox>
                  <w14:checked w14:val="1"/>
                  <w14:checkedState w14:val="2612" w14:font="MS Gothic"/>
                  <w14:uncheckedState w14:val="2610" w14:font="MS Gothic"/>
                </w14:checkbox>
              </w:sdtPr>
              <w:sdtContent>
                <w:r w:rsidR="009F0D49">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605101398"/>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2136947489"/>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732E1370" w14:textId="651F8564" w:rsidR="00473D8B" w:rsidRPr="00BB742D" w:rsidRDefault="00473D8B">
            <w:pPr>
              <w:rPr>
                <w:rFonts w:ascii="Arial" w:hAnsi="Arial" w:cs="Arial"/>
                <w:color w:val="0070C0"/>
                <w:sz w:val="21"/>
                <w:szCs w:val="21"/>
              </w:rPr>
            </w:pPr>
          </w:p>
        </w:tc>
      </w:tr>
      <w:tr w:rsidR="00473D8B" w:rsidRPr="00C86776" w14:paraId="5AB74520" w14:textId="49ACAA6B" w:rsidTr="002108E7">
        <w:trPr>
          <w:cantSplit/>
          <w:tblHeader/>
        </w:trPr>
        <w:tc>
          <w:tcPr>
            <w:tcW w:w="2972" w:type="dxa"/>
          </w:tcPr>
          <w:p w14:paraId="6F043DFE" w14:textId="1DD74032" w:rsidR="00372B22" w:rsidRPr="00C86776" w:rsidRDefault="00372B22">
            <w:pPr>
              <w:rPr>
                <w:rFonts w:ascii="Arial" w:hAnsi="Arial" w:cs="Arial"/>
                <w:color w:val="000000" w:themeColor="text1"/>
                <w:sz w:val="21"/>
                <w:szCs w:val="21"/>
              </w:rPr>
            </w:pPr>
            <w:r w:rsidRPr="24D42A99">
              <w:rPr>
                <w:rFonts w:ascii="Arial" w:hAnsi="Arial" w:cs="Arial"/>
                <w:color w:val="000000" w:themeColor="text1"/>
                <w:sz w:val="21"/>
                <w:szCs w:val="21"/>
              </w:rPr>
              <w:t>Fraud or Security</w:t>
            </w:r>
            <w:r>
              <w:rPr>
                <w:rFonts w:ascii="Arial" w:hAnsi="Arial" w:cs="Arial"/>
                <w:color w:val="000000" w:themeColor="text1"/>
                <w:sz w:val="21"/>
                <w:szCs w:val="21"/>
              </w:rPr>
              <w:t xml:space="preserve"> Impact</w:t>
            </w:r>
          </w:p>
        </w:tc>
        <w:tc>
          <w:tcPr>
            <w:tcW w:w="3930" w:type="dxa"/>
          </w:tcPr>
          <w:p w14:paraId="10CB1A29" w14:textId="7A3713F9" w:rsidR="00473D8B"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732348393"/>
                <w14:checkbox>
                  <w14:checked w14:val="1"/>
                  <w14:checkedState w14:val="2612" w14:font="MS Gothic"/>
                  <w14:uncheckedState w14:val="2610" w14:font="MS Gothic"/>
                </w14:checkbox>
              </w:sdtPr>
              <w:sdtContent>
                <w:r w:rsidR="009F0D49">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97685930"/>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928727899"/>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0012B8F2" w14:textId="054D49B7" w:rsidR="00473D8B" w:rsidRPr="00BB742D" w:rsidRDefault="00473D8B">
            <w:pPr>
              <w:rPr>
                <w:rFonts w:ascii="Arial" w:hAnsi="Arial" w:cs="Arial"/>
                <w:color w:val="0070C0"/>
                <w:sz w:val="21"/>
                <w:szCs w:val="21"/>
              </w:rPr>
            </w:pPr>
          </w:p>
        </w:tc>
      </w:tr>
      <w:tr w:rsidR="00A02887" w:rsidRPr="00C86776" w14:paraId="34D10BAD" w14:textId="77777777" w:rsidTr="002108E7">
        <w:trPr>
          <w:cantSplit/>
          <w:tblHeader/>
        </w:trPr>
        <w:tc>
          <w:tcPr>
            <w:tcW w:w="2972" w:type="dxa"/>
          </w:tcPr>
          <w:p w14:paraId="15D9C5AD" w14:textId="6AAF185D" w:rsidR="00A02887" w:rsidRPr="00C86776" w:rsidRDefault="00381DE9">
            <w:pPr>
              <w:rPr>
                <w:rFonts w:ascii="Arial" w:hAnsi="Arial" w:cs="Arial"/>
                <w:color w:val="000000" w:themeColor="text1"/>
                <w:sz w:val="21"/>
                <w:szCs w:val="21"/>
              </w:rPr>
            </w:pPr>
            <w:r w:rsidRPr="00C86776">
              <w:rPr>
                <w:rFonts w:ascii="Arial" w:hAnsi="Arial" w:cs="Arial"/>
                <w:color w:val="212121"/>
                <w:sz w:val="21"/>
                <w:szCs w:val="21"/>
              </w:rPr>
              <w:t xml:space="preserve">Has the whole </w:t>
            </w:r>
            <w:r w:rsidRPr="00C86776">
              <w:rPr>
                <w:rStyle w:val="outlook-search-highlight"/>
                <w:rFonts w:ascii="Arial" w:hAnsi="Arial" w:cs="Arial"/>
                <w:color w:val="212121"/>
                <w:sz w:val="21"/>
                <w:szCs w:val="21"/>
              </w:rPr>
              <w:t>environmental impact</w:t>
            </w:r>
            <w:r w:rsidRPr="00C86776">
              <w:rPr>
                <w:rStyle w:val="apple-converted-space"/>
                <w:rFonts w:ascii="Arial" w:hAnsi="Arial" w:cs="Arial"/>
                <w:color w:val="212121"/>
                <w:sz w:val="21"/>
                <w:szCs w:val="21"/>
              </w:rPr>
              <w:t> </w:t>
            </w:r>
            <w:r w:rsidRPr="00C86776">
              <w:rPr>
                <w:rFonts w:ascii="Arial" w:hAnsi="Arial" w:cs="Arial"/>
                <w:color w:val="212121"/>
                <w:sz w:val="21"/>
                <w:szCs w:val="21"/>
              </w:rPr>
              <w:t xml:space="preserve">of </w:t>
            </w:r>
            <w:r w:rsidRPr="00014120">
              <w:rPr>
                <w:rFonts w:ascii="Arial" w:hAnsi="Arial" w:cs="Arial"/>
                <w:color w:val="212121"/>
                <w:sz w:val="20"/>
                <w:szCs w:val="20"/>
              </w:rPr>
              <w:t>the project, from design to end of life been</w:t>
            </w:r>
            <w:r w:rsidRPr="00C86776">
              <w:rPr>
                <w:rFonts w:ascii="Arial" w:hAnsi="Arial" w:cs="Arial"/>
                <w:color w:val="212121"/>
                <w:sz w:val="21"/>
                <w:szCs w:val="21"/>
              </w:rPr>
              <w:t xml:space="preserve"> considered? </w:t>
            </w:r>
          </w:p>
        </w:tc>
        <w:tc>
          <w:tcPr>
            <w:tcW w:w="3930" w:type="dxa"/>
          </w:tcPr>
          <w:p w14:paraId="5E813DE9" w14:textId="7CC7A76B" w:rsidR="00A02887"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614401323"/>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37018393"/>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500272836"/>
                <w14:checkbox>
                  <w14:checked w14:val="1"/>
                  <w14:checkedState w14:val="2612" w14:font="MS Gothic"/>
                  <w14:uncheckedState w14:val="2610" w14:font="MS Gothic"/>
                </w14:checkbox>
              </w:sdtPr>
              <w:sdtContent>
                <w:r w:rsidR="00A6177E">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1F30F91A" w14:textId="5AA683DE" w:rsidR="00A02887" w:rsidRPr="00BB742D" w:rsidRDefault="00A02887">
            <w:pPr>
              <w:rPr>
                <w:rFonts w:ascii="Arial" w:hAnsi="Arial" w:cs="Arial"/>
                <w:color w:val="0070C0"/>
                <w:sz w:val="21"/>
                <w:szCs w:val="21"/>
              </w:rPr>
            </w:pPr>
          </w:p>
        </w:tc>
      </w:tr>
      <w:tr w:rsidR="00CA66CF" w:rsidRPr="00C86776" w14:paraId="61A2111A" w14:textId="77777777" w:rsidTr="002108E7">
        <w:trPr>
          <w:cantSplit/>
          <w:tblHeader/>
        </w:trPr>
        <w:tc>
          <w:tcPr>
            <w:tcW w:w="2972" w:type="dxa"/>
          </w:tcPr>
          <w:p w14:paraId="4CA97844" w14:textId="77777777" w:rsidR="00381DE9" w:rsidRPr="00C86776" w:rsidRDefault="00381DE9">
            <w:pPr>
              <w:rPr>
                <w:rFonts w:ascii="Arial" w:hAnsi="Arial" w:cs="Arial"/>
                <w:color w:val="212121"/>
                <w:sz w:val="21"/>
                <w:szCs w:val="21"/>
              </w:rPr>
            </w:pPr>
            <w:r w:rsidRPr="00C86776">
              <w:rPr>
                <w:rFonts w:ascii="Arial" w:hAnsi="Arial" w:cs="Arial"/>
                <w:color w:val="212121"/>
                <w:sz w:val="21"/>
                <w:szCs w:val="21"/>
              </w:rPr>
              <w:t xml:space="preserve">Has the lowest energy using product or service been considered for the project </w:t>
            </w:r>
          </w:p>
          <w:p w14:paraId="44679457" w14:textId="6B984C06" w:rsidR="00CA66CF" w:rsidRPr="00C86776" w:rsidRDefault="00381DE9">
            <w:pPr>
              <w:rPr>
                <w:rFonts w:ascii="Arial" w:hAnsi="Arial" w:cs="Arial"/>
                <w:color w:val="000000" w:themeColor="text1"/>
                <w:sz w:val="21"/>
                <w:szCs w:val="21"/>
              </w:rPr>
            </w:pPr>
            <w:r w:rsidRPr="00C86776">
              <w:rPr>
                <w:rFonts w:ascii="Arial" w:hAnsi="Arial" w:cs="Arial"/>
                <w:color w:val="212121"/>
                <w:sz w:val="21"/>
                <w:szCs w:val="21"/>
              </w:rPr>
              <w:t>(if applicable)?</w:t>
            </w:r>
          </w:p>
        </w:tc>
        <w:tc>
          <w:tcPr>
            <w:tcW w:w="3930" w:type="dxa"/>
          </w:tcPr>
          <w:p w14:paraId="54B2AE7D" w14:textId="3B9D530C" w:rsidR="00CA66CF"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921473055"/>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258110710"/>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259181968"/>
                <w14:checkbox>
                  <w14:checked w14:val="1"/>
                  <w14:checkedState w14:val="2612" w14:font="MS Gothic"/>
                  <w14:uncheckedState w14:val="2610" w14:font="MS Gothic"/>
                </w14:checkbox>
              </w:sdtPr>
              <w:sdtContent>
                <w:r w:rsidR="00A6177E">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65DCC5ED" w14:textId="533AA4D6" w:rsidR="00CA66CF" w:rsidRPr="00BB742D" w:rsidRDefault="00CA66CF">
            <w:pPr>
              <w:rPr>
                <w:rFonts w:ascii="Arial" w:hAnsi="Arial" w:cs="Arial"/>
                <w:color w:val="0070C0"/>
                <w:sz w:val="21"/>
                <w:szCs w:val="21"/>
              </w:rPr>
            </w:pPr>
          </w:p>
        </w:tc>
      </w:tr>
      <w:tr w:rsidR="00724D64" w:rsidRPr="00C86776" w14:paraId="067CEFE6" w14:textId="77777777" w:rsidTr="002108E7">
        <w:trPr>
          <w:cantSplit/>
          <w:tblHeader/>
        </w:trPr>
        <w:tc>
          <w:tcPr>
            <w:tcW w:w="2972" w:type="dxa"/>
          </w:tcPr>
          <w:p w14:paraId="68B9F7B2" w14:textId="2F010E9C" w:rsidR="00724D64" w:rsidRPr="00C86776" w:rsidRDefault="00724D64" w:rsidP="00724D64">
            <w:pPr>
              <w:rPr>
                <w:rFonts w:ascii="Arial" w:hAnsi="Arial" w:cs="Arial"/>
                <w:color w:val="212121"/>
                <w:sz w:val="21"/>
                <w:szCs w:val="21"/>
              </w:rPr>
            </w:pPr>
            <w:r w:rsidRPr="00C86776">
              <w:rPr>
                <w:rFonts w:ascii="Arial" w:hAnsi="Arial" w:cs="Arial"/>
                <w:color w:val="000000" w:themeColor="text1"/>
                <w:sz w:val="21"/>
                <w:szCs w:val="21"/>
              </w:rPr>
              <w:t>Equity / Accessibility of VMO2 service(s)</w:t>
            </w:r>
          </w:p>
        </w:tc>
        <w:tc>
          <w:tcPr>
            <w:tcW w:w="3930" w:type="dxa"/>
          </w:tcPr>
          <w:p w14:paraId="41606552" w14:textId="7CD25AF7" w:rsidR="00724D64"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595206342"/>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48338149"/>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458465093"/>
                <w14:checkbox>
                  <w14:checked w14:val="1"/>
                  <w14:checkedState w14:val="2612" w14:font="MS Gothic"/>
                  <w14:uncheckedState w14:val="2610" w14:font="MS Gothic"/>
                </w14:checkbox>
              </w:sdtPr>
              <w:sdtContent>
                <w:r w:rsidR="00A6177E">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2A1BC5B8" w14:textId="7B1CDBF6" w:rsidR="00724D64" w:rsidRPr="00BB742D" w:rsidRDefault="00724D64" w:rsidP="00724D64">
            <w:pPr>
              <w:rPr>
                <w:rFonts w:ascii="Arial" w:hAnsi="Arial" w:cs="Arial"/>
                <w:color w:val="0070C0"/>
                <w:sz w:val="21"/>
                <w:szCs w:val="21"/>
              </w:rPr>
            </w:pPr>
          </w:p>
        </w:tc>
      </w:tr>
    </w:tbl>
    <w:p w14:paraId="33079EA2" w14:textId="77777777" w:rsidR="006648A3" w:rsidRPr="00C86776" w:rsidRDefault="006648A3">
      <w:pPr>
        <w:rPr>
          <w:rFonts w:ascii="Arial" w:hAnsi="Arial" w:cs="Arial"/>
          <w:sz w:val="22"/>
          <w:szCs w:val="22"/>
        </w:rPr>
      </w:pPr>
    </w:p>
    <w:p w14:paraId="72CA6882" w14:textId="51406549" w:rsidR="00E041C6" w:rsidRPr="00C86776" w:rsidRDefault="00623EBC">
      <w:pPr>
        <w:rPr>
          <w:rFonts w:ascii="Arial" w:hAnsi="Arial" w:cs="Arial"/>
          <w:sz w:val="22"/>
          <w:szCs w:val="22"/>
        </w:rPr>
      </w:pPr>
      <w:r>
        <w:rPr>
          <w:rFonts w:ascii="Arial" w:hAnsi="Arial" w:cs="Arial"/>
          <w:sz w:val="22"/>
          <w:szCs w:val="22"/>
        </w:rPr>
        <w:br w:type="column"/>
      </w:r>
    </w:p>
    <w:p w14:paraId="6360FAC1" w14:textId="21236BC0" w:rsidR="00AA068C" w:rsidRDefault="0D1A5D6D">
      <w:pPr>
        <w:pStyle w:val="Heading1"/>
        <w:numPr>
          <w:ilvl w:val="0"/>
          <w:numId w:val="3"/>
        </w:numPr>
      </w:pPr>
      <w:bookmarkStart w:id="9" w:name="_Toc232093432"/>
      <w:r>
        <w:t xml:space="preserve">Dependencies / </w:t>
      </w:r>
      <w:r w:rsidR="2504A4DB">
        <w:t xml:space="preserve">Risks / </w:t>
      </w:r>
      <w:r>
        <w:t>Assumptions</w:t>
      </w:r>
      <w:r w:rsidR="245DE315">
        <w:t xml:space="preserve"> </w:t>
      </w:r>
      <w:r w:rsidR="0AA7FF05">
        <w:t>[Required]</w:t>
      </w:r>
      <w:bookmarkEnd w:id="9"/>
    </w:p>
    <w:p w14:paraId="06202D2C" w14:textId="30D04DBF" w:rsidR="00E041C6" w:rsidRPr="00AA068C" w:rsidRDefault="00381DE9">
      <w:pPr>
        <w:pStyle w:val="Heading2"/>
        <w:numPr>
          <w:ilvl w:val="1"/>
          <w:numId w:val="3"/>
        </w:numPr>
        <w:rPr>
          <w:sz w:val="32"/>
          <w:szCs w:val="32"/>
        </w:rPr>
      </w:pPr>
      <w:r w:rsidRPr="00AA068C">
        <w:t>Dependencies</w:t>
      </w:r>
    </w:p>
    <w:p w14:paraId="177C5D29" w14:textId="2B15D66A" w:rsidR="00381DE9" w:rsidRDefault="00381DE9">
      <w:pPr>
        <w:rPr>
          <w:rFonts w:cs="Arial"/>
          <w:i/>
          <w:iCs/>
        </w:rPr>
      </w:pPr>
      <w:r w:rsidRPr="00FE2617">
        <w:rPr>
          <w:rFonts w:cs="Arial"/>
          <w:i/>
          <w:iCs/>
        </w:rPr>
        <w:t>List any decisions, actions or projects that are required for this proposal to proceed (inbound) or required by other projects (outbound).</w:t>
      </w:r>
    </w:p>
    <w:p w14:paraId="41D4C617" w14:textId="77777777" w:rsidR="00DC4EA9" w:rsidRDefault="00DC4EA9">
      <w:pPr>
        <w:rPr>
          <w:rFonts w:cs="Arial"/>
          <w:i/>
          <w:iCs/>
        </w:rPr>
      </w:pPr>
    </w:p>
    <w:p w14:paraId="5CAA94A5" w14:textId="77777777" w:rsidR="00DC4EA9" w:rsidRDefault="00DC4EA9">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60"/>
        <w:gridCol w:w="1503"/>
        <w:gridCol w:w="2127"/>
        <w:gridCol w:w="5233"/>
      </w:tblGrid>
      <w:tr w:rsidR="00DC4EA9" w:rsidRPr="003C2042" w14:paraId="73E1958B" w14:textId="77777777" w:rsidTr="00B63967">
        <w:tc>
          <w:tcPr>
            <w:tcW w:w="760" w:type="dxa"/>
          </w:tcPr>
          <w:p w14:paraId="0203BF29" w14:textId="77777777" w:rsidR="00DC4EA9" w:rsidRPr="003C2042" w:rsidRDefault="00DC4EA9" w:rsidP="00B63967">
            <w:pPr>
              <w:rPr>
                <w:rFonts w:ascii="Tahoma" w:hAnsi="Tahoma" w:cs="Tahoma"/>
                <w:b/>
                <w:bCs/>
                <w:sz w:val="20"/>
                <w:szCs w:val="20"/>
              </w:rPr>
            </w:pPr>
            <w:r w:rsidRPr="003C2042">
              <w:rPr>
                <w:rFonts w:ascii="Tahoma" w:hAnsi="Tahoma" w:cs="Tahoma"/>
                <w:b/>
                <w:bCs/>
                <w:sz w:val="20"/>
                <w:szCs w:val="20"/>
              </w:rPr>
              <w:t>ID</w:t>
            </w:r>
          </w:p>
        </w:tc>
        <w:tc>
          <w:tcPr>
            <w:tcW w:w="1503" w:type="dxa"/>
          </w:tcPr>
          <w:p w14:paraId="64C935C0" w14:textId="77777777" w:rsidR="00DC4EA9" w:rsidRPr="003C2042" w:rsidRDefault="00DC4EA9" w:rsidP="00B63967">
            <w:pPr>
              <w:rPr>
                <w:rFonts w:ascii="Tahoma" w:hAnsi="Tahoma" w:cs="Tahoma"/>
                <w:b/>
                <w:bCs/>
                <w:sz w:val="20"/>
                <w:szCs w:val="20"/>
              </w:rPr>
            </w:pPr>
            <w:r w:rsidRPr="003C2042">
              <w:rPr>
                <w:rFonts w:ascii="Tahoma" w:hAnsi="Tahoma" w:cs="Tahoma"/>
                <w:b/>
                <w:bCs/>
                <w:sz w:val="20"/>
                <w:szCs w:val="20"/>
              </w:rPr>
              <w:t>Inbound or Outbound</w:t>
            </w:r>
          </w:p>
        </w:tc>
        <w:tc>
          <w:tcPr>
            <w:tcW w:w="2127" w:type="dxa"/>
          </w:tcPr>
          <w:p w14:paraId="161FE6E3" w14:textId="77777777" w:rsidR="00DC4EA9" w:rsidRPr="003C2042" w:rsidRDefault="00DC4EA9" w:rsidP="00B63967">
            <w:pPr>
              <w:rPr>
                <w:rFonts w:ascii="Tahoma" w:hAnsi="Tahoma" w:cs="Tahoma"/>
                <w:b/>
                <w:bCs/>
                <w:sz w:val="20"/>
                <w:szCs w:val="20"/>
              </w:rPr>
            </w:pPr>
            <w:r w:rsidRPr="003C2042">
              <w:rPr>
                <w:rFonts w:ascii="Tahoma" w:hAnsi="Tahoma" w:cs="Tahoma"/>
                <w:b/>
                <w:bCs/>
                <w:sz w:val="20"/>
                <w:szCs w:val="20"/>
              </w:rPr>
              <w:t>Project reference (if any)</w:t>
            </w:r>
          </w:p>
        </w:tc>
        <w:tc>
          <w:tcPr>
            <w:tcW w:w="5233" w:type="dxa"/>
          </w:tcPr>
          <w:p w14:paraId="60E95EAA" w14:textId="77777777" w:rsidR="00DC4EA9" w:rsidRPr="003C2042" w:rsidRDefault="00DC4EA9" w:rsidP="00B63967">
            <w:pPr>
              <w:rPr>
                <w:rFonts w:ascii="Tahoma" w:hAnsi="Tahoma" w:cs="Tahoma"/>
                <w:b/>
                <w:bCs/>
                <w:sz w:val="20"/>
                <w:szCs w:val="20"/>
              </w:rPr>
            </w:pPr>
            <w:r w:rsidRPr="003C2042">
              <w:rPr>
                <w:rFonts w:ascii="Tahoma" w:hAnsi="Tahoma" w:cs="Tahoma"/>
                <w:b/>
                <w:bCs/>
                <w:sz w:val="20"/>
                <w:szCs w:val="20"/>
              </w:rPr>
              <w:t>Description/nature of dependency</w:t>
            </w:r>
          </w:p>
        </w:tc>
      </w:tr>
      <w:tr w:rsidR="00DC4EA9" w:rsidRPr="003C2042" w14:paraId="39AFB008" w14:textId="77777777" w:rsidTr="00B63967">
        <w:tc>
          <w:tcPr>
            <w:tcW w:w="760" w:type="dxa"/>
          </w:tcPr>
          <w:p w14:paraId="3032E404" w14:textId="77777777" w:rsidR="00DC4EA9" w:rsidRPr="003C2042" w:rsidRDefault="00DC4EA9" w:rsidP="00B63967">
            <w:pPr>
              <w:rPr>
                <w:rFonts w:ascii="Tahoma" w:hAnsi="Tahoma" w:cs="Tahoma"/>
                <w:sz w:val="20"/>
                <w:szCs w:val="20"/>
              </w:rPr>
            </w:pPr>
            <w:r w:rsidRPr="003C2042">
              <w:rPr>
                <w:rFonts w:ascii="Tahoma" w:hAnsi="Tahoma" w:cs="Tahoma"/>
                <w:sz w:val="20"/>
                <w:szCs w:val="20"/>
              </w:rPr>
              <w:t>D1</w:t>
            </w:r>
          </w:p>
        </w:tc>
        <w:tc>
          <w:tcPr>
            <w:tcW w:w="1503" w:type="dxa"/>
          </w:tcPr>
          <w:p w14:paraId="2B62444C" w14:textId="431D779A" w:rsidR="00DC4EA9" w:rsidRPr="003C2042" w:rsidRDefault="00367C01" w:rsidP="00B63967">
            <w:pPr>
              <w:rPr>
                <w:rFonts w:ascii="Tahoma" w:hAnsi="Tahoma" w:cs="Tahoma"/>
                <w:sz w:val="20"/>
                <w:szCs w:val="20"/>
              </w:rPr>
            </w:pPr>
            <w:r w:rsidRPr="00FE2617">
              <w:rPr>
                <w:rFonts w:cs="Arial"/>
                <w:i/>
                <w:iCs/>
              </w:rPr>
              <w:t>inbound</w:t>
            </w:r>
          </w:p>
        </w:tc>
        <w:tc>
          <w:tcPr>
            <w:tcW w:w="2127" w:type="dxa"/>
          </w:tcPr>
          <w:p w14:paraId="73E2DF17" w14:textId="77777777" w:rsidR="00DC4EA9" w:rsidRPr="008D186D" w:rsidRDefault="00DC4EA9" w:rsidP="00B63967">
            <w:pPr>
              <w:rPr>
                <w:rFonts w:ascii="Tahoma" w:hAnsi="Tahoma" w:cs="Tahoma"/>
                <w:sz w:val="22"/>
                <w:szCs w:val="22"/>
              </w:rPr>
            </w:pPr>
          </w:p>
        </w:tc>
        <w:tc>
          <w:tcPr>
            <w:tcW w:w="5233" w:type="dxa"/>
          </w:tcPr>
          <w:p w14:paraId="61955A22" w14:textId="7BA4CF5B" w:rsidR="00DC4EA9" w:rsidRPr="008D186D" w:rsidRDefault="00617269" w:rsidP="00B63967">
            <w:pPr>
              <w:rPr>
                <w:sz w:val="22"/>
                <w:szCs w:val="22"/>
              </w:rPr>
            </w:pPr>
            <w:r w:rsidRPr="008D186D">
              <w:rPr>
                <w:sz w:val="22"/>
                <w:szCs w:val="22"/>
              </w:rPr>
              <w:t xml:space="preserve">Dependency for slicing is 5GSA </w:t>
            </w:r>
          </w:p>
        </w:tc>
      </w:tr>
      <w:tr w:rsidR="00367C01" w:rsidRPr="003C2042" w14:paraId="7AF63D95" w14:textId="77777777" w:rsidTr="00B63967">
        <w:tc>
          <w:tcPr>
            <w:tcW w:w="760" w:type="dxa"/>
          </w:tcPr>
          <w:p w14:paraId="2400E90B" w14:textId="77777777" w:rsidR="00367C01" w:rsidRPr="003C2042" w:rsidRDefault="00367C01" w:rsidP="00367C01">
            <w:pPr>
              <w:rPr>
                <w:rFonts w:ascii="Tahoma" w:hAnsi="Tahoma" w:cs="Tahoma"/>
                <w:sz w:val="20"/>
                <w:szCs w:val="20"/>
              </w:rPr>
            </w:pPr>
            <w:r w:rsidRPr="003C2042">
              <w:rPr>
                <w:rFonts w:ascii="Tahoma" w:hAnsi="Tahoma" w:cs="Tahoma"/>
                <w:sz w:val="20"/>
                <w:szCs w:val="20"/>
              </w:rPr>
              <w:t>D2</w:t>
            </w:r>
          </w:p>
        </w:tc>
        <w:tc>
          <w:tcPr>
            <w:tcW w:w="1503" w:type="dxa"/>
          </w:tcPr>
          <w:p w14:paraId="51F8FF12" w14:textId="4947F22B" w:rsidR="00367C01" w:rsidRPr="00FF0572" w:rsidRDefault="00367C01" w:rsidP="00367C01">
            <w:pPr>
              <w:rPr>
                <w:rFonts w:ascii="Tahoma" w:hAnsi="Tahoma" w:cs="Tahoma"/>
                <w:sz w:val="20"/>
                <w:szCs w:val="20"/>
              </w:rPr>
            </w:pPr>
            <w:r w:rsidRPr="00FF0572">
              <w:rPr>
                <w:rFonts w:ascii="Tahoma" w:hAnsi="Tahoma" w:cs="Tahoma"/>
                <w:sz w:val="20"/>
                <w:szCs w:val="20"/>
              </w:rPr>
              <w:t>Outbound</w:t>
            </w:r>
          </w:p>
        </w:tc>
        <w:tc>
          <w:tcPr>
            <w:tcW w:w="2127" w:type="dxa"/>
          </w:tcPr>
          <w:p w14:paraId="585E3898" w14:textId="77777777" w:rsidR="00367C01" w:rsidRPr="008D186D" w:rsidRDefault="00367C01" w:rsidP="00367C01">
            <w:pPr>
              <w:rPr>
                <w:rFonts w:ascii="Tahoma" w:hAnsi="Tahoma" w:cs="Tahoma"/>
                <w:sz w:val="22"/>
                <w:szCs w:val="22"/>
              </w:rPr>
            </w:pPr>
          </w:p>
        </w:tc>
        <w:tc>
          <w:tcPr>
            <w:tcW w:w="5233" w:type="dxa"/>
          </w:tcPr>
          <w:p w14:paraId="31ADFE01" w14:textId="0C4066A3" w:rsidR="00367C01" w:rsidRPr="008D186D" w:rsidRDefault="00367C01" w:rsidP="00367C01">
            <w:pPr>
              <w:rPr>
                <w:rFonts w:cs="Tahoma"/>
                <w:sz w:val="22"/>
                <w:szCs w:val="22"/>
              </w:rPr>
            </w:pPr>
            <w:r w:rsidRPr="008D186D">
              <w:rPr>
                <w:sz w:val="22"/>
                <w:szCs w:val="22"/>
              </w:rPr>
              <w:t>5GSA is only on R15 SIM</w:t>
            </w:r>
          </w:p>
        </w:tc>
      </w:tr>
      <w:tr w:rsidR="00367C01" w:rsidRPr="003C2042" w14:paraId="779D652E" w14:textId="77777777" w:rsidTr="00B63967">
        <w:tc>
          <w:tcPr>
            <w:tcW w:w="760" w:type="dxa"/>
          </w:tcPr>
          <w:p w14:paraId="53A5796F" w14:textId="77777777" w:rsidR="00367C01" w:rsidRPr="003C2042" w:rsidRDefault="00367C01" w:rsidP="00367C01">
            <w:pPr>
              <w:rPr>
                <w:rFonts w:ascii="Tahoma" w:hAnsi="Tahoma" w:cs="Tahoma"/>
                <w:sz w:val="20"/>
                <w:szCs w:val="20"/>
              </w:rPr>
            </w:pPr>
            <w:r w:rsidRPr="003C2042">
              <w:rPr>
                <w:rFonts w:ascii="Tahoma" w:hAnsi="Tahoma" w:cs="Tahoma"/>
                <w:sz w:val="20"/>
                <w:szCs w:val="20"/>
              </w:rPr>
              <w:t>D3</w:t>
            </w:r>
          </w:p>
        </w:tc>
        <w:tc>
          <w:tcPr>
            <w:tcW w:w="1503" w:type="dxa"/>
          </w:tcPr>
          <w:p w14:paraId="0E307E5B" w14:textId="68222D37" w:rsidR="00367C01" w:rsidRPr="00FF0572" w:rsidRDefault="00367C01" w:rsidP="00367C01">
            <w:pPr>
              <w:rPr>
                <w:rFonts w:ascii="Tahoma" w:hAnsi="Tahoma" w:cs="Tahoma"/>
                <w:sz w:val="20"/>
                <w:szCs w:val="20"/>
              </w:rPr>
            </w:pPr>
            <w:r w:rsidRPr="00FF0572">
              <w:rPr>
                <w:rFonts w:ascii="Tahoma" w:hAnsi="Tahoma" w:cs="Tahoma"/>
                <w:sz w:val="20"/>
                <w:szCs w:val="20"/>
              </w:rPr>
              <w:t>Outbound</w:t>
            </w:r>
          </w:p>
        </w:tc>
        <w:tc>
          <w:tcPr>
            <w:tcW w:w="2127" w:type="dxa"/>
          </w:tcPr>
          <w:p w14:paraId="756C132A" w14:textId="77777777" w:rsidR="00367C01" w:rsidRPr="008D186D" w:rsidRDefault="00367C01" w:rsidP="00367C01">
            <w:pPr>
              <w:rPr>
                <w:rFonts w:ascii="Tahoma" w:hAnsi="Tahoma" w:cs="Tahoma"/>
                <w:sz w:val="22"/>
                <w:szCs w:val="22"/>
              </w:rPr>
            </w:pPr>
          </w:p>
        </w:tc>
        <w:tc>
          <w:tcPr>
            <w:tcW w:w="5233" w:type="dxa"/>
          </w:tcPr>
          <w:p w14:paraId="4E28359B" w14:textId="26A076DB" w:rsidR="00367C01" w:rsidRPr="008D186D" w:rsidRDefault="00367C01" w:rsidP="00367C01">
            <w:pPr>
              <w:rPr>
                <w:rFonts w:cs="Tahoma"/>
                <w:sz w:val="22"/>
                <w:szCs w:val="22"/>
              </w:rPr>
            </w:pPr>
            <w:r w:rsidRPr="008D186D">
              <w:rPr>
                <w:rFonts w:cs="Tahoma"/>
                <w:sz w:val="22"/>
                <w:szCs w:val="22"/>
              </w:rPr>
              <w:t xml:space="preserve">Slicing on Nokia UDB </w:t>
            </w:r>
          </w:p>
        </w:tc>
      </w:tr>
      <w:tr w:rsidR="00367C01" w:rsidRPr="003C2042" w14:paraId="1E22090E" w14:textId="77777777" w:rsidTr="00B63967">
        <w:tc>
          <w:tcPr>
            <w:tcW w:w="760" w:type="dxa"/>
          </w:tcPr>
          <w:p w14:paraId="6C3F88CC" w14:textId="77777777" w:rsidR="00367C01" w:rsidRPr="003C2042" w:rsidRDefault="00367C01" w:rsidP="00367C01">
            <w:pPr>
              <w:rPr>
                <w:rFonts w:ascii="Tahoma" w:hAnsi="Tahoma" w:cs="Tahoma"/>
                <w:sz w:val="20"/>
                <w:szCs w:val="20"/>
              </w:rPr>
            </w:pPr>
            <w:r>
              <w:rPr>
                <w:rFonts w:ascii="Tahoma" w:hAnsi="Tahoma" w:cs="Tahoma"/>
                <w:sz w:val="20"/>
                <w:szCs w:val="20"/>
              </w:rPr>
              <w:t>R1</w:t>
            </w:r>
          </w:p>
        </w:tc>
        <w:tc>
          <w:tcPr>
            <w:tcW w:w="1503" w:type="dxa"/>
          </w:tcPr>
          <w:p w14:paraId="5C6FFA4F" w14:textId="00203382" w:rsidR="00367C01" w:rsidRPr="003C2042" w:rsidRDefault="00367C01" w:rsidP="00367C01">
            <w:pPr>
              <w:rPr>
                <w:rFonts w:ascii="Tahoma" w:hAnsi="Tahoma" w:cs="Tahoma"/>
                <w:sz w:val="20"/>
                <w:szCs w:val="20"/>
              </w:rPr>
            </w:pPr>
            <w:r w:rsidRPr="00C56983">
              <w:rPr>
                <w:rFonts w:cs="Arial"/>
                <w:i/>
                <w:iCs/>
              </w:rPr>
              <w:t>inbound</w:t>
            </w:r>
          </w:p>
        </w:tc>
        <w:tc>
          <w:tcPr>
            <w:tcW w:w="2127" w:type="dxa"/>
          </w:tcPr>
          <w:p w14:paraId="4EE2A0CF" w14:textId="77777777" w:rsidR="00367C01" w:rsidRPr="008D186D" w:rsidRDefault="00367C01" w:rsidP="00367C01">
            <w:pPr>
              <w:rPr>
                <w:rFonts w:ascii="Tahoma" w:hAnsi="Tahoma" w:cs="Tahoma"/>
                <w:sz w:val="22"/>
                <w:szCs w:val="22"/>
              </w:rPr>
            </w:pPr>
          </w:p>
        </w:tc>
        <w:tc>
          <w:tcPr>
            <w:tcW w:w="5233" w:type="dxa"/>
          </w:tcPr>
          <w:p w14:paraId="6740058E" w14:textId="3DE0E201" w:rsidR="00367C01" w:rsidRPr="008D186D" w:rsidRDefault="00367C01" w:rsidP="00367C01">
            <w:pPr>
              <w:rPr>
                <w:sz w:val="22"/>
                <w:szCs w:val="22"/>
              </w:rPr>
            </w:pPr>
            <w:r w:rsidRPr="008D186D">
              <w:rPr>
                <w:sz w:val="22"/>
                <w:szCs w:val="22"/>
              </w:rPr>
              <w:t>No provisioning on Ericsson for slicing</w:t>
            </w:r>
          </w:p>
        </w:tc>
      </w:tr>
      <w:tr w:rsidR="00367C01" w:rsidRPr="003C2042" w14:paraId="0C8A5DAA" w14:textId="77777777" w:rsidTr="00B63967">
        <w:tc>
          <w:tcPr>
            <w:tcW w:w="760" w:type="dxa"/>
          </w:tcPr>
          <w:p w14:paraId="1AC22A37" w14:textId="77777777" w:rsidR="00367C01" w:rsidRPr="003C2042" w:rsidRDefault="00367C01" w:rsidP="00367C01">
            <w:pPr>
              <w:rPr>
                <w:rFonts w:ascii="Tahoma" w:hAnsi="Tahoma" w:cs="Tahoma"/>
                <w:sz w:val="20"/>
                <w:szCs w:val="20"/>
              </w:rPr>
            </w:pPr>
            <w:r>
              <w:rPr>
                <w:rFonts w:ascii="Tahoma" w:hAnsi="Tahoma" w:cs="Tahoma"/>
                <w:sz w:val="20"/>
                <w:szCs w:val="20"/>
              </w:rPr>
              <w:t>R2</w:t>
            </w:r>
          </w:p>
        </w:tc>
        <w:tc>
          <w:tcPr>
            <w:tcW w:w="1503" w:type="dxa"/>
          </w:tcPr>
          <w:p w14:paraId="25DA4870" w14:textId="6E64A238" w:rsidR="00367C01" w:rsidRPr="003C2042" w:rsidRDefault="00367C01" w:rsidP="00367C01">
            <w:pPr>
              <w:rPr>
                <w:rFonts w:ascii="Tahoma" w:hAnsi="Tahoma" w:cs="Tahoma"/>
                <w:sz w:val="20"/>
                <w:szCs w:val="20"/>
              </w:rPr>
            </w:pPr>
            <w:r w:rsidRPr="00C56983">
              <w:rPr>
                <w:rFonts w:cs="Arial"/>
                <w:i/>
                <w:iCs/>
              </w:rPr>
              <w:t>inbound</w:t>
            </w:r>
          </w:p>
        </w:tc>
        <w:tc>
          <w:tcPr>
            <w:tcW w:w="2127" w:type="dxa"/>
          </w:tcPr>
          <w:p w14:paraId="4219BCF7" w14:textId="77777777" w:rsidR="00367C01" w:rsidRPr="008D186D" w:rsidRDefault="00367C01" w:rsidP="00367C01">
            <w:pPr>
              <w:rPr>
                <w:rFonts w:ascii="Tahoma" w:hAnsi="Tahoma" w:cs="Tahoma"/>
                <w:sz w:val="22"/>
                <w:szCs w:val="22"/>
              </w:rPr>
            </w:pPr>
          </w:p>
        </w:tc>
        <w:tc>
          <w:tcPr>
            <w:tcW w:w="5233" w:type="dxa"/>
          </w:tcPr>
          <w:p w14:paraId="0AB988F8" w14:textId="1A6F1B57" w:rsidR="00367C01" w:rsidRPr="008D186D" w:rsidRDefault="00367C01" w:rsidP="00367C01">
            <w:pPr>
              <w:rPr>
                <w:rFonts w:cs="Tahoma"/>
                <w:sz w:val="22"/>
                <w:szCs w:val="22"/>
              </w:rPr>
            </w:pPr>
            <w:r w:rsidRPr="008D186D">
              <w:rPr>
                <w:rFonts w:cs="Tahoma"/>
                <w:sz w:val="22"/>
                <w:szCs w:val="22"/>
              </w:rPr>
              <w:t xml:space="preserve">Alignment on CTO tech products roadmap and O2B use cases and what can be delivered </w:t>
            </w:r>
          </w:p>
          <w:p w14:paraId="2F242EB4" w14:textId="77777777" w:rsidR="00367C01" w:rsidRPr="008D186D" w:rsidRDefault="00367C01" w:rsidP="00367C01">
            <w:pPr>
              <w:rPr>
                <w:rFonts w:cs="Tahoma"/>
                <w:sz w:val="22"/>
                <w:szCs w:val="22"/>
              </w:rPr>
            </w:pPr>
          </w:p>
          <w:p w14:paraId="7073261F" w14:textId="0CA57BD9" w:rsidR="00367C01" w:rsidRPr="008D186D" w:rsidRDefault="00367C01" w:rsidP="00367C01">
            <w:pPr>
              <w:rPr>
                <w:rFonts w:cs="Tahoma"/>
                <w:sz w:val="22"/>
                <w:szCs w:val="22"/>
              </w:rPr>
            </w:pPr>
            <w:r w:rsidRPr="008D186D">
              <w:rPr>
                <w:rFonts w:cs="Tahoma"/>
                <w:sz w:val="22"/>
                <w:szCs w:val="22"/>
              </w:rPr>
              <w:t xml:space="preserve">Balance what VMO2 want and can deliver as a commercial product for slicing – universal </w:t>
            </w:r>
          </w:p>
        </w:tc>
      </w:tr>
      <w:tr w:rsidR="00367C01" w:rsidRPr="003C2042" w14:paraId="0BF83067" w14:textId="77777777" w:rsidTr="00B63967">
        <w:tc>
          <w:tcPr>
            <w:tcW w:w="760" w:type="dxa"/>
          </w:tcPr>
          <w:p w14:paraId="3337F38A" w14:textId="77777777" w:rsidR="00367C01" w:rsidRPr="003C2042" w:rsidRDefault="00367C01" w:rsidP="00367C01">
            <w:pPr>
              <w:rPr>
                <w:rFonts w:ascii="Tahoma" w:hAnsi="Tahoma" w:cs="Tahoma"/>
                <w:sz w:val="20"/>
                <w:szCs w:val="20"/>
              </w:rPr>
            </w:pPr>
            <w:r>
              <w:rPr>
                <w:rFonts w:ascii="Tahoma" w:hAnsi="Tahoma" w:cs="Tahoma"/>
                <w:sz w:val="20"/>
                <w:szCs w:val="20"/>
              </w:rPr>
              <w:t>R3</w:t>
            </w:r>
          </w:p>
        </w:tc>
        <w:tc>
          <w:tcPr>
            <w:tcW w:w="1503" w:type="dxa"/>
          </w:tcPr>
          <w:p w14:paraId="0486B221" w14:textId="25B02DB1" w:rsidR="00367C01" w:rsidRPr="003C2042" w:rsidRDefault="00367C01" w:rsidP="00367C01">
            <w:pPr>
              <w:rPr>
                <w:rFonts w:ascii="Tahoma" w:hAnsi="Tahoma" w:cs="Tahoma"/>
                <w:sz w:val="20"/>
                <w:szCs w:val="20"/>
              </w:rPr>
            </w:pPr>
            <w:r w:rsidRPr="00C56983">
              <w:rPr>
                <w:rFonts w:cs="Arial"/>
                <w:i/>
                <w:iCs/>
              </w:rPr>
              <w:t>inbound</w:t>
            </w:r>
          </w:p>
        </w:tc>
        <w:tc>
          <w:tcPr>
            <w:tcW w:w="2127" w:type="dxa"/>
          </w:tcPr>
          <w:p w14:paraId="3E6C49EB" w14:textId="77777777" w:rsidR="00367C01" w:rsidRPr="008D186D" w:rsidRDefault="00367C01" w:rsidP="00367C01">
            <w:pPr>
              <w:rPr>
                <w:rFonts w:ascii="Tahoma" w:hAnsi="Tahoma" w:cs="Tahoma"/>
                <w:sz w:val="22"/>
                <w:szCs w:val="22"/>
              </w:rPr>
            </w:pPr>
          </w:p>
        </w:tc>
        <w:tc>
          <w:tcPr>
            <w:tcW w:w="5233" w:type="dxa"/>
          </w:tcPr>
          <w:p w14:paraId="36BE822C" w14:textId="78D611B0" w:rsidR="00367C01" w:rsidRPr="008D186D" w:rsidRDefault="00367C01" w:rsidP="00367C01">
            <w:pPr>
              <w:rPr>
                <w:rFonts w:cs="Tahoma"/>
                <w:sz w:val="22"/>
                <w:szCs w:val="22"/>
              </w:rPr>
            </w:pPr>
            <w:r w:rsidRPr="008D186D">
              <w:rPr>
                <w:rFonts w:cs="Tahoma"/>
                <w:sz w:val="22"/>
                <w:szCs w:val="22"/>
              </w:rPr>
              <w:t xml:space="preserve">Alignment across VMO2 areas  </w:t>
            </w:r>
          </w:p>
          <w:p w14:paraId="7F48565E" w14:textId="55E62DC7" w:rsidR="00367C01" w:rsidRPr="008D186D" w:rsidRDefault="00367C01" w:rsidP="00367C01">
            <w:pPr>
              <w:rPr>
                <w:rFonts w:cs="Tahoma"/>
                <w:sz w:val="22"/>
                <w:szCs w:val="22"/>
              </w:rPr>
            </w:pPr>
            <w:r w:rsidRPr="008D186D">
              <w:rPr>
                <w:rFonts w:cs="Tahoma"/>
                <w:sz w:val="22"/>
                <w:szCs w:val="22"/>
              </w:rPr>
              <w:t xml:space="preserve">CTO Tech products </w:t>
            </w:r>
          </w:p>
          <w:p w14:paraId="67960AAE" w14:textId="02A6F9FB" w:rsidR="00367C01" w:rsidRPr="008D186D" w:rsidRDefault="00367C01" w:rsidP="00367C01">
            <w:pPr>
              <w:rPr>
                <w:rFonts w:cs="Tahoma"/>
                <w:sz w:val="22"/>
                <w:szCs w:val="22"/>
              </w:rPr>
            </w:pPr>
            <w:r w:rsidRPr="008D186D">
              <w:rPr>
                <w:rFonts w:cs="Tahoma"/>
                <w:sz w:val="22"/>
                <w:szCs w:val="22"/>
              </w:rPr>
              <w:t xml:space="preserve">CTO Tech and Networks architects </w:t>
            </w:r>
          </w:p>
          <w:p w14:paraId="5B5CA379" w14:textId="208B1AB9" w:rsidR="00367C01" w:rsidRPr="008D186D" w:rsidRDefault="00367C01" w:rsidP="00367C01">
            <w:pPr>
              <w:rPr>
                <w:rFonts w:cs="Tahoma"/>
                <w:sz w:val="22"/>
                <w:szCs w:val="22"/>
              </w:rPr>
            </w:pPr>
            <w:r w:rsidRPr="008D186D">
              <w:rPr>
                <w:rFonts w:cs="Tahoma"/>
                <w:sz w:val="22"/>
                <w:szCs w:val="22"/>
              </w:rPr>
              <w:t xml:space="preserve">CIO IT architects </w:t>
            </w:r>
          </w:p>
        </w:tc>
      </w:tr>
      <w:tr w:rsidR="00DC4EA9" w:rsidRPr="003C2042" w14:paraId="7D506EEE" w14:textId="77777777" w:rsidTr="00B63967">
        <w:tc>
          <w:tcPr>
            <w:tcW w:w="760" w:type="dxa"/>
          </w:tcPr>
          <w:p w14:paraId="4B6591EB" w14:textId="77777777" w:rsidR="00DC4EA9" w:rsidRDefault="00DC4EA9" w:rsidP="00B63967">
            <w:pPr>
              <w:rPr>
                <w:rFonts w:ascii="Tahoma" w:hAnsi="Tahoma" w:cs="Tahoma"/>
                <w:sz w:val="20"/>
                <w:szCs w:val="20"/>
              </w:rPr>
            </w:pPr>
            <w:r>
              <w:rPr>
                <w:rFonts w:ascii="Tahoma" w:hAnsi="Tahoma" w:cs="Tahoma"/>
                <w:sz w:val="20"/>
                <w:szCs w:val="20"/>
              </w:rPr>
              <w:t>I1</w:t>
            </w:r>
          </w:p>
        </w:tc>
        <w:tc>
          <w:tcPr>
            <w:tcW w:w="1503" w:type="dxa"/>
          </w:tcPr>
          <w:p w14:paraId="129BCE8C" w14:textId="77777777" w:rsidR="00DC4EA9" w:rsidRPr="003C2042" w:rsidRDefault="00DC4EA9" w:rsidP="00B63967">
            <w:pPr>
              <w:rPr>
                <w:rFonts w:ascii="Tahoma" w:hAnsi="Tahoma" w:cs="Tahoma"/>
                <w:sz w:val="20"/>
                <w:szCs w:val="20"/>
              </w:rPr>
            </w:pPr>
          </w:p>
        </w:tc>
        <w:tc>
          <w:tcPr>
            <w:tcW w:w="2127" w:type="dxa"/>
          </w:tcPr>
          <w:p w14:paraId="7E4F9318" w14:textId="77777777" w:rsidR="00DC4EA9" w:rsidRPr="008D186D" w:rsidRDefault="00DC4EA9" w:rsidP="00B63967">
            <w:pPr>
              <w:rPr>
                <w:rFonts w:ascii="Tahoma" w:hAnsi="Tahoma" w:cs="Tahoma"/>
                <w:sz w:val="22"/>
                <w:szCs w:val="22"/>
              </w:rPr>
            </w:pPr>
          </w:p>
        </w:tc>
        <w:tc>
          <w:tcPr>
            <w:tcW w:w="5233" w:type="dxa"/>
          </w:tcPr>
          <w:p w14:paraId="4DCAEF70" w14:textId="00F580A5" w:rsidR="00DC4EA9" w:rsidRPr="008D186D" w:rsidRDefault="00FC51CD" w:rsidP="00B63967">
            <w:pPr>
              <w:rPr>
                <w:rFonts w:cs="Tahoma"/>
                <w:sz w:val="22"/>
                <w:szCs w:val="22"/>
              </w:rPr>
            </w:pPr>
            <w:r w:rsidRPr="008D186D">
              <w:rPr>
                <w:rFonts w:cs="Tahoma"/>
                <w:sz w:val="22"/>
                <w:szCs w:val="22"/>
              </w:rPr>
              <w:t xml:space="preserve">Customer </w:t>
            </w:r>
            <w:r w:rsidR="00C02C03" w:rsidRPr="008D186D">
              <w:rPr>
                <w:rFonts w:cs="Tahoma"/>
                <w:sz w:val="22"/>
                <w:szCs w:val="22"/>
              </w:rPr>
              <w:t xml:space="preserve">to </w:t>
            </w:r>
            <w:r w:rsidR="00276F8C" w:rsidRPr="008D186D">
              <w:rPr>
                <w:rFonts w:cs="Tahoma"/>
                <w:sz w:val="22"/>
                <w:szCs w:val="22"/>
              </w:rPr>
              <w:t xml:space="preserve">provide own device </w:t>
            </w:r>
          </w:p>
        </w:tc>
      </w:tr>
      <w:tr w:rsidR="00DC4EA9" w:rsidRPr="003C2042" w14:paraId="435B87A0" w14:textId="77777777" w:rsidTr="00B63967">
        <w:tc>
          <w:tcPr>
            <w:tcW w:w="760" w:type="dxa"/>
          </w:tcPr>
          <w:p w14:paraId="11BC9919" w14:textId="77777777" w:rsidR="00DC4EA9" w:rsidRDefault="00DC4EA9" w:rsidP="00B63967">
            <w:pPr>
              <w:rPr>
                <w:rFonts w:ascii="Tahoma" w:hAnsi="Tahoma" w:cs="Tahoma"/>
                <w:sz w:val="20"/>
                <w:szCs w:val="20"/>
              </w:rPr>
            </w:pPr>
            <w:r>
              <w:rPr>
                <w:rFonts w:ascii="Tahoma" w:hAnsi="Tahoma" w:cs="Tahoma"/>
                <w:sz w:val="20"/>
                <w:szCs w:val="20"/>
              </w:rPr>
              <w:t>I2</w:t>
            </w:r>
          </w:p>
        </w:tc>
        <w:tc>
          <w:tcPr>
            <w:tcW w:w="1503" w:type="dxa"/>
          </w:tcPr>
          <w:p w14:paraId="0B4A18A5" w14:textId="77777777" w:rsidR="00DC4EA9" w:rsidRPr="003C2042" w:rsidRDefault="00DC4EA9" w:rsidP="00B63967">
            <w:pPr>
              <w:rPr>
                <w:rFonts w:ascii="Tahoma" w:hAnsi="Tahoma" w:cs="Tahoma"/>
                <w:sz w:val="20"/>
                <w:szCs w:val="20"/>
              </w:rPr>
            </w:pPr>
          </w:p>
        </w:tc>
        <w:tc>
          <w:tcPr>
            <w:tcW w:w="2127" w:type="dxa"/>
          </w:tcPr>
          <w:p w14:paraId="34A02D23" w14:textId="77777777" w:rsidR="00DC4EA9" w:rsidRPr="003C2042" w:rsidRDefault="00DC4EA9" w:rsidP="00B63967">
            <w:pPr>
              <w:rPr>
                <w:rFonts w:ascii="Tahoma" w:hAnsi="Tahoma" w:cs="Tahoma"/>
                <w:sz w:val="20"/>
                <w:szCs w:val="20"/>
              </w:rPr>
            </w:pPr>
          </w:p>
        </w:tc>
        <w:tc>
          <w:tcPr>
            <w:tcW w:w="5233" w:type="dxa"/>
          </w:tcPr>
          <w:p w14:paraId="7FF05E38" w14:textId="77777777" w:rsidR="00DC4EA9" w:rsidRPr="003C2042" w:rsidRDefault="00DC4EA9" w:rsidP="00B63967">
            <w:pPr>
              <w:rPr>
                <w:rFonts w:ascii="Tahoma" w:hAnsi="Tahoma" w:cs="Tahoma"/>
                <w:sz w:val="20"/>
                <w:szCs w:val="20"/>
              </w:rPr>
            </w:pPr>
          </w:p>
        </w:tc>
      </w:tr>
    </w:tbl>
    <w:p w14:paraId="296ED394" w14:textId="77777777" w:rsidR="00DC4EA9" w:rsidRPr="003C2042" w:rsidRDefault="00DC4EA9" w:rsidP="00DC4EA9">
      <w:pPr>
        <w:rPr>
          <w:rFonts w:ascii="Tahoma" w:hAnsi="Tahoma" w:cs="Tahoma"/>
          <w:sz w:val="20"/>
          <w:szCs w:val="20"/>
        </w:rPr>
      </w:pPr>
    </w:p>
    <w:p w14:paraId="1BB78F10" w14:textId="77777777" w:rsidR="00DC4EA9" w:rsidRPr="003C2042" w:rsidRDefault="00DC4EA9" w:rsidP="00DC4EA9">
      <w:pPr>
        <w:rPr>
          <w:rFonts w:ascii="Tahoma" w:hAnsi="Tahoma" w:cs="Tahoma"/>
          <w:b/>
          <w:bCs/>
          <w:sz w:val="20"/>
          <w:szCs w:val="20"/>
        </w:rPr>
      </w:pPr>
    </w:p>
    <w:p w14:paraId="6BF8186D" w14:textId="77777777" w:rsidR="00DC4EA9" w:rsidRPr="003C2042" w:rsidRDefault="00DC4EA9" w:rsidP="00DC4EA9">
      <w:pPr>
        <w:pStyle w:val="Heading2"/>
        <w:rPr>
          <w:rFonts w:ascii="Tahoma" w:hAnsi="Tahoma" w:cs="Tahoma"/>
          <w:sz w:val="20"/>
          <w:szCs w:val="20"/>
        </w:rPr>
      </w:pPr>
      <w:r w:rsidRPr="003C2042">
        <w:rPr>
          <w:rFonts w:ascii="Tahoma" w:hAnsi="Tahoma" w:cs="Tahoma"/>
          <w:sz w:val="20"/>
          <w:szCs w:val="20"/>
        </w:rPr>
        <w:t xml:space="preserve"> </w:t>
      </w:r>
      <w:bookmarkStart w:id="10" w:name="_Toc227844460"/>
      <w:r w:rsidRPr="003C2042">
        <w:rPr>
          <w:rFonts w:ascii="Tahoma" w:hAnsi="Tahoma" w:cs="Tahoma"/>
          <w:sz w:val="20"/>
          <w:szCs w:val="20"/>
        </w:rPr>
        <w:t>Assumptions</w:t>
      </w:r>
      <w:bookmarkEnd w:id="10"/>
    </w:p>
    <w:p w14:paraId="27CDEF9B" w14:textId="77777777" w:rsidR="00DC4EA9" w:rsidRPr="003C2042" w:rsidRDefault="00DC4EA9" w:rsidP="00DC4EA9">
      <w:pPr>
        <w:rPr>
          <w:rFonts w:ascii="Tahoma" w:hAnsi="Tahoma" w:cs="Tahoma"/>
          <w:i/>
          <w:iCs/>
          <w:sz w:val="20"/>
          <w:szCs w:val="20"/>
        </w:rPr>
      </w:pPr>
      <w:r w:rsidRPr="003C2042">
        <w:rPr>
          <w:rFonts w:ascii="Tahoma" w:hAnsi="Tahoma" w:cs="Tahoma"/>
          <w:i/>
          <w:iCs/>
          <w:sz w:val="20"/>
          <w:szCs w:val="20"/>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DC4EA9" w:rsidRPr="003C2042" w14:paraId="62D066E3" w14:textId="77777777" w:rsidTr="343569F6">
        <w:tc>
          <w:tcPr>
            <w:tcW w:w="704" w:type="dxa"/>
          </w:tcPr>
          <w:p w14:paraId="226DD744" w14:textId="77777777" w:rsidR="00DC4EA9" w:rsidRPr="003C2042" w:rsidRDefault="00DC4EA9" w:rsidP="00B63967">
            <w:pPr>
              <w:rPr>
                <w:rFonts w:ascii="Tahoma" w:hAnsi="Tahoma" w:cs="Tahoma"/>
                <w:b/>
                <w:bCs/>
                <w:sz w:val="20"/>
                <w:szCs w:val="20"/>
              </w:rPr>
            </w:pPr>
            <w:r w:rsidRPr="003C2042">
              <w:rPr>
                <w:rFonts w:ascii="Tahoma" w:hAnsi="Tahoma" w:cs="Tahoma"/>
                <w:b/>
                <w:bCs/>
                <w:sz w:val="20"/>
                <w:szCs w:val="20"/>
              </w:rPr>
              <w:t>ID</w:t>
            </w:r>
          </w:p>
        </w:tc>
        <w:tc>
          <w:tcPr>
            <w:tcW w:w="8919" w:type="dxa"/>
          </w:tcPr>
          <w:p w14:paraId="6AE809E4" w14:textId="77777777" w:rsidR="00DC4EA9" w:rsidRPr="003C2042" w:rsidRDefault="00DC4EA9" w:rsidP="00B63967">
            <w:pPr>
              <w:rPr>
                <w:rFonts w:ascii="Tahoma" w:hAnsi="Tahoma" w:cs="Tahoma"/>
                <w:b/>
                <w:bCs/>
                <w:sz w:val="20"/>
                <w:szCs w:val="20"/>
              </w:rPr>
            </w:pPr>
            <w:r w:rsidRPr="003C2042">
              <w:rPr>
                <w:rFonts w:ascii="Tahoma" w:hAnsi="Tahoma" w:cs="Tahoma"/>
                <w:b/>
                <w:bCs/>
                <w:sz w:val="20"/>
                <w:szCs w:val="20"/>
              </w:rPr>
              <w:t>Assumption Description</w:t>
            </w:r>
          </w:p>
        </w:tc>
      </w:tr>
      <w:tr w:rsidR="00DC4EA9" w:rsidRPr="003C2042" w14:paraId="2E45DCE9" w14:textId="77777777" w:rsidTr="343569F6">
        <w:tc>
          <w:tcPr>
            <w:tcW w:w="704" w:type="dxa"/>
          </w:tcPr>
          <w:p w14:paraId="7008046E" w14:textId="77777777" w:rsidR="00DC4EA9" w:rsidRPr="003C2042" w:rsidRDefault="00DC4EA9" w:rsidP="00B63967">
            <w:pPr>
              <w:rPr>
                <w:rFonts w:ascii="Tahoma" w:hAnsi="Tahoma" w:cs="Tahoma"/>
                <w:sz w:val="20"/>
                <w:szCs w:val="20"/>
              </w:rPr>
            </w:pPr>
            <w:r w:rsidRPr="003C2042">
              <w:rPr>
                <w:rFonts w:ascii="Tahoma" w:hAnsi="Tahoma" w:cs="Tahoma"/>
                <w:sz w:val="20"/>
                <w:szCs w:val="20"/>
              </w:rPr>
              <w:t>A1</w:t>
            </w:r>
          </w:p>
        </w:tc>
        <w:tc>
          <w:tcPr>
            <w:tcW w:w="8919" w:type="dxa"/>
          </w:tcPr>
          <w:p w14:paraId="7E9ED45D" w14:textId="21A51399" w:rsidR="00DC4EA9" w:rsidRPr="008D186D" w:rsidRDefault="0036644E" w:rsidP="00B63967">
            <w:pPr>
              <w:rPr>
                <w:rFonts w:cs="Tahoma"/>
                <w:sz w:val="22"/>
                <w:szCs w:val="22"/>
              </w:rPr>
            </w:pPr>
            <w:r w:rsidRPr="008D186D">
              <w:rPr>
                <w:rFonts w:cs="Tahoma"/>
                <w:sz w:val="22"/>
                <w:szCs w:val="22"/>
              </w:rPr>
              <w:t xml:space="preserve">Slice enabled SIM </w:t>
            </w:r>
          </w:p>
        </w:tc>
      </w:tr>
      <w:tr w:rsidR="00DC4EA9" w:rsidRPr="003C2042" w14:paraId="502592FB" w14:textId="77777777" w:rsidTr="343569F6">
        <w:tc>
          <w:tcPr>
            <w:tcW w:w="704" w:type="dxa"/>
          </w:tcPr>
          <w:p w14:paraId="4938AA7D" w14:textId="77777777" w:rsidR="00DC4EA9" w:rsidRPr="003C2042" w:rsidRDefault="00DC4EA9" w:rsidP="00B63967">
            <w:pPr>
              <w:rPr>
                <w:rFonts w:ascii="Tahoma" w:hAnsi="Tahoma" w:cs="Tahoma"/>
                <w:sz w:val="20"/>
                <w:szCs w:val="20"/>
              </w:rPr>
            </w:pPr>
            <w:r w:rsidRPr="003C2042">
              <w:rPr>
                <w:rFonts w:ascii="Tahoma" w:hAnsi="Tahoma" w:cs="Tahoma"/>
                <w:sz w:val="20"/>
                <w:szCs w:val="20"/>
              </w:rPr>
              <w:t>A2</w:t>
            </w:r>
          </w:p>
        </w:tc>
        <w:tc>
          <w:tcPr>
            <w:tcW w:w="8919" w:type="dxa"/>
          </w:tcPr>
          <w:p w14:paraId="1DF16111" w14:textId="42D69821" w:rsidR="00DC4EA9" w:rsidRPr="008D186D" w:rsidRDefault="0036644E" w:rsidP="00B63967">
            <w:pPr>
              <w:rPr>
                <w:rFonts w:cs="Tahoma"/>
                <w:sz w:val="22"/>
                <w:szCs w:val="22"/>
              </w:rPr>
            </w:pPr>
            <w:r w:rsidRPr="008D186D">
              <w:rPr>
                <w:rFonts w:cs="Tahoma"/>
                <w:sz w:val="22"/>
                <w:szCs w:val="22"/>
              </w:rPr>
              <w:t>Non-DISE customers</w:t>
            </w:r>
          </w:p>
        </w:tc>
      </w:tr>
      <w:tr w:rsidR="5214B22F" w14:paraId="1927B320" w14:textId="77777777" w:rsidTr="343569F6">
        <w:trPr>
          <w:trHeight w:val="300"/>
        </w:trPr>
        <w:tc>
          <w:tcPr>
            <w:tcW w:w="704" w:type="dxa"/>
          </w:tcPr>
          <w:p w14:paraId="3D73B1E7" w14:textId="5DCC535D" w:rsidR="5214B22F" w:rsidRDefault="2EFCF82A" w:rsidP="5214B22F">
            <w:r w:rsidRPr="4B5569E3">
              <w:rPr>
                <w:rFonts w:ascii="Tahoma" w:hAnsi="Tahoma" w:cs="Tahoma"/>
                <w:sz w:val="20"/>
                <w:szCs w:val="20"/>
              </w:rPr>
              <w:t>A3</w:t>
            </w:r>
          </w:p>
        </w:tc>
        <w:tc>
          <w:tcPr>
            <w:tcW w:w="8919" w:type="dxa"/>
          </w:tcPr>
          <w:p w14:paraId="76C68032" w14:textId="4AEFCBA6" w:rsidR="5214B22F" w:rsidRPr="008D186D" w:rsidRDefault="2EFCF82A" w:rsidP="5214B22F">
            <w:pPr>
              <w:rPr>
                <w:sz w:val="22"/>
                <w:szCs w:val="22"/>
              </w:rPr>
            </w:pPr>
            <w:r w:rsidRPr="008D186D">
              <w:rPr>
                <w:rFonts w:cs="Tahoma"/>
                <w:sz w:val="22"/>
                <w:szCs w:val="22"/>
              </w:rPr>
              <w:t xml:space="preserve">New </w:t>
            </w:r>
            <w:r w:rsidR="18991843" w:rsidRPr="008D186D">
              <w:rPr>
                <w:rFonts w:cs="Tahoma"/>
                <w:sz w:val="22"/>
                <w:szCs w:val="22"/>
              </w:rPr>
              <w:t xml:space="preserve">ABS </w:t>
            </w:r>
            <w:r w:rsidRPr="008D186D">
              <w:rPr>
                <w:rFonts w:cs="Tahoma"/>
                <w:sz w:val="22"/>
                <w:szCs w:val="22"/>
              </w:rPr>
              <w:t>SPID</w:t>
            </w:r>
            <w:r w:rsidR="34F751D4" w:rsidRPr="008D186D">
              <w:rPr>
                <w:rFonts w:cs="Tahoma"/>
                <w:sz w:val="22"/>
                <w:szCs w:val="22"/>
              </w:rPr>
              <w:t>/</w:t>
            </w:r>
            <w:proofErr w:type="spellStart"/>
            <w:r w:rsidR="34F751D4" w:rsidRPr="008D186D">
              <w:rPr>
                <w:rFonts w:cs="Tahoma"/>
                <w:sz w:val="22"/>
                <w:szCs w:val="22"/>
              </w:rPr>
              <w:t>Netcracker</w:t>
            </w:r>
            <w:proofErr w:type="spellEnd"/>
            <w:r w:rsidR="34F751D4" w:rsidRPr="008D186D">
              <w:rPr>
                <w:rFonts w:cs="Tahoma"/>
                <w:sz w:val="22"/>
                <w:szCs w:val="22"/>
              </w:rPr>
              <w:t xml:space="preserve"> identifier</w:t>
            </w:r>
            <w:r w:rsidRPr="008D186D">
              <w:rPr>
                <w:rFonts w:cs="Tahoma"/>
                <w:sz w:val="22"/>
                <w:szCs w:val="22"/>
              </w:rPr>
              <w:t xml:space="preserve"> per Partner to enable identification of customers and usage for billing purposes </w:t>
            </w:r>
          </w:p>
        </w:tc>
      </w:tr>
      <w:tr w:rsidR="4B5569E3" w14:paraId="791D9F45" w14:textId="77777777" w:rsidTr="343569F6">
        <w:trPr>
          <w:trHeight w:val="300"/>
        </w:trPr>
        <w:tc>
          <w:tcPr>
            <w:tcW w:w="704" w:type="dxa"/>
          </w:tcPr>
          <w:p w14:paraId="23F11A8C" w14:textId="2FE445F5" w:rsidR="0E9435EB" w:rsidRDefault="0E9435EB" w:rsidP="4B5569E3">
            <w:r w:rsidRPr="4B5569E3">
              <w:rPr>
                <w:rFonts w:ascii="Tahoma" w:hAnsi="Tahoma" w:cs="Tahoma"/>
                <w:sz w:val="20"/>
                <w:szCs w:val="20"/>
              </w:rPr>
              <w:t>A4</w:t>
            </w:r>
          </w:p>
        </w:tc>
        <w:tc>
          <w:tcPr>
            <w:tcW w:w="8919" w:type="dxa"/>
          </w:tcPr>
          <w:p w14:paraId="1BB58D65" w14:textId="7DFF9529" w:rsidR="0E9435EB" w:rsidRPr="008D186D" w:rsidRDefault="0E9435EB" w:rsidP="4B5569E3">
            <w:pPr>
              <w:rPr>
                <w:sz w:val="22"/>
                <w:szCs w:val="22"/>
              </w:rPr>
            </w:pPr>
            <w:r w:rsidRPr="008D186D">
              <w:rPr>
                <w:rFonts w:cs="Tahoma"/>
                <w:sz w:val="22"/>
                <w:szCs w:val="22"/>
              </w:rPr>
              <w:t xml:space="preserve">The solution can be added and removed from a subscription via </w:t>
            </w:r>
            <w:r w:rsidR="564346BD" w:rsidRPr="008D186D">
              <w:rPr>
                <w:rFonts w:cs="Tahoma"/>
                <w:sz w:val="22"/>
                <w:szCs w:val="22"/>
              </w:rPr>
              <w:t>ABS</w:t>
            </w:r>
            <w:r w:rsidR="543C2A01" w:rsidRPr="008D186D">
              <w:rPr>
                <w:rFonts w:cs="Tahoma"/>
                <w:sz w:val="22"/>
                <w:szCs w:val="22"/>
              </w:rPr>
              <w:t>/</w:t>
            </w:r>
            <w:proofErr w:type="spellStart"/>
            <w:r w:rsidR="543C2A01" w:rsidRPr="008D186D">
              <w:rPr>
                <w:rFonts w:cs="Tahoma"/>
                <w:sz w:val="22"/>
                <w:szCs w:val="22"/>
              </w:rPr>
              <w:t>Netcracker</w:t>
            </w:r>
            <w:proofErr w:type="spellEnd"/>
            <w:r w:rsidR="564346BD" w:rsidRPr="008D186D">
              <w:rPr>
                <w:rFonts w:cs="Tahoma"/>
                <w:sz w:val="22"/>
                <w:szCs w:val="22"/>
              </w:rPr>
              <w:t xml:space="preserve"> </w:t>
            </w:r>
            <w:r w:rsidRPr="008D186D">
              <w:rPr>
                <w:rFonts w:cs="Tahoma"/>
                <w:sz w:val="22"/>
                <w:szCs w:val="22"/>
              </w:rPr>
              <w:t>provisioning flow.</w:t>
            </w:r>
          </w:p>
        </w:tc>
      </w:tr>
      <w:tr w:rsidR="00F95FFA" w14:paraId="3E7DB82F" w14:textId="77777777" w:rsidTr="343569F6">
        <w:trPr>
          <w:trHeight w:val="300"/>
        </w:trPr>
        <w:tc>
          <w:tcPr>
            <w:tcW w:w="704" w:type="dxa"/>
          </w:tcPr>
          <w:p w14:paraId="7093690F" w14:textId="3BA61AB2" w:rsidR="00F95FFA" w:rsidRPr="4B5569E3" w:rsidRDefault="00F95FFA" w:rsidP="4B5569E3">
            <w:pPr>
              <w:rPr>
                <w:rFonts w:ascii="Tahoma" w:hAnsi="Tahoma" w:cs="Tahoma"/>
                <w:sz w:val="20"/>
                <w:szCs w:val="20"/>
              </w:rPr>
            </w:pPr>
            <w:r>
              <w:rPr>
                <w:rFonts w:ascii="Tahoma" w:hAnsi="Tahoma" w:cs="Tahoma"/>
                <w:sz w:val="20"/>
                <w:szCs w:val="20"/>
              </w:rPr>
              <w:t>A5</w:t>
            </w:r>
          </w:p>
        </w:tc>
        <w:tc>
          <w:tcPr>
            <w:tcW w:w="8919" w:type="dxa"/>
          </w:tcPr>
          <w:p w14:paraId="58401FF6" w14:textId="77777777" w:rsidR="00F95FFA" w:rsidRPr="008D186D" w:rsidRDefault="00F95FFA" w:rsidP="00AB6135">
            <w:pPr>
              <w:rPr>
                <w:sz w:val="22"/>
                <w:szCs w:val="22"/>
              </w:rPr>
            </w:pPr>
            <w:r w:rsidRPr="008D186D">
              <w:rPr>
                <w:sz w:val="22"/>
                <w:szCs w:val="22"/>
              </w:rPr>
              <w:t xml:space="preserve">We anticipate Ericsson to Nokia migrations will be in 2027 so assessment will need to consider if provisioning is straight to Nokia especially during migration period </w:t>
            </w:r>
          </w:p>
          <w:p w14:paraId="62324B40" w14:textId="77777777" w:rsidR="00F95FFA" w:rsidRPr="008D186D" w:rsidRDefault="00F95FFA" w:rsidP="4B5569E3">
            <w:pPr>
              <w:rPr>
                <w:rFonts w:cs="Tahoma"/>
                <w:sz w:val="22"/>
                <w:szCs w:val="22"/>
              </w:rPr>
            </w:pPr>
          </w:p>
        </w:tc>
      </w:tr>
      <w:tr w:rsidR="343569F6" w14:paraId="2BDEA3F0" w14:textId="77777777" w:rsidTr="343569F6">
        <w:trPr>
          <w:trHeight w:val="300"/>
        </w:trPr>
        <w:tc>
          <w:tcPr>
            <w:tcW w:w="704" w:type="dxa"/>
          </w:tcPr>
          <w:p w14:paraId="0DF3E7C7" w14:textId="5CB9C6E5" w:rsidR="4F615AD2" w:rsidRDefault="4F615AD2" w:rsidP="343569F6">
            <w:pPr>
              <w:rPr>
                <w:rFonts w:ascii="Tahoma" w:hAnsi="Tahoma" w:cs="Tahoma"/>
                <w:sz w:val="20"/>
                <w:szCs w:val="20"/>
              </w:rPr>
            </w:pPr>
            <w:r w:rsidRPr="343569F6">
              <w:rPr>
                <w:rFonts w:ascii="Tahoma" w:hAnsi="Tahoma" w:cs="Tahoma"/>
                <w:sz w:val="20"/>
                <w:szCs w:val="20"/>
              </w:rPr>
              <w:t>A6</w:t>
            </w:r>
          </w:p>
        </w:tc>
        <w:tc>
          <w:tcPr>
            <w:tcW w:w="8919" w:type="dxa"/>
          </w:tcPr>
          <w:p w14:paraId="6475A125" w14:textId="0934339B" w:rsidR="343569F6" w:rsidRDefault="343569F6" w:rsidP="343569F6">
            <w:pPr>
              <w:numPr>
                <w:ilvl w:val="0"/>
                <w:numId w:val="10"/>
              </w:numPr>
            </w:pPr>
          </w:p>
        </w:tc>
      </w:tr>
    </w:tbl>
    <w:p w14:paraId="713A3B43" w14:textId="77777777" w:rsidR="00DC4EA9" w:rsidRPr="003C2042" w:rsidRDefault="00DC4EA9" w:rsidP="00DC4EA9">
      <w:pPr>
        <w:rPr>
          <w:rFonts w:ascii="Tahoma" w:hAnsi="Tahoma" w:cs="Tahoma"/>
          <w:b/>
          <w:bCs/>
          <w:sz w:val="20"/>
          <w:szCs w:val="20"/>
        </w:rPr>
      </w:pPr>
    </w:p>
    <w:p w14:paraId="762D6C9A" w14:textId="77777777" w:rsidR="00160632" w:rsidRPr="007C2731" w:rsidRDefault="00160632" w:rsidP="00160632">
      <w:pPr>
        <w:pStyle w:val="Heading1"/>
        <w:spacing w:before="240"/>
        <w:rPr>
          <w:rFonts w:ascii="Calibri" w:hAnsi="Calibri" w:cs="Calibri"/>
        </w:rPr>
      </w:pPr>
      <w:bookmarkStart w:id="11" w:name="_Toc232093433"/>
      <w:r w:rsidRPr="007C2731">
        <w:rPr>
          <w:rFonts w:ascii="Calibri" w:hAnsi="Calibri" w:cs="Calibri"/>
        </w:rPr>
        <w:lastRenderedPageBreak/>
        <w:t>For information: Next steps</w:t>
      </w:r>
      <w:bookmarkEnd w:id="11"/>
    </w:p>
    <w:p w14:paraId="47AC3672" w14:textId="77777777" w:rsidR="00160632" w:rsidRPr="007962CF" w:rsidRDefault="00160632">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Pr>
          <w:rFonts w:ascii="Calibri" w:hAnsi="Calibri" w:cs="Calibri"/>
          <w:i/>
          <w:iCs/>
          <w:sz w:val="20"/>
          <w:szCs w:val="20"/>
        </w:rPr>
        <w:t>Partner is advisable.  They 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34B19FD6" w14:textId="77777777" w:rsidR="00160632" w:rsidRPr="007962CF" w:rsidRDefault="00160632">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Pr>
          <w:rFonts w:ascii="Calibri" w:hAnsi="Calibri" w:cs="Calibri"/>
          <w:i/>
          <w:iCs/>
          <w:sz w:val="20"/>
          <w:szCs w:val="20"/>
        </w:rPr>
        <w:t xml:space="preserve"> </w:t>
      </w:r>
      <w:r w:rsidRPr="00B55B05">
        <w:rPr>
          <w:rFonts w:ascii="Calibri" w:hAnsi="Calibri" w:cs="Calibri"/>
          <w:b/>
          <w:bCs/>
          <w:i/>
          <w:iCs/>
          <w:sz w:val="20"/>
          <w:szCs w:val="20"/>
        </w:rPr>
        <w:t xml:space="preserve">[BEM team inbox </w:t>
      </w:r>
      <w:r>
        <w:rPr>
          <w:rFonts w:ascii="Calibri" w:hAnsi="Calibri" w:cs="Calibri"/>
          <w:b/>
          <w:bCs/>
          <w:i/>
          <w:iCs/>
          <w:sz w:val="20"/>
          <w:szCs w:val="20"/>
        </w:rPr>
        <w:t xml:space="preserve">to be inserted </w:t>
      </w:r>
      <w:r w:rsidRPr="00B55B05">
        <w:rPr>
          <w:rFonts w:ascii="Calibri" w:hAnsi="Calibri" w:cs="Calibri"/>
          <w:b/>
          <w:bCs/>
          <w:i/>
          <w:iCs/>
          <w:sz w:val="20"/>
          <w:szCs w:val="20"/>
        </w:rPr>
        <w:t>here]</w:t>
      </w:r>
      <w:r w:rsidRPr="007962CF">
        <w:rPr>
          <w:rFonts w:ascii="Calibri" w:hAnsi="Calibri" w:cs="Calibri"/>
          <w:i/>
          <w:iCs/>
          <w:sz w:val="20"/>
          <w:szCs w:val="20"/>
        </w:rPr>
        <w:t xml:space="preserve"> </w:t>
      </w:r>
    </w:p>
    <w:p w14:paraId="1D4DA837" w14:textId="77777777" w:rsidR="00160632" w:rsidRPr="007962CF" w:rsidRDefault="00160632">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473B06CB" w14:textId="77777777" w:rsidR="00160632" w:rsidRPr="007962CF" w:rsidRDefault="00160632">
      <w:pPr>
        <w:pStyle w:val="ListParagraph"/>
        <w:numPr>
          <w:ilvl w:val="0"/>
          <w:numId w:val="6"/>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Pr="007962CF">
        <w:rPr>
          <w:rFonts w:ascii="Calibri" w:hAnsi="Calibri" w:cs="Calibri"/>
          <w:b/>
          <w:bCs/>
          <w:i/>
          <w:iCs/>
          <w:sz w:val="20"/>
          <w:szCs w:val="20"/>
        </w:rPr>
        <w:t>Sizing</w:t>
      </w:r>
      <w:r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Pr="007962CF">
        <w:rPr>
          <w:rFonts w:ascii="Calibri" w:hAnsi="Calibri" w:cs="Calibri"/>
          <w:i/>
          <w:iCs/>
          <w:sz w:val="20"/>
          <w:szCs w:val="20"/>
        </w:rPr>
        <w:t>TechM</w:t>
      </w:r>
      <w:proofErr w:type="spellEnd"/>
      <w:r w:rsidRPr="007962CF">
        <w:rPr>
          <w:rFonts w:ascii="Calibri" w:hAnsi="Calibri" w:cs="Calibri"/>
          <w:i/>
          <w:iCs/>
          <w:sz w:val="20"/>
          <w:szCs w:val="20"/>
        </w:rPr>
        <w:t xml:space="preserve">. </w:t>
      </w:r>
    </w:p>
    <w:p w14:paraId="3E807828" w14:textId="77777777" w:rsidR="00160632" w:rsidRPr="007962CF" w:rsidRDefault="00160632">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sectPr w:rsidR="00160632" w:rsidRPr="007962CF" w:rsidSect="006C6439">
      <w:pgSz w:w="11901" w:h="16817"/>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32ADE" w14:textId="77777777" w:rsidR="00B0586F" w:rsidRDefault="00B0586F" w:rsidP="006F420E">
      <w:r>
        <w:separator/>
      </w:r>
    </w:p>
    <w:p w14:paraId="3FE03E78" w14:textId="77777777" w:rsidR="00B0586F" w:rsidRDefault="00B0586F"/>
  </w:endnote>
  <w:endnote w:type="continuationSeparator" w:id="0">
    <w:p w14:paraId="019FCDA9" w14:textId="77777777" w:rsidR="00B0586F" w:rsidRDefault="00B0586F" w:rsidP="006F420E">
      <w:r>
        <w:continuationSeparator/>
      </w:r>
    </w:p>
    <w:p w14:paraId="6AA189FC" w14:textId="77777777" w:rsidR="00B0586F" w:rsidRDefault="00B0586F"/>
  </w:endnote>
  <w:endnote w:type="continuationNotice" w:id="1">
    <w:p w14:paraId="338C78AB" w14:textId="77777777" w:rsidR="00B0586F" w:rsidRDefault="00B0586F"/>
    <w:p w14:paraId="2EFE0A8B" w14:textId="77777777" w:rsidR="00B0586F" w:rsidRDefault="00B058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M Circular Whisper TT Light">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97A36E" w14:textId="6EE0D5C4" w:rsidR="00BA4C50" w:rsidRDefault="00BA4C50" w:rsidP="343569F6">
    <w:pPr>
      <w:ind w:left="864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DD159" w14:textId="77777777" w:rsidR="00B0586F" w:rsidRDefault="00B0586F" w:rsidP="006F420E">
      <w:r>
        <w:separator/>
      </w:r>
    </w:p>
    <w:p w14:paraId="32D52950" w14:textId="77777777" w:rsidR="00B0586F" w:rsidRDefault="00B0586F"/>
  </w:footnote>
  <w:footnote w:type="continuationSeparator" w:id="0">
    <w:p w14:paraId="7E14F2B4" w14:textId="77777777" w:rsidR="00B0586F" w:rsidRDefault="00B0586F" w:rsidP="006F420E">
      <w:r>
        <w:continuationSeparator/>
      </w:r>
    </w:p>
    <w:p w14:paraId="04AFEE50" w14:textId="77777777" w:rsidR="00B0586F" w:rsidRDefault="00B0586F"/>
  </w:footnote>
  <w:footnote w:type="continuationNotice" w:id="1">
    <w:p w14:paraId="3EB85D53" w14:textId="77777777" w:rsidR="00B0586F" w:rsidRDefault="00B0586F"/>
    <w:p w14:paraId="41E10E7F" w14:textId="77777777" w:rsidR="00B0586F" w:rsidRDefault="00B058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B7721C4">
            <v:shapetype id="_x0000_t202" coordsize="21600,21600" o:spt="202" path="m,l,21600r21600,l21600,xe" w14:anchorId="0F1FA13C">
              <v:stroke joinstyle="miter"/>
              <v:path gradientshapeok="t" o:connecttype="rect"/>
            </v:shapetype>
            <v:shape id="Text Box 2"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alt="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v:textbox style="mso-fit-shape-to-text:t" inset="0,15pt,0,0">
                <w:txbxContent>
                  <w:p w:rsidRPr="0019747A" w:rsidR="0019747A" w:rsidP="0019747A" w:rsidRDefault="0019747A" w14:paraId="578949DB" w14:textId="10AD0477">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140C9F70"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14="http://schemas.microsoft.com/office/drawing/2010/main" xmlns:pic="http://schemas.openxmlformats.org/drawingml/2006/picture" xmlns:a="http://schemas.openxmlformats.org/drawingml/2006/main">
          <w:pict w14:anchorId="006F0507">
            <v:shapetype id="_x0000_t202" coordsize="21600,21600" o:spt="202" path="m,l,21600r21600,l21600,xe" w14:anchorId="55FA6BD6">
              <v:stroke joinstyle="miter"/>
              <v:path gradientshapeok="t" o:connecttype="rect"/>
            </v:shapetype>
            <v:shape id="Text Box 3"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alt="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v:textbox style="mso-fit-shape-to-text:t" inset="0,15pt,0,0">
                <w:txbxContent>
                  <w:p w:rsidRPr="0019747A" w:rsidR="0019747A" w:rsidP="0019747A" w:rsidRDefault="0019747A" w14:paraId="338E8C36" w14:textId="325DF392">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6B57817E">
            <v:shapetype id="_x0000_t202" coordsize="21600,21600" o:spt="202" path="m,l,21600r21600,l21600,xe" w14:anchorId="67966542">
              <v:stroke joinstyle="miter"/>
              <v:path gradientshapeok="t" o:connecttype="rect"/>
            </v:shapetype>
            <v:shape id="Text Box 1"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alt="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v:textbox style="mso-fit-shape-to-text:t" inset="0,15pt,0,0">
                <w:txbxContent>
                  <w:p w:rsidRPr="0019747A" w:rsidR="0019747A" w:rsidP="0019747A" w:rsidRDefault="0019747A" w14:paraId="3E501DD4" w14:textId="0C53F4FC">
                    <w:pPr>
                      <w:rPr>
                        <w:rFonts w:ascii="Calibri" w:hAnsi="Calibri" w:eastAsia="Calibri" w:cs="Calibri"/>
                        <w:noProof/>
                        <w:color w:val="000000"/>
                        <w:sz w:val="20"/>
                        <w:szCs w:val="20"/>
                      </w:rPr>
                    </w:pPr>
                    <w:r w:rsidRPr="0019747A">
                      <w:rPr>
                        <w:rFonts w:ascii="Calibri" w:hAnsi="Calibri" w:eastAsia="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75B1"/>
    <w:multiLevelType w:val="multilevel"/>
    <w:tmpl w:val="D182E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F6A78"/>
    <w:multiLevelType w:val="multilevel"/>
    <w:tmpl w:val="DD70B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1A4D47"/>
    <w:multiLevelType w:val="multilevel"/>
    <w:tmpl w:val="DD7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531B9"/>
    <w:multiLevelType w:val="hybridMultilevel"/>
    <w:tmpl w:val="D5FA63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B561AAC"/>
    <w:multiLevelType w:val="multilevel"/>
    <w:tmpl w:val="DD70B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F955895"/>
    <w:multiLevelType w:val="hybridMultilevel"/>
    <w:tmpl w:val="33FCC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521A04"/>
    <w:multiLevelType w:val="hybridMultilevel"/>
    <w:tmpl w:val="961E8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0347DC"/>
    <w:multiLevelType w:val="multilevel"/>
    <w:tmpl w:val="DD70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73C04C1A"/>
    <w:multiLevelType w:val="hybridMultilevel"/>
    <w:tmpl w:val="B99AD728"/>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AC356AF"/>
    <w:multiLevelType w:val="multilevel"/>
    <w:tmpl w:val="79C4C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730252">
    <w:abstractNumId w:val="12"/>
  </w:num>
  <w:num w:numId="2" w16cid:durableId="1591809840">
    <w:abstractNumId w:val="8"/>
  </w:num>
  <w:num w:numId="3" w16cid:durableId="166528132">
    <w:abstractNumId w:val="4"/>
  </w:num>
  <w:num w:numId="4" w16cid:durableId="521743960">
    <w:abstractNumId w:val="2"/>
  </w:num>
  <w:num w:numId="5" w16cid:durableId="2006660724">
    <w:abstractNumId w:val="7"/>
  </w:num>
  <w:num w:numId="6" w16cid:durableId="1867867120">
    <w:abstractNumId w:val="5"/>
  </w:num>
  <w:num w:numId="7" w16cid:durableId="1687558290">
    <w:abstractNumId w:val="13"/>
  </w:num>
  <w:num w:numId="8" w16cid:durableId="450054057">
    <w:abstractNumId w:val="9"/>
  </w:num>
  <w:num w:numId="9" w16cid:durableId="1301687787">
    <w:abstractNumId w:val="6"/>
  </w:num>
  <w:num w:numId="10" w16cid:durableId="1350528165">
    <w:abstractNumId w:val="0"/>
  </w:num>
  <w:num w:numId="11" w16cid:durableId="1966496846">
    <w:abstractNumId w:val="10"/>
  </w:num>
  <w:num w:numId="12" w16cid:durableId="1228615557">
    <w:abstractNumId w:val="1"/>
  </w:num>
  <w:num w:numId="13" w16cid:durableId="1264993677">
    <w:abstractNumId w:val="14"/>
  </w:num>
  <w:num w:numId="14" w16cid:durableId="1511095582">
    <w:abstractNumId w:val="3"/>
  </w:num>
  <w:num w:numId="15" w16cid:durableId="376129372">
    <w:abstractNumId w:val="11"/>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mma Bacon">
    <w15:presenceInfo w15:providerId="AD" w15:userId="S::B0080085@virginmedia.co.uk::3f04c872-b4de-4da0-8620-d32017b6fc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1485"/>
    <w:rsid w:val="00001923"/>
    <w:rsid w:val="000035FB"/>
    <w:rsid w:val="00007CFC"/>
    <w:rsid w:val="00007FAB"/>
    <w:rsid w:val="000115DB"/>
    <w:rsid w:val="00014120"/>
    <w:rsid w:val="00015D7E"/>
    <w:rsid w:val="000164BA"/>
    <w:rsid w:val="000176F6"/>
    <w:rsid w:val="00022D5C"/>
    <w:rsid w:val="000231C3"/>
    <w:rsid w:val="00023A9B"/>
    <w:rsid w:val="0002693C"/>
    <w:rsid w:val="00026B13"/>
    <w:rsid w:val="000277B4"/>
    <w:rsid w:val="00027B58"/>
    <w:rsid w:val="00031CED"/>
    <w:rsid w:val="00033557"/>
    <w:rsid w:val="0003532C"/>
    <w:rsid w:val="00035C6F"/>
    <w:rsid w:val="00040B0A"/>
    <w:rsid w:val="000413B7"/>
    <w:rsid w:val="00042662"/>
    <w:rsid w:val="00042EB6"/>
    <w:rsid w:val="000456D1"/>
    <w:rsid w:val="00045F96"/>
    <w:rsid w:val="00046683"/>
    <w:rsid w:val="00046827"/>
    <w:rsid w:val="00046BEB"/>
    <w:rsid w:val="0005061C"/>
    <w:rsid w:val="00052764"/>
    <w:rsid w:val="0005370A"/>
    <w:rsid w:val="00053C43"/>
    <w:rsid w:val="0005477E"/>
    <w:rsid w:val="00056BE6"/>
    <w:rsid w:val="00056D4E"/>
    <w:rsid w:val="00060406"/>
    <w:rsid w:val="000622A1"/>
    <w:rsid w:val="00062B55"/>
    <w:rsid w:val="00063757"/>
    <w:rsid w:val="000638EC"/>
    <w:rsid w:val="00063926"/>
    <w:rsid w:val="00064EC0"/>
    <w:rsid w:val="00065A9C"/>
    <w:rsid w:val="00065C12"/>
    <w:rsid w:val="00065D9B"/>
    <w:rsid w:val="00070771"/>
    <w:rsid w:val="00072998"/>
    <w:rsid w:val="00074F9E"/>
    <w:rsid w:val="000758F8"/>
    <w:rsid w:val="0007619F"/>
    <w:rsid w:val="000779BC"/>
    <w:rsid w:val="00080825"/>
    <w:rsid w:val="00081862"/>
    <w:rsid w:val="00084A1D"/>
    <w:rsid w:val="000855D2"/>
    <w:rsid w:val="0008667D"/>
    <w:rsid w:val="00087303"/>
    <w:rsid w:val="00090793"/>
    <w:rsid w:val="00093308"/>
    <w:rsid w:val="00093D91"/>
    <w:rsid w:val="000946C0"/>
    <w:rsid w:val="0009537D"/>
    <w:rsid w:val="000A0BB7"/>
    <w:rsid w:val="000A0CF3"/>
    <w:rsid w:val="000A27B6"/>
    <w:rsid w:val="000A5DCA"/>
    <w:rsid w:val="000A5F22"/>
    <w:rsid w:val="000A7112"/>
    <w:rsid w:val="000A72CC"/>
    <w:rsid w:val="000B0C41"/>
    <w:rsid w:val="000B1CC4"/>
    <w:rsid w:val="000B2AC2"/>
    <w:rsid w:val="000B2B3C"/>
    <w:rsid w:val="000B3040"/>
    <w:rsid w:val="000B37A4"/>
    <w:rsid w:val="000B4107"/>
    <w:rsid w:val="000B58B7"/>
    <w:rsid w:val="000B75B4"/>
    <w:rsid w:val="000C09AC"/>
    <w:rsid w:val="000C4545"/>
    <w:rsid w:val="000C5FB8"/>
    <w:rsid w:val="000C60F4"/>
    <w:rsid w:val="000C64A2"/>
    <w:rsid w:val="000C7970"/>
    <w:rsid w:val="000D2399"/>
    <w:rsid w:val="000D2CEF"/>
    <w:rsid w:val="000D4C5A"/>
    <w:rsid w:val="000E11F7"/>
    <w:rsid w:val="000E2E44"/>
    <w:rsid w:val="000E4FD5"/>
    <w:rsid w:val="000E67F7"/>
    <w:rsid w:val="000E7682"/>
    <w:rsid w:val="000F0095"/>
    <w:rsid w:val="000F2E06"/>
    <w:rsid w:val="000F320F"/>
    <w:rsid w:val="000F58D7"/>
    <w:rsid w:val="000F5D44"/>
    <w:rsid w:val="000F6998"/>
    <w:rsid w:val="00100D98"/>
    <w:rsid w:val="001019AC"/>
    <w:rsid w:val="00101B03"/>
    <w:rsid w:val="00102E38"/>
    <w:rsid w:val="00103250"/>
    <w:rsid w:val="00103E38"/>
    <w:rsid w:val="00104D74"/>
    <w:rsid w:val="00105F87"/>
    <w:rsid w:val="00106824"/>
    <w:rsid w:val="00107952"/>
    <w:rsid w:val="001113D5"/>
    <w:rsid w:val="001118FD"/>
    <w:rsid w:val="001131AF"/>
    <w:rsid w:val="001142DB"/>
    <w:rsid w:val="00114D2A"/>
    <w:rsid w:val="001177E7"/>
    <w:rsid w:val="00117C49"/>
    <w:rsid w:val="00122304"/>
    <w:rsid w:val="001233FE"/>
    <w:rsid w:val="0012467F"/>
    <w:rsid w:val="00125FBA"/>
    <w:rsid w:val="0012642B"/>
    <w:rsid w:val="0012645B"/>
    <w:rsid w:val="001271A8"/>
    <w:rsid w:val="00127A89"/>
    <w:rsid w:val="00130205"/>
    <w:rsid w:val="00131CE3"/>
    <w:rsid w:val="00134359"/>
    <w:rsid w:val="00135A45"/>
    <w:rsid w:val="00135B3D"/>
    <w:rsid w:val="00135F5E"/>
    <w:rsid w:val="0013680B"/>
    <w:rsid w:val="0013695F"/>
    <w:rsid w:val="00137577"/>
    <w:rsid w:val="00140061"/>
    <w:rsid w:val="00141A22"/>
    <w:rsid w:val="001426E0"/>
    <w:rsid w:val="001429BE"/>
    <w:rsid w:val="00145583"/>
    <w:rsid w:val="00145B08"/>
    <w:rsid w:val="001463BE"/>
    <w:rsid w:val="00146A9E"/>
    <w:rsid w:val="00146E5F"/>
    <w:rsid w:val="00150AC5"/>
    <w:rsid w:val="0015130B"/>
    <w:rsid w:val="00151BC8"/>
    <w:rsid w:val="001541F0"/>
    <w:rsid w:val="00154A1B"/>
    <w:rsid w:val="001556B6"/>
    <w:rsid w:val="001566DF"/>
    <w:rsid w:val="00160632"/>
    <w:rsid w:val="00162E1C"/>
    <w:rsid w:val="00163D5E"/>
    <w:rsid w:val="0016412D"/>
    <w:rsid w:val="00164DD3"/>
    <w:rsid w:val="0016503D"/>
    <w:rsid w:val="00165589"/>
    <w:rsid w:val="001659C7"/>
    <w:rsid w:val="00166F20"/>
    <w:rsid w:val="00167F99"/>
    <w:rsid w:val="00171605"/>
    <w:rsid w:val="0017295A"/>
    <w:rsid w:val="00176071"/>
    <w:rsid w:val="00177FE6"/>
    <w:rsid w:val="001810F0"/>
    <w:rsid w:val="001834B7"/>
    <w:rsid w:val="0018599E"/>
    <w:rsid w:val="00186A47"/>
    <w:rsid w:val="001874FF"/>
    <w:rsid w:val="00190188"/>
    <w:rsid w:val="0019031E"/>
    <w:rsid w:val="00190BEC"/>
    <w:rsid w:val="00191FAF"/>
    <w:rsid w:val="001924B5"/>
    <w:rsid w:val="00194343"/>
    <w:rsid w:val="00194698"/>
    <w:rsid w:val="00195455"/>
    <w:rsid w:val="00196740"/>
    <w:rsid w:val="0019747A"/>
    <w:rsid w:val="001977CD"/>
    <w:rsid w:val="001A0B9C"/>
    <w:rsid w:val="001A1023"/>
    <w:rsid w:val="001A2DED"/>
    <w:rsid w:val="001A4160"/>
    <w:rsid w:val="001A62E5"/>
    <w:rsid w:val="001A633E"/>
    <w:rsid w:val="001B1183"/>
    <w:rsid w:val="001B2734"/>
    <w:rsid w:val="001B3FC0"/>
    <w:rsid w:val="001B6E02"/>
    <w:rsid w:val="001B701F"/>
    <w:rsid w:val="001B7D91"/>
    <w:rsid w:val="001B7E14"/>
    <w:rsid w:val="001C0F2C"/>
    <w:rsid w:val="001C0FC9"/>
    <w:rsid w:val="001C1121"/>
    <w:rsid w:val="001C324C"/>
    <w:rsid w:val="001C486E"/>
    <w:rsid w:val="001C5E2C"/>
    <w:rsid w:val="001C63A2"/>
    <w:rsid w:val="001C6ED6"/>
    <w:rsid w:val="001D02BD"/>
    <w:rsid w:val="001D2517"/>
    <w:rsid w:val="001D2B34"/>
    <w:rsid w:val="001D2D77"/>
    <w:rsid w:val="001D315A"/>
    <w:rsid w:val="001D3B18"/>
    <w:rsid w:val="001D52EA"/>
    <w:rsid w:val="001D6E3B"/>
    <w:rsid w:val="001D6EE1"/>
    <w:rsid w:val="001D7581"/>
    <w:rsid w:val="001D7BE9"/>
    <w:rsid w:val="001E0531"/>
    <w:rsid w:val="001E1FF0"/>
    <w:rsid w:val="001E2D73"/>
    <w:rsid w:val="001E4161"/>
    <w:rsid w:val="001E64F9"/>
    <w:rsid w:val="001E6E7F"/>
    <w:rsid w:val="001E7E92"/>
    <w:rsid w:val="001F2C0B"/>
    <w:rsid w:val="001F30A9"/>
    <w:rsid w:val="001F3E87"/>
    <w:rsid w:val="001F4732"/>
    <w:rsid w:val="001F5715"/>
    <w:rsid w:val="001F59B4"/>
    <w:rsid w:val="001F61E9"/>
    <w:rsid w:val="00200784"/>
    <w:rsid w:val="00201092"/>
    <w:rsid w:val="00202F4B"/>
    <w:rsid w:val="002033AE"/>
    <w:rsid w:val="0020361E"/>
    <w:rsid w:val="00205AEB"/>
    <w:rsid w:val="00206C6F"/>
    <w:rsid w:val="0021031C"/>
    <w:rsid w:val="002108E7"/>
    <w:rsid w:val="0021393A"/>
    <w:rsid w:val="00216B69"/>
    <w:rsid w:val="002175B9"/>
    <w:rsid w:val="00221DC8"/>
    <w:rsid w:val="00226473"/>
    <w:rsid w:val="002265E5"/>
    <w:rsid w:val="00226830"/>
    <w:rsid w:val="00226C64"/>
    <w:rsid w:val="00227875"/>
    <w:rsid w:val="002311C0"/>
    <w:rsid w:val="00231240"/>
    <w:rsid w:val="00231D98"/>
    <w:rsid w:val="00232D76"/>
    <w:rsid w:val="00232FB0"/>
    <w:rsid w:val="002342C5"/>
    <w:rsid w:val="00237618"/>
    <w:rsid w:val="00241E5F"/>
    <w:rsid w:val="00242EF7"/>
    <w:rsid w:val="00243EC8"/>
    <w:rsid w:val="00246E93"/>
    <w:rsid w:val="002470C1"/>
    <w:rsid w:val="00247277"/>
    <w:rsid w:val="00250A1C"/>
    <w:rsid w:val="00250F04"/>
    <w:rsid w:val="00251AD2"/>
    <w:rsid w:val="00253300"/>
    <w:rsid w:val="0025443B"/>
    <w:rsid w:val="00254C58"/>
    <w:rsid w:val="00255DF3"/>
    <w:rsid w:val="0025621B"/>
    <w:rsid w:val="00256538"/>
    <w:rsid w:val="00256783"/>
    <w:rsid w:val="00257C9F"/>
    <w:rsid w:val="0026030F"/>
    <w:rsid w:val="002613A8"/>
    <w:rsid w:val="00261726"/>
    <w:rsid w:val="00261827"/>
    <w:rsid w:val="00263DB7"/>
    <w:rsid w:val="00264590"/>
    <w:rsid w:val="002648B0"/>
    <w:rsid w:val="0026649D"/>
    <w:rsid w:val="00267FAD"/>
    <w:rsid w:val="00273AC4"/>
    <w:rsid w:val="002742D6"/>
    <w:rsid w:val="0027676C"/>
    <w:rsid w:val="00276F8C"/>
    <w:rsid w:val="00276FC4"/>
    <w:rsid w:val="0028088E"/>
    <w:rsid w:val="00280F28"/>
    <w:rsid w:val="00281124"/>
    <w:rsid w:val="00281954"/>
    <w:rsid w:val="00282638"/>
    <w:rsid w:val="00284673"/>
    <w:rsid w:val="002872DE"/>
    <w:rsid w:val="00287989"/>
    <w:rsid w:val="00290699"/>
    <w:rsid w:val="002A01E9"/>
    <w:rsid w:val="002A1393"/>
    <w:rsid w:val="002A40A7"/>
    <w:rsid w:val="002A528D"/>
    <w:rsid w:val="002A79FA"/>
    <w:rsid w:val="002B21CB"/>
    <w:rsid w:val="002B255A"/>
    <w:rsid w:val="002B2A33"/>
    <w:rsid w:val="002B3043"/>
    <w:rsid w:val="002B46A3"/>
    <w:rsid w:val="002B6915"/>
    <w:rsid w:val="002C010E"/>
    <w:rsid w:val="002C0A52"/>
    <w:rsid w:val="002C0F6D"/>
    <w:rsid w:val="002C3067"/>
    <w:rsid w:val="002C4213"/>
    <w:rsid w:val="002C6F5C"/>
    <w:rsid w:val="002C7ACD"/>
    <w:rsid w:val="002C7E0E"/>
    <w:rsid w:val="002D1E33"/>
    <w:rsid w:val="002D2C6B"/>
    <w:rsid w:val="002D2F39"/>
    <w:rsid w:val="002D511D"/>
    <w:rsid w:val="002D51B1"/>
    <w:rsid w:val="002D6203"/>
    <w:rsid w:val="002D6368"/>
    <w:rsid w:val="002D71B1"/>
    <w:rsid w:val="002E02A8"/>
    <w:rsid w:val="002E26AA"/>
    <w:rsid w:val="002E2791"/>
    <w:rsid w:val="002E3B6D"/>
    <w:rsid w:val="002E3E33"/>
    <w:rsid w:val="002E40D2"/>
    <w:rsid w:val="002E5352"/>
    <w:rsid w:val="002E5923"/>
    <w:rsid w:val="002E7605"/>
    <w:rsid w:val="002F0AF4"/>
    <w:rsid w:val="002F0EE1"/>
    <w:rsid w:val="002F40BE"/>
    <w:rsid w:val="002F650E"/>
    <w:rsid w:val="002F65DA"/>
    <w:rsid w:val="002F6CE8"/>
    <w:rsid w:val="002F73EA"/>
    <w:rsid w:val="002F782A"/>
    <w:rsid w:val="002F7991"/>
    <w:rsid w:val="003001E5"/>
    <w:rsid w:val="003039A4"/>
    <w:rsid w:val="00303CEF"/>
    <w:rsid w:val="00305723"/>
    <w:rsid w:val="00307D0D"/>
    <w:rsid w:val="00310FDC"/>
    <w:rsid w:val="00311023"/>
    <w:rsid w:val="003113AF"/>
    <w:rsid w:val="00312C57"/>
    <w:rsid w:val="00313CA2"/>
    <w:rsid w:val="00315526"/>
    <w:rsid w:val="0032477F"/>
    <w:rsid w:val="003250E5"/>
    <w:rsid w:val="00325E51"/>
    <w:rsid w:val="003265F7"/>
    <w:rsid w:val="003272D1"/>
    <w:rsid w:val="0032742B"/>
    <w:rsid w:val="003311B8"/>
    <w:rsid w:val="003318E9"/>
    <w:rsid w:val="003321C8"/>
    <w:rsid w:val="003329BB"/>
    <w:rsid w:val="003333B7"/>
    <w:rsid w:val="003344CC"/>
    <w:rsid w:val="00334513"/>
    <w:rsid w:val="00336464"/>
    <w:rsid w:val="0033663B"/>
    <w:rsid w:val="00336FBD"/>
    <w:rsid w:val="00340903"/>
    <w:rsid w:val="00340F45"/>
    <w:rsid w:val="0034118C"/>
    <w:rsid w:val="00342261"/>
    <w:rsid w:val="00343293"/>
    <w:rsid w:val="00343AB2"/>
    <w:rsid w:val="00344F85"/>
    <w:rsid w:val="00345E0C"/>
    <w:rsid w:val="00350B83"/>
    <w:rsid w:val="00350CD4"/>
    <w:rsid w:val="00350FCE"/>
    <w:rsid w:val="003514CC"/>
    <w:rsid w:val="00351AC3"/>
    <w:rsid w:val="0035296F"/>
    <w:rsid w:val="00355225"/>
    <w:rsid w:val="00355533"/>
    <w:rsid w:val="0035566D"/>
    <w:rsid w:val="003571F9"/>
    <w:rsid w:val="00361BD4"/>
    <w:rsid w:val="00362537"/>
    <w:rsid w:val="00363AEB"/>
    <w:rsid w:val="0036417D"/>
    <w:rsid w:val="00364945"/>
    <w:rsid w:val="0036644E"/>
    <w:rsid w:val="00366B26"/>
    <w:rsid w:val="00366BE6"/>
    <w:rsid w:val="003678DD"/>
    <w:rsid w:val="00367C01"/>
    <w:rsid w:val="00367F42"/>
    <w:rsid w:val="003704E2"/>
    <w:rsid w:val="00372B22"/>
    <w:rsid w:val="00374515"/>
    <w:rsid w:val="00375A41"/>
    <w:rsid w:val="003767FB"/>
    <w:rsid w:val="0037742C"/>
    <w:rsid w:val="00377A8B"/>
    <w:rsid w:val="0038049E"/>
    <w:rsid w:val="00381DE9"/>
    <w:rsid w:val="00382CB1"/>
    <w:rsid w:val="0038303E"/>
    <w:rsid w:val="0038376E"/>
    <w:rsid w:val="00384B8A"/>
    <w:rsid w:val="00385567"/>
    <w:rsid w:val="00385CA4"/>
    <w:rsid w:val="00386EF2"/>
    <w:rsid w:val="00390398"/>
    <w:rsid w:val="003921B4"/>
    <w:rsid w:val="0039320A"/>
    <w:rsid w:val="00394090"/>
    <w:rsid w:val="00394DD5"/>
    <w:rsid w:val="00395BA3"/>
    <w:rsid w:val="00397F45"/>
    <w:rsid w:val="003A16FF"/>
    <w:rsid w:val="003A1E7E"/>
    <w:rsid w:val="003A2792"/>
    <w:rsid w:val="003A3210"/>
    <w:rsid w:val="003A5603"/>
    <w:rsid w:val="003A7809"/>
    <w:rsid w:val="003A7D11"/>
    <w:rsid w:val="003B0068"/>
    <w:rsid w:val="003B0E79"/>
    <w:rsid w:val="003B0ED6"/>
    <w:rsid w:val="003B1C49"/>
    <w:rsid w:val="003B56CE"/>
    <w:rsid w:val="003B6A55"/>
    <w:rsid w:val="003B7AEF"/>
    <w:rsid w:val="003C0B4C"/>
    <w:rsid w:val="003C435F"/>
    <w:rsid w:val="003C5CCB"/>
    <w:rsid w:val="003C7C8B"/>
    <w:rsid w:val="003C7E39"/>
    <w:rsid w:val="003D00E4"/>
    <w:rsid w:val="003D3248"/>
    <w:rsid w:val="003D41C0"/>
    <w:rsid w:val="003D46CE"/>
    <w:rsid w:val="003D68F8"/>
    <w:rsid w:val="003D7084"/>
    <w:rsid w:val="003D790C"/>
    <w:rsid w:val="003E180D"/>
    <w:rsid w:val="003E2011"/>
    <w:rsid w:val="003F07FB"/>
    <w:rsid w:val="003F1300"/>
    <w:rsid w:val="003F31E9"/>
    <w:rsid w:val="003F3DCD"/>
    <w:rsid w:val="003F3F8D"/>
    <w:rsid w:val="003F4BAC"/>
    <w:rsid w:val="003F4BCE"/>
    <w:rsid w:val="003F4CE0"/>
    <w:rsid w:val="003F6F91"/>
    <w:rsid w:val="004003A7"/>
    <w:rsid w:val="004019DA"/>
    <w:rsid w:val="00401D93"/>
    <w:rsid w:val="004026E1"/>
    <w:rsid w:val="004039CE"/>
    <w:rsid w:val="0040533E"/>
    <w:rsid w:val="004105FD"/>
    <w:rsid w:val="004163F2"/>
    <w:rsid w:val="00417E60"/>
    <w:rsid w:val="00421134"/>
    <w:rsid w:val="004261A5"/>
    <w:rsid w:val="0042641C"/>
    <w:rsid w:val="0042670A"/>
    <w:rsid w:val="00430AF9"/>
    <w:rsid w:val="00432DB7"/>
    <w:rsid w:val="00432FBC"/>
    <w:rsid w:val="00433432"/>
    <w:rsid w:val="00433CA7"/>
    <w:rsid w:val="00435F3F"/>
    <w:rsid w:val="00442083"/>
    <w:rsid w:val="00442A10"/>
    <w:rsid w:val="00444D83"/>
    <w:rsid w:val="00445BB6"/>
    <w:rsid w:val="00446270"/>
    <w:rsid w:val="0044676E"/>
    <w:rsid w:val="00452110"/>
    <w:rsid w:val="00452E8A"/>
    <w:rsid w:val="00453D51"/>
    <w:rsid w:val="00454839"/>
    <w:rsid w:val="0045645A"/>
    <w:rsid w:val="00456676"/>
    <w:rsid w:val="00456749"/>
    <w:rsid w:val="00456E7E"/>
    <w:rsid w:val="0045715C"/>
    <w:rsid w:val="0046086B"/>
    <w:rsid w:val="00460F6D"/>
    <w:rsid w:val="00462473"/>
    <w:rsid w:val="004624C2"/>
    <w:rsid w:val="004643E4"/>
    <w:rsid w:val="00465459"/>
    <w:rsid w:val="00465B3B"/>
    <w:rsid w:val="00466950"/>
    <w:rsid w:val="00466B9C"/>
    <w:rsid w:val="00466C9C"/>
    <w:rsid w:val="00466CF8"/>
    <w:rsid w:val="00471956"/>
    <w:rsid w:val="0047322B"/>
    <w:rsid w:val="004733C5"/>
    <w:rsid w:val="00473679"/>
    <w:rsid w:val="00473C22"/>
    <w:rsid w:val="00473D8B"/>
    <w:rsid w:val="00475C15"/>
    <w:rsid w:val="004762EC"/>
    <w:rsid w:val="00476569"/>
    <w:rsid w:val="00477F79"/>
    <w:rsid w:val="00481C46"/>
    <w:rsid w:val="00486C67"/>
    <w:rsid w:val="0049069F"/>
    <w:rsid w:val="00491349"/>
    <w:rsid w:val="004945E4"/>
    <w:rsid w:val="00495514"/>
    <w:rsid w:val="00495790"/>
    <w:rsid w:val="00495F81"/>
    <w:rsid w:val="00496B01"/>
    <w:rsid w:val="004970F7"/>
    <w:rsid w:val="004A0140"/>
    <w:rsid w:val="004A126D"/>
    <w:rsid w:val="004A1416"/>
    <w:rsid w:val="004A14FF"/>
    <w:rsid w:val="004A5868"/>
    <w:rsid w:val="004A7B6A"/>
    <w:rsid w:val="004B09D8"/>
    <w:rsid w:val="004B0E65"/>
    <w:rsid w:val="004B1F50"/>
    <w:rsid w:val="004B210D"/>
    <w:rsid w:val="004B2120"/>
    <w:rsid w:val="004B226F"/>
    <w:rsid w:val="004B4028"/>
    <w:rsid w:val="004B5786"/>
    <w:rsid w:val="004B7090"/>
    <w:rsid w:val="004C286D"/>
    <w:rsid w:val="004C3F4D"/>
    <w:rsid w:val="004C43E4"/>
    <w:rsid w:val="004C546B"/>
    <w:rsid w:val="004C5E44"/>
    <w:rsid w:val="004D19CE"/>
    <w:rsid w:val="004D2F7D"/>
    <w:rsid w:val="004D49A0"/>
    <w:rsid w:val="004D7933"/>
    <w:rsid w:val="004E0698"/>
    <w:rsid w:val="004E0875"/>
    <w:rsid w:val="004E0E17"/>
    <w:rsid w:val="004E34DA"/>
    <w:rsid w:val="004E4AD6"/>
    <w:rsid w:val="004E6096"/>
    <w:rsid w:val="004F1005"/>
    <w:rsid w:val="004F178C"/>
    <w:rsid w:val="004F577E"/>
    <w:rsid w:val="004F6C29"/>
    <w:rsid w:val="004F72E4"/>
    <w:rsid w:val="00502115"/>
    <w:rsid w:val="00503227"/>
    <w:rsid w:val="00503ED7"/>
    <w:rsid w:val="0050612E"/>
    <w:rsid w:val="0050685D"/>
    <w:rsid w:val="00506872"/>
    <w:rsid w:val="00506E4C"/>
    <w:rsid w:val="00507806"/>
    <w:rsid w:val="005114DC"/>
    <w:rsid w:val="0051169E"/>
    <w:rsid w:val="00514D6D"/>
    <w:rsid w:val="005169F6"/>
    <w:rsid w:val="00517A69"/>
    <w:rsid w:val="00520AD2"/>
    <w:rsid w:val="005214C5"/>
    <w:rsid w:val="00521F70"/>
    <w:rsid w:val="00522D83"/>
    <w:rsid w:val="005244C2"/>
    <w:rsid w:val="00524734"/>
    <w:rsid w:val="00524C25"/>
    <w:rsid w:val="00526385"/>
    <w:rsid w:val="00526C51"/>
    <w:rsid w:val="00527D08"/>
    <w:rsid w:val="00530A1C"/>
    <w:rsid w:val="005319F5"/>
    <w:rsid w:val="00531AA8"/>
    <w:rsid w:val="00531BC9"/>
    <w:rsid w:val="00533067"/>
    <w:rsid w:val="00534468"/>
    <w:rsid w:val="00535273"/>
    <w:rsid w:val="00536888"/>
    <w:rsid w:val="005369B5"/>
    <w:rsid w:val="00537FBA"/>
    <w:rsid w:val="005403D4"/>
    <w:rsid w:val="00540547"/>
    <w:rsid w:val="00540C7E"/>
    <w:rsid w:val="00541A86"/>
    <w:rsid w:val="00541C64"/>
    <w:rsid w:val="00542113"/>
    <w:rsid w:val="0054253C"/>
    <w:rsid w:val="00543A22"/>
    <w:rsid w:val="00544512"/>
    <w:rsid w:val="00546481"/>
    <w:rsid w:val="0054673F"/>
    <w:rsid w:val="0054777A"/>
    <w:rsid w:val="00547EE2"/>
    <w:rsid w:val="00550020"/>
    <w:rsid w:val="00551AB4"/>
    <w:rsid w:val="00552E55"/>
    <w:rsid w:val="0055655A"/>
    <w:rsid w:val="005575EA"/>
    <w:rsid w:val="00557C33"/>
    <w:rsid w:val="00561AEB"/>
    <w:rsid w:val="005636ED"/>
    <w:rsid w:val="00565F4A"/>
    <w:rsid w:val="00566523"/>
    <w:rsid w:val="00566525"/>
    <w:rsid w:val="00570E11"/>
    <w:rsid w:val="00571835"/>
    <w:rsid w:val="00571CFE"/>
    <w:rsid w:val="0057238E"/>
    <w:rsid w:val="0057301F"/>
    <w:rsid w:val="0057381D"/>
    <w:rsid w:val="00573FB9"/>
    <w:rsid w:val="00574D4D"/>
    <w:rsid w:val="0057585A"/>
    <w:rsid w:val="005767E0"/>
    <w:rsid w:val="0057708D"/>
    <w:rsid w:val="005774CF"/>
    <w:rsid w:val="005803B9"/>
    <w:rsid w:val="00580DF9"/>
    <w:rsid w:val="00584ED6"/>
    <w:rsid w:val="005851F2"/>
    <w:rsid w:val="005902F7"/>
    <w:rsid w:val="005956D1"/>
    <w:rsid w:val="00595E94"/>
    <w:rsid w:val="00597984"/>
    <w:rsid w:val="005A2616"/>
    <w:rsid w:val="005A4B8E"/>
    <w:rsid w:val="005A51C5"/>
    <w:rsid w:val="005A5C12"/>
    <w:rsid w:val="005A712B"/>
    <w:rsid w:val="005B0564"/>
    <w:rsid w:val="005B0AAC"/>
    <w:rsid w:val="005B1B3B"/>
    <w:rsid w:val="005B210F"/>
    <w:rsid w:val="005B32AC"/>
    <w:rsid w:val="005B43B8"/>
    <w:rsid w:val="005B470D"/>
    <w:rsid w:val="005C4B59"/>
    <w:rsid w:val="005C4F7B"/>
    <w:rsid w:val="005C534F"/>
    <w:rsid w:val="005C54EA"/>
    <w:rsid w:val="005C6054"/>
    <w:rsid w:val="005C74EA"/>
    <w:rsid w:val="005C794D"/>
    <w:rsid w:val="005D13F0"/>
    <w:rsid w:val="005D1BE5"/>
    <w:rsid w:val="005D1CED"/>
    <w:rsid w:val="005D2617"/>
    <w:rsid w:val="005D4047"/>
    <w:rsid w:val="005D4D40"/>
    <w:rsid w:val="005D5240"/>
    <w:rsid w:val="005D59EC"/>
    <w:rsid w:val="005D6FE1"/>
    <w:rsid w:val="005E11C6"/>
    <w:rsid w:val="005E1E8A"/>
    <w:rsid w:val="005E3332"/>
    <w:rsid w:val="005E4E5D"/>
    <w:rsid w:val="005E7230"/>
    <w:rsid w:val="005F1E38"/>
    <w:rsid w:val="005F3D96"/>
    <w:rsid w:val="005F67F3"/>
    <w:rsid w:val="005F7AD8"/>
    <w:rsid w:val="0060192C"/>
    <w:rsid w:val="00602F41"/>
    <w:rsid w:val="0060391C"/>
    <w:rsid w:val="00603E08"/>
    <w:rsid w:val="0060472E"/>
    <w:rsid w:val="006065A3"/>
    <w:rsid w:val="00606C4B"/>
    <w:rsid w:val="00611688"/>
    <w:rsid w:val="006126C0"/>
    <w:rsid w:val="00613599"/>
    <w:rsid w:val="0061389D"/>
    <w:rsid w:val="00613B8B"/>
    <w:rsid w:val="00614022"/>
    <w:rsid w:val="00614069"/>
    <w:rsid w:val="00615F06"/>
    <w:rsid w:val="00617269"/>
    <w:rsid w:val="0062351E"/>
    <w:rsid w:val="00623EBC"/>
    <w:rsid w:val="00624DF3"/>
    <w:rsid w:val="00624F63"/>
    <w:rsid w:val="00625B41"/>
    <w:rsid w:val="0062734A"/>
    <w:rsid w:val="006277C5"/>
    <w:rsid w:val="00627997"/>
    <w:rsid w:val="00627F24"/>
    <w:rsid w:val="00631179"/>
    <w:rsid w:val="00631D4A"/>
    <w:rsid w:val="00633C3B"/>
    <w:rsid w:val="006351B9"/>
    <w:rsid w:val="0063559F"/>
    <w:rsid w:val="00637130"/>
    <w:rsid w:val="0063748A"/>
    <w:rsid w:val="0063793D"/>
    <w:rsid w:val="0064058A"/>
    <w:rsid w:val="0064114A"/>
    <w:rsid w:val="00642234"/>
    <w:rsid w:val="0064228A"/>
    <w:rsid w:val="00643981"/>
    <w:rsid w:val="00644142"/>
    <w:rsid w:val="00644816"/>
    <w:rsid w:val="0064568A"/>
    <w:rsid w:val="00645DD0"/>
    <w:rsid w:val="006462CA"/>
    <w:rsid w:val="0064672F"/>
    <w:rsid w:val="006521BE"/>
    <w:rsid w:val="00653363"/>
    <w:rsid w:val="00657451"/>
    <w:rsid w:val="0065772D"/>
    <w:rsid w:val="00661361"/>
    <w:rsid w:val="00661F8E"/>
    <w:rsid w:val="0066248B"/>
    <w:rsid w:val="0066274C"/>
    <w:rsid w:val="006648A3"/>
    <w:rsid w:val="006648E9"/>
    <w:rsid w:val="006705D1"/>
    <w:rsid w:val="00671076"/>
    <w:rsid w:val="0067201A"/>
    <w:rsid w:val="006729CA"/>
    <w:rsid w:val="00674285"/>
    <w:rsid w:val="0067644D"/>
    <w:rsid w:val="00676DB7"/>
    <w:rsid w:val="006772EE"/>
    <w:rsid w:val="006801CB"/>
    <w:rsid w:val="00680D75"/>
    <w:rsid w:val="00680E4F"/>
    <w:rsid w:val="00681C00"/>
    <w:rsid w:val="00687ACF"/>
    <w:rsid w:val="00690007"/>
    <w:rsid w:val="00690F47"/>
    <w:rsid w:val="00691856"/>
    <w:rsid w:val="00691FF6"/>
    <w:rsid w:val="00692B1A"/>
    <w:rsid w:val="00693771"/>
    <w:rsid w:val="0069476B"/>
    <w:rsid w:val="00694B7D"/>
    <w:rsid w:val="00694C9E"/>
    <w:rsid w:val="006959B5"/>
    <w:rsid w:val="00697086"/>
    <w:rsid w:val="00697376"/>
    <w:rsid w:val="00697992"/>
    <w:rsid w:val="006A0061"/>
    <w:rsid w:val="006A051C"/>
    <w:rsid w:val="006A355D"/>
    <w:rsid w:val="006A3D21"/>
    <w:rsid w:val="006A3D35"/>
    <w:rsid w:val="006A5F6F"/>
    <w:rsid w:val="006A6101"/>
    <w:rsid w:val="006B0B60"/>
    <w:rsid w:val="006B0DB4"/>
    <w:rsid w:val="006B30D7"/>
    <w:rsid w:val="006B46AA"/>
    <w:rsid w:val="006B63B9"/>
    <w:rsid w:val="006B7FF1"/>
    <w:rsid w:val="006C048F"/>
    <w:rsid w:val="006C0F20"/>
    <w:rsid w:val="006C196C"/>
    <w:rsid w:val="006C2D8B"/>
    <w:rsid w:val="006C38B0"/>
    <w:rsid w:val="006C6439"/>
    <w:rsid w:val="006C665F"/>
    <w:rsid w:val="006C6FB7"/>
    <w:rsid w:val="006C7672"/>
    <w:rsid w:val="006C7A06"/>
    <w:rsid w:val="006D1384"/>
    <w:rsid w:val="006D3913"/>
    <w:rsid w:val="006D4273"/>
    <w:rsid w:val="006D4C14"/>
    <w:rsid w:val="006D530E"/>
    <w:rsid w:val="006D5FAF"/>
    <w:rsid w:val="006E0134"/>
    <w:rsid w:val="006E0494"/>
    <w:rsid w:val="006E1EF3"/>
    <w:rsid w:val="006E283A"/>
    <w:rsid w:val="006E3A4C"/>
    <w:rsid w:val="006E4CB1"/>
    <w:rsid w:val="006E5159"/>
    <w:rsid w:val="006E53A1"/>
    <w:rsid w:val="006E5F6D"/>
    <w:rsid w:val="006E743A"/>
    <w:rsid w:val="006E77F5"/>
    <w:rsid w:val="006F114C"/>
    <w:rsid w:val="006F11AF"/>
    <w:rsid w:val="006F132C"/>
    <w:rsid w:val="006F2581"/>
    <w:rsid w:val="006F3458"/>
    <w:rsid w:val="006F420E"/>
    <w:rsid w:val="006F5286"/>
    <w:rsid w:val="006F53BD"/>
    <w:rsid w:val="006F5762"/>
    <w:rsid w:val="006F7FC2"/>
    <w:rsid w:val="007001E6"/>
    <w:rsid w:val="00702C97"/>
    <w:rsid w:val="007055C1"/>
    <w:rsid w:val="007057E5"/>
    <w:rsid w:val="00706854"/>
    <w:rsid w:val="00706CDD"/>
    <w:rsid w:val="00710021"/>
    <w:rsid w:val="007156BE"/>
    <w:rsid w:val="0071575E"/>
    <w:rsid w:val="007178DF"/>
    <w:rsid w:val="00717CDF"/>
    <w:rsid w:val="00717E81"/>
    <w:rsid w:val="0072035E"/>
    <w:rsid w:val="00721328"/>
    <w:rsid w:val="00722C2A"/>
    <w:rsid w:val="00723A9A"/>
    <w:rsid w:val="00723FCB"/>
    <w:rsid w:val="0072457E"/>
    <w:rsid w:val="00724689"/>
    <w:rsid w:val="00724D64"/>
    <w:rsid w:val="00724DEC"/>
    <w:rsid w:val="00725F49"/>
    <w:rsid w:val="00726DA0"/>
    <w:rsid w:val="0072794A"/>
    <w:rsid w:val="00727ABC"/>
    <w:rsid w:val="00727E6C"/>
    <w:rsid w:val="007303D6"/>
    <w:rsid w:val="007311BA"/>
    <w:rsid w:val="00731347"/>
    <w:rsid w:val="00731CC3"/>
    <w:rsid w:val="00734D86"/>
    <w:rsid w:val="00735760"/>
    <w:rsid w:val="007357C8"/>
    <w:rsid w:val="00735AC3"/>
    <w:rsid w:val="007367CA"/>
    <w:rsid w:val="007373A5"/>
    <w:rsid w:val="00737510"/>
    <w:rsid w:val="00741947"/>
    <w:rsid w:val="00741B5E"/>
    <w:rsid w:val="007439D0"/>
    <w:rsid w:val="007441F6"/>
    <w:rsid w:val="00750A7F"/>
    <w:rsid w:val="00750D38"/>
    <w:rsid w:val="00750FA0"/>
    <w:rsid w:val="0075294E"/>
    <w:rsid w:val="00753139"/>
    <w:rsid w:val="00756922"/>
    <w:rsid w:val="00760F10"/>
    <w:rsid w:val="00761B2E"/>
    <w:rsid w:val="00762588"/>
    <w:rsid w:val="00763C14"/>
    <w:rsid w:val="00763D04"/>
    <w:rsid w:val="007644F4"/>
    <w:rsid w:val="007650F1"/>
    <w:rsid w:val="007661D4"/>
    <w:rsid w:val="007704DF"/>
    <w:rsid w:val="00770782"/>
    <w:rsid w:val="007739F1"/>
    <w:rsid w:val="00775411"/>
    <w:rsid w:val="007758E3"/>
    <w:rsid w:val="0077730A"/>
    <w:rsid w:val="00777E0A"/>
    <w:rsid w:val="007812DC"/>
    <w:rsid w:val="0078184A"/>
    <w:rsid w:val="00785750"/>
    <w:rsid w:val="00785BAC"/>
    <w:rsid w:val="00785D13"/>
    <w:rsid w:val="0078744E"/>
    <w:rsid w:val="00787C64"/>
    <w:rsid w:val="00790C36"/>
    <w:rsid w:val="00790D2F"/>
    <w:rsid w:val="0079139B"/>
    <w:rsid w:val="00791944"/>
    <w:rsid w:val="00793B3F"/>
    <w:rsid w:val="00794605"/>
    <w:rsid w:val="00796B96"/>
    <w:rsid w:val="007A06AE"/>
    <w:rsid w:val="007A13B1"/>
    <w:rsid w:val="007A1989"/>
    <w:rsid w:val="007A1A67"/>
    <w:rsid w:val="007A37F1"/>
    <w:rsid w:val="007A3C9F"/>
    <w:rsid w:val="007A3E79"/>
    <w:rsid w:val="007A6A4D"/>
    <w:rsid w:val="007A6A6A"/>
    <w:rsid w:val="007A6BB4"/>
    <w:rsid w:val="007A7990"/>
    <w:rsid w:val="007A7F3C"/>
    <w:rsid w:val="007B25B7"/>
    <w:rsid w:val="007B2B7D"/>
    <w:rsid w:val="007B5DB5"/>
    <w:rsid w:val="007B5E08"/>
    <w:rsid w:val="007B714B"/>
    <w:rsid w:val="007C0B25"/>
    <w:rsid w:val="007C3E25"/>
    <w:rsid w:val="007C619F"/>
    <w:rsid w:val="007C67D6"/>
    <w:rsid w:val="007C687D"/>
    <w:rsid w:val="007C73C0"/>
    <w:rsid w:val="007C7C0E"/>
    <w:rsid w:val="007D0533"/>
    <w:rsid w:val="007D2457"/>
    <w:rsid w:val="007D289D"/>
    <w:rsid w:val="007D3A4D"/>
    <w:rsid w:val="007D3F9E"/>
    <w:rsid w:val="007D415D"/>
    <w:rsid w:val="007D4F43"/>
    <w:rsid w:val="007D54FA"/>
    <w:rsid w:val="007D7FF7"/>
    <w:rsid w:val="007E0618"/>
    <w:rsid w:val="007E111E"/>
    <w:rsid w:val="007E5175"/>
    <w:rsid w:val="007E5C79"/>
    <w:rsid w:val="007E5F66"/>
    <w:rsid w:val="007E653F"/>
    <w:rsid w:val="007E6FD0"/>
    <w:rsid w:val="007E77FB"/>
    <w:rsid w:val="007E7A0B"/>
    <w:rsid w:val="007F0A23"/>
    <w:rsid w:val="007F2011"/>
    <w:rsid w:val="007F42FB"/>
    <w:rsid w:val="007F4C78"/>
    <w:rsid w:val="007F5BAA"/>
    <w:rsid w:val="007F60FB"/>
    <w:rsid w:val="007F6527"/>
    <w:rsid w:val="00800049"/>
    <w:rsid w:val="008057D8"/>
    <w:rsid w:val="00806B53"/>
    <w:rsid w:val="00810DC0"/>
    <w:rsid w:val="00812189"/>
    <w:rsid w:val="0081288C"/>
    <w:rsid w:val="0081381E"/>
    <w:rsid w:val="00813F37"/>
    <w:rsid w:val="008147F4"/>
    <w:rsid w:val="008165D4"/>
    <w:rsid w:val="00817285"/>
    <w:rsid w:val="008175B8"/>
    <w:rsid w:val="00823653"/>
    <w:rsid w:val="00824384"/>
    <w:rsid w:val="00826280"/>
    <w:rsid w:val="00826E70"/>
    <w:rsid w:val="0082708F"/>
    <w:rsid w:val="008277A8"/>
    <w:rsid w:val="00830E86"/>
    <w:rsid w:val="00832FEE"/>
    <w:rsid w:val="00835779"/>
    <w:rsid w:val="008368B4"/>
    <w:rsid w:val="0083734A"/>
    <w:rsid w:val="00837DE8"/>
    <w:rsid w:val="008409C4"/>
    <w:rsid w:val="00840EBD"/>
    <w:rsid w:val="00842B37"/>
    <w:rsid w:val="008432D3"/>
    <w:rsid w:val="008438F1"/>
    <w:rsid w:val="00845262"/>
    <w:rsid w:val="008452DC"/>
    <w:rsid w:val="0084664A"/>
    <w:rsid w:val="00847310"/>
    <w:rsid w:val="00847412"/>
    <w:rsid w:val="00852433"/>
    <w:rsid w:val="00854265"/>
    <w:rsid w:val="0085469E"/>
    <w:rsid w:val="00854BBE"/>
    <w:rsid w:val="00854FB8"/>
    <w:rsid w:val="00857C23"/>
    <w:rsid w:val="00861D6F"/>
    <w:rsid w:val="00862AA3"/>
    <w:rsid w:val="008633F3"/>
    <w:rsid w:val="0086469B"/>
    <w:rsid w:val="00864A5B"/>
    <w:rsid w:val="008668C9"/>
    <w:rsid w:val="0087096B"/>
    <w:rsid w:val="008716CE"/>
    <w:rsid w:val="008735B9"/>
    <w:rsid w:val="00873F5F"/>
    <w:rsid w:val="00874633"/>
    <w:rsid w:val="0087597E"/>
    <w:rsid w:val="00875EF8"/>
    <w:rsid w:val="00877D11"/>
    <w:rsid w:val="00880E69"/>
    <w:rsid w:val="0088163E"/>
    <w:rsid w:val="00881797"/>
    <w:rsid w:val="0088276E"/>
    <w:rsid w:val="00883887"/>
    <w:rsid w:val="008839EB"/>
    <w:rsid w:val="0088487F"/>
    <w:rsid w:val="008849C9"/>
    <w:rsid w:val="0088512E"/>
    <w:rsid w:val="00886FFD"/>
    <w:rsid w:val="00890C1E"/>
    <w:rsid w:val="0089172B"/>
    <w:rsid w:val="00893FAE"/>
    <w:rsid w:val="00895065"/>
    <w:rsid w:val="00895A3D"/>
    <w:rsid w:val="00895CBD"/>
    <w:rsid w:val="00896F19"/>
    <w:rsid w:val="0089785A"/>
    <w:rsid w:val="0089791A"/>
    <w:rsid w:val="008A1606"/>
    <w:rsid w:val="008A311A"/>
    <w:rsid w:val="008A3A96"/>
    <w:rsid w:val="008A5ADB"/>
    <w:rsid w:val="008A6022"/>
    <w:rsid w:val="008A6284"/>
    <w:rsid w:val="008A6C3E"/>
    <w:rsid w:val="008A6ECD"/>
    <w:rsid w:val="008A7A88"/>
    <w:rsid w:val="008B04FC"/>
    <w:rsid w:val="008B0FBC"/>
    <w:rsid w:val="008B18D6"/>
    <w:rsid w:val="008B4F5B"/>
    <w:rsid w:val="008B7F2D"/>
    <w:rsid w:val="008C24E5"/>
    <w:rsid w:val="008C3C19"/>
    <w:rsid w:val="008C3FA3"/>
    <w:rsid w:val="008C482E"/>
    <w:rsid w:val="008C49EB"/>
    <w:rsid w:val="008C53D9"/>
    <w:rsid w:val="008C561D"/>
    <w:rsid w:val="008C6F87"/>
    <w:rsid w:val="008D001E"/>
    <w:rsid w:val="008D186D"/>
    <w:rsid w:val="008D2349"/>
    <w:rsid w:val="008D28BD"/>
    <w:rsid w:val="008D334E"/>
    <w:rsid w:val="008D42F4"/>
    <w:rsid w:val="008D46CC"/>
    <w:rsid w:val="008D4AE1"/>
    <w:rsid w:val="008D5152"/>
    <w:rsid w:val="008D60D6"/>
    <w:rsid w:val="008E009D"/>
    <w:rsid w:val="008E3638"/>
    <w:rsid w:val="008E4A1D"/>
    <w:rsid w:val="008E5505"/>
    <w:rsid w:val="008E57FF"/>
    <w:rsid w:val="008F09FD"/>
    <w:rsid w:val="008F207A"/>
    <w:rsid w:val="008F55E6"/>
    <w:rsid w:val="0090001F"/>
    <w:rsid w:val="00900FAD"/>
    <w:rsid w:val="00900FF7"/>
    <w:rsid w:val="00902A50"/>
    <w:rsid w:val="00902D4F"/>
    <w:rsid w:val="009032B7"/>
    <w:rsid w:val="009035AC"/>
    <w:rsid w:val="009036FE"/>
    <w:rsid w:val="0090654B"/>
    <w:rsid w:val="009135C0"/>
    <w:rsid w:val="00913B91"/>
    <w:rsid w:val="00914296"/>
    <w:rsid w:val="009166F1"/>
    <w:rsid w:val="009168E8"/>
    <w:rsid w:val="00917D01"/>
    <w:rsid w:val="00920102"/>
    <w:rsid w:val="00926B62"/>
    <w:rsid w:val="009270A4"/>
    <w:rsid w:val="00932569"/>
    <w:rsid w:val="00932634"/>
    <w:rsid w:val="00933945"/>
    <w:rsid w:val="00933ED8"/>
    <w:rsid w:val="009345F1"/>
    <w:rsid w:val="00935D41"/>
    <w:rsid w:val="009364E0"/>
    <w:rsid w:val="0094147F"/>
    <w:rsid w:val="0094184B"/>
    <w:rsid w:val="00946052"/>
    <w:rsid w:val="009467ED"/>
    <w:rsid w:val="00947340"/>
    <w:rsid w:val="00947CCD"/>
    <w:rsid w:val="009505BC"/>
    <w:rsid w:val="0095282C"/>
    <w:rsid w:val="00953EDF"/>
    <w:rsid w:val="00955C83"/>
    <w:rsid w:val="00955CE4"/>
    <w:rsid w:val="00955D39"/>
    <w:rsid w:val="00957112"/>
    <w:rsid w:val="00957C77"/>
    <w:rsid w:val="009608B5"/>
    <w:rsid w:val="00960B30"/>
    <w:rsid w:val="00960D4C"/>
    <w:rsid w:val="00961529"/>
    <w:rsid w:val="00962049"/>
    <w:rsid w:val="00963216"/>
    <w:rsid w:val="00965885"/>
    <w:rsid w:val="009666D4"/>
    <w:rsid w:val="009675F5"/>
    <w:rsid w:val="00972E30"/>
    <w:rsid w:val="00973643"/>
    <w:rsid w:val="00974B22"/>
    <w:rsid w:val="00976DEB"/>
    <w:rsid w:val="00977C37"/>
    <w:rsid w:val="009831B4"/>
    <w:rsid w:val="00983881"/>
    <w:rsid w:val="00983B67"/>
    <w:rsid w:val="00985522"/>
    <w:rsid w:val="00985E31"/>
    <w:rsid w:val="0098799A"/>
    <w:rsid w:val="0099051F"/>
    <w:rsid w:val="00990B8B"/>
    <w:rsid w:val="00990CEE"/>
    <w:rsid w:val="00990DD5"/>
    <w:rsid w:val="009913AE"/>
    <w:rsid w:val="00994CF2"/>
    <w:rsid w:val="009975E5"/>
    <w:rsid w:val="009A0331"/>
    <w:rsid w:val="009A21DF"/>
    <w:rsid w:val="009A3246"/>
    <w:rsid w:val="009A3B10"/>
    <w:rsid w:val="009A3EC0"/>
    <w:rsid w:val="009A48B4"/>
    <w:rsid w:val="009A54D5"/>
    <w:rsid w:val="009A5C6E"/>
    <w:rsid w:val="009B413D"/>
    <w:rsid w:val="009B4912"/>
    <w:rsid w:val="009B4BF9"/>
    <w:rsid w:val="009B567A"/>
    <w:rsid w:val="009B5E1F"/>
    <w:rsid w:val="009B729F"/>
    <w:rsid w:val="009C0D24"/>
    <w:rsid w:val="009C0D9C"/>
    <w:rsid w:val="009C1F87"/>
    <w:rsid w:val="009C4420"/>
    <w:rsid w:val="009C6294"/>
    <w:rsid w:val="009C65A5"/>
    <w:rsid w:val="009C756B"/>
    <w:rsid w:val="009C790E"/>
    <w:rsid w:val="009D0315"/>
    <w:rsid w:val="009D0936"/>
    <w:rsid w:val="009D1249"/>
    <w:rsid w:val="009D2A26"/>
    <w:rsid w:val="009D33D2"/>
    <w:rsid w:val="009D3559"/>
    <w:rsid w:val="009D42DA"/>
    <w:rsid w:val="009D54B7"/>
    <w:rsid w:val="009D646B"/>
    <w:rsid w:val="009D6690"/>
    <w:rsid w:val="009D68C1"/>
    <w:rsid w:val="009D6BE4"/>
    <w:rsid w:val="009D70ED"/>
    <w:rsid w:val="009E1C5F"/>
    <w:rsid w:val="009E27CA"/>
    <w:rsid w:val="009E2CB6"/>
    <w:rsid w:val="009E3AFD"/>
    <w:rsid w:val="009E57FF"/>
    <w:rsid w:val="009E6C21"/>
    <w:rsid w:val="009F0D49"/>
    <w:rsid w:val="009F1000"/>
    <w:rsid w:val="009F2233"/>
    <w:rsid w:val="009F30CA"/>
    <w:rsid w:val="009F31D4"/>
    <w:rsid w:val="009F6133"/>
    <w:rsid w:val="00A002E7"/>
    <w:rsid w:val="00A016CE"/>
    <w:rsid w:val="00A02887"/>
    <w:rsid w:val="00A037B1"/>
    <w:rsid w:val="00A0769E"/>
    <w:rsid w:val="00A144DF"/>
    <w:rsid w:val="00A145C1"/>
    <w:rsid w:val="00A1471C"/>
    <w:rsid w:val="00A21683"/>
    <w:rsid w:val="00A21E46"/>
    <w:rsid w:val="00A23E3F"/>
    <w:rsid w:val="00A2455B"/>
    <w:rsid w:val="00A258FE"/>
    <w:rsid w:val="00A2667E"/>
    <w:rsid w:val="00A26DD5"/>
    <w:rsid w:val="00A27934"/>
    <w:rsid w:val="00A27A05"/>
    <w:rsid w:val="00A310D1"/>
    <w:rsid w:val="00A327F1"/>
    <w:rsid w:val="00A332BE"/>
    <w:rsid w:val="00A33EFE"/>
    <w:rsid w:val="00A35051"/>
    <w:rsid w:val="00A35D04"/>
    <w:rsid w:val="00A35FCA"/>
    <w:rsid w:val="00A362BF"/>
    <w:rsid w:val="00A405C0"/>
    <w:rsid w:val="00A40821"/>
    <w:rsid w:val="00A4160E"/>
    <w:rsid w:val="00A41B3D"/>
    <w:rsid w:val="00A42707"/>
    <w:rsid w:val="00A43939"/>
    <w:rsid w:val="00A43A7D"/>
    <w:rsid w:val="00A447B1"/>
    <w:rsid w:val="00A44FA0"/>
    <w:rsid w:val="00A4502C"/>
    <w:rsid w:val="00A45A25"/>
    <w:rsid w:val="00A45CB2"/>
    <w:rsid w:val="00A46BA5"/>
    <w:rsid w:val="00A4789A"/>
    <w:rsid w:val="00A51641"/>
    <w:rsid w:val="00A516C2"/>
    <w:rsid w:val="00A54957"/>
    <w:rsid w:val="00A552BD"/>
    <w:rsid w:val="00A56179"/>
    <w:rsid w:val="00A562C2"/>
    <w:rsid w:val="00A57B09"/>
    <w:rsid w:val="00A6177E"/>
    <w:rsid w:val="00A65E75"/>
    <w:rsid w:val="00A66F4E"/>
    <w:rsid w:val="00A673FA"/>
    <w:rsid w:val="00A674DF"/>
    <w:rsid w:val="00A71143"/>
    <w:rsid w:val="00A72F65"/>
    <w:rsid w:val="00A744A7"/>
    <w:rsid w:val="00A75306"/>
    <w:rsid w:val="00A77562"/>
    <w:rsid w:val="00A7776E"/>
    <w:rsid w:val="00A801D7"/>
    <w:rsid w:val="00A807D6"/>
    <w:rsid w:val="00A8340F"/>
    <w:rsid w:val="00A83628"/>
    <w:rsid w:val="00A84AD4"/>
    <w:rsid w:val="00A85758"/>
    <w:rsid w:val="00A87ABD"/>
    <w:rsid w:val="00A87C20"/>
    <w:rsid w:val="00A87DF9"/>
    <w:rsid w:val="00A90946"/>
    <w:rsid w:val="00A90C62"/>
    <w:rsid w:val="00A90CCE"/>
    <w:rsid w:val="00A915BB"/>
    <w:rsid w:val="00A91B3A"/>
    <w:rsid w:val="00A92CE7"/>
    <w:rsid w:val="00A943C0"/>
    <w:rsid w:val="00A9611F"/>
    <w:rsid w:val="00AA068C"/>
    <w:rsid w:val="00AA2AAB"/>
    <w:rsid w:val="00AA4344"/>
    <w:rsid w:val="00AA508C"/>
    <w:rsid w:val="00AA53E0"/>
    <w:rsid w:val="00AB0AFE"/>
    <w:rsid w:val="00AB2EA8"/>
    <w:rsid w:val="00AB3234"/>
    <w:rsid w:val="00AB3DAE"/>
    <w:rsid w:val="00AB5217"/>
    <w:rsid w:val="00AB6135"/>
    <w:rsid w:val="00AB669A"/>
    <w:rsid w:val="00AC2F37"/>
    <w:rsid w:val="00AC44D0"/>
    <w:rsid w:val="00AC46F0"/>
    <w:rsid w:val="00AC5020"/>
    <w:rsid w:val="00AC7D30"/>
    <w:rsid w:val="00AD0C19"/>
    <w:rsid w:val="00AD484B"/>
    <w:rsid w:val="00AD79C9"/>
    <w:rsid w:val="00AD7EA5"/>
    <w:rsid w:val="00AE036E"/>
    <w:rsid w:val="00AE07F0"/>
    <w:rsid w:val="00AE0B35"/>
    <w:rsid w:val="00AE0F00"/>
    <w:rsid w:val="00AE1E28"/>
    <w:rsid w:val="00AE2841"/>
    <w:rsid w:val="00AE2AC2"/>
    <w:rsid w:val="00AE48D4"/>
    <w:rsid w:val="00AE54C9"/>
    <w:rsid w:val="00AE5D2A"/>
    <w:rsid w:val="00AE66F2"/>
    <w:rsid w:val="00AE78B8"/>
    <w:rsid w:val="00AF1601"/>
    <w:rsid w:val="00AF346E"/>
    <w:rsid w:val="00AF3C30"/>
    <w:rsid w:val="00AF50E1"/>
    <w:rsid w:val="00AF59DB"/>
    <w:rsid w:val="00AF5FB8"/>
    <w:rsid w:val="00AF610C"/>
    <w:rsid w:val="00AF6DAA"/>
    <w:rsid w:val="00B03395"/>
    <w:rsid w:val="00B03E52"/>
    <w:rsid w:val="00B05557"/>
    <w:rsid w:val="00B0586F"/>
    <w:rsid w:val="00B06BA2"/>
    <w:rsid w:val="00B10D90"/>
    <w:rsid w:val="00B1115C"/>
    <w:rsid w:val="00B130DB"/>
    <w:rsid w:val="00B14757"/>
    <w:rsid w:val="00B154F6"/>
    <w:rsid w:val="00B1732D"/>
    <w:rsid w:val="00B17AB4"/>
    <w:rsid w:val="00B207D7"/>
    <w:rsid w:val="00B20EF0"/>
    <w:rsid w:val="00B22DC3"/>
    <w:rsid w:val="00B24779"/>
    <w:rsid w:val="00B2498C"/>
    <w:rsid w:val="00B25E56"/>
    <w:rsid w:val="00B26261"/>
    <w:rsid w:val="00B27FE5"/>
    <w:rsid w:val="00B30241"/>
    <w:rsid w:val="00B3042B"/>
    <w:rsid w:val="00B312B4"/>
    <w:rsid w:val="00B31BE7"/>
    <w:rsid w:val="00B332B3"/>
    <w:rsid w:val="00B337C5"/>
    <w:rsid w:val="00B34DEF"/>
    <w:rsid w:val="00B3686B"/>
    <w:rsid w:val="00B374D5"/>
    <w:rsid w:val="00B37838"/>
    <w:rsid w:val="00B40899"/>
    <w:rsid w:val="00B416F4"/>
    <w:rsid w:val="00B4223A"/>
    <w:rsid w:val="00B4494A"/>
    <w:rsid w:val="00B449F8"/>
    <w:rsid w:val="00B452F2"/>
    <w:rsid w:val="00B45E61"/>
    <w:rsid w:val="00B466CB"/>
    <w:rsid w:val="00B470C9"/>
    <w:rsid w:val="00B508B7"/>
    <w:rsid w:val="00B51AA1"/>
    <w:rsid w:val="00B520F7"/>
    <w:rsid w:val="00B54608"/>
    <w:rsid w:val="00B558CE"/>
    <w:rsid w:val="00B56740"/>
    <w:rsid w:val="00B57AC2"/>
    <w:rsid w:val="00B6082D"/>
    <w:rsid w:val="00B60D9B"/>
    <w:rsid w:val="00B61A07"/>
    <w:rsid w:val="00B61F33"/>
    <w:rsid w:val="00B63967"/>
    <w:rsid w:val="00B66023"/>
    <w:rsid w:val="00B670B1"/>
    <w:rsid w:val="00B679C9"/>
    <w:rsid w:val="00B72572"/>
    <w:rsid w:val="00B750F8"/>
    <w:rsid w:val="00B75C2A"/>
    <w:rsid w:val="00B777D1"/>
    <w:rsid w:val="00B807E1"/>
    <w:rsid w:val="00B81A7F"/>
    <w:rsid w:val="00B823E6"/>
    <w:rsid w:val="00B823FA"/>
    <w:rsid w:val="00B82EDA"/>
    <w:rsid w:val="00B83191"/>
    <w:rsid w:val="00B87B44"/>
    <w:rsid w:val="00B87C85"/>
    <w:rsid w:val="00B91943"/>
    <w:rsid w:val="00B91B33"/>
    <w:rsid w:val="00B91D57"/>
    <w:rsid w:val="00B94DF5"/>
    <w:rsid w:val="00B954C5"/>
    <w:rsid w:val="00B9556B"/>
    <w:rsid w:val="00B95B6E"/>
    <w:rsid w:val="00B968F9"/>
    <w:rsid w:val="00BA0D2E"/>
    <w:rsid w:val="00BA16E9"/>
    <w:rsid w:val="00BA1D7C"/>
    <w:rsid w:val="00BA3AF5"/>
    <w:rsid w:val="00BA4C50"/>
    <w:rsid w:val="00BA5596"/>
    <w:rsid w:val="00BA5752"/>
    <w:rsid w:val="00BA7AED"/>
    <w:rsid w:val="00BA7F12"/>
    <w:rsid w:val="00BB028E"/>
    <w:rsid w:val="00BB2A5D"/>
    <w:rsid w:val="00BB4278"/>
    <w:rsid w:val="00BB661B"/>
    <w:rsid w:val="00BB742D"/>
    <w:rsid w:val="00BB76C9"/>
    <w:rsid w:val="00BC0766"/>
    <w:rsid w:val="00BC3F49"/>
    <w:rsid w:val="00BC5674"/>
    <w:rsid w:val="00BC611B"/>
    <w:rsid w:val="00BC7C6F"/>
    <w:rsid w:val="00BD1D13"/>
    <w:rsid w:val="00BD23B4"/>
    <w:rsid w:val="00BD23DB"/>
    <w:rsid w:val="00BD49A0"/>
    <w:rsid w:val="00BD5524"/>
    <w:rsid w:val="00BD6927"/>
    <w:rsid w:val="00BD74AC"/>
    <w:rsid w:val="00BE29B4"/>
    <w:rsid w:val="00BE2B67"/>
    <w:rsid w:val="00BE524A"/>
    <w:rsid w:val="00BE5764"/>
    <w:rsid w:val="00BE57DA"/>
    <w:rsid w:val="00BE5FBE"/>
    <w:rsid w:val="00BF13E2"/>
    <w:rsid w:val="00BF1449"/>
    <w:rsid w:val="00BF1BB4"/>
    <w:rsid w:val="00BF29F3"/>
    <w:rsid w:val="00BF30BE"/>
    <w:rsid w:val="00BF3403"/>
    <w:rsid w:val="00BF47D9"/>
    <w:rsid w:val="00BF71F3"/>
    <w:rsid w:val="00C003C9"/>
    <w:rsid w:val="00C00D55"/>
    <w:rsid w:val="00C00FC3"/>
    <w:rsid w:val="00C0146D"/>
    <w:rsid w:val="00C021A7"/>
    <w:rsid w:val="00C0259B"/>
    <w:rsid w:val="00C02794"/>
    <w:rsid w:val="00C02C03"/>
    <w:rsid w:val="00C0365B"/>
    <w:rsid w:val="00C038C7"/>
    <w:rsid w:val="00C043D7"/>
    <w:rsid w:val="00C05139"/>
    <w:rsid w:val="00C056F3"/>
    <w:rsid w:val="00C05A4B"/>
    <w:rsid w:val="00C05BB4"/>
    <w:rsid w:val="00C05FE4"/>
    <w:rsid w:val="00C07297"/>
    <w:rsid w:val="00C1067D"/>
    <w:rsid w:val="00C13A47"/>
    <w:rsid w:val="00C13D13"/>
    <w:rsid w:val="00C149AC"/>
    <w:rsid w:val="00C149BF"/>
    <w:rsid w:val="00C15118"/>
    <w:rsid w:val="00C156AD"/>
    <w:rsid w:val="00C158D5"/>
    <w:rsid w:val="00C169B3"/>
    <w:rsid w:val="00C21377"/>
    <w:rsid w:val="00C22621"/>
    <w:rsid w:val="00C254A6"/>
    <w:rsid w:val="00C30358"/>
    <w:rsid w:val="00C30F13"/>
    <w:rsid w:val="00C33AC3"/>
    <w:rsid w:val="00C33D0A"/>
    <w:rsid w:val="00C34B5C"/>
    <w:rsid w:val="00C34C1E"/>
    <w:rsid w:val="00C356B7"/>
    <w:rsid w:val="00C3591A"/>
    <w:rsid w:val="00C366FC"/>
    <w:rsid w:val="00C37EF7"/>
    <w:rsid w:val="00C40263"/>
    <w:rsid w:val="00C411B9"/>
    <w:rsid w:val="00C413D4"/>
    <w:rsid w:val="00C4179C"/>
    <w:rsid w:val="00C43786"/>
    <w:rsid w:val="00C43E9A"/>
    <w:rsid w:val="00C44136"/>
    <w:rsid w:val="00C44D0C"/>
    <w:rsid w:val="00C45DFE"/>
    <w:rsid w:val="00C465DE"/>
    <w:rsid w:val="00C47060"/>
    <w:rsid w:val="00C475A7"/>
    <w:rsid w:val="00C5226E"/>
    <w:rsid w:val="00C530C4"/>
    <w:rsid w:val="00C53448"/>
    <w:rsid w:val="00C5395A"/>
    <w:rsid w:val="00C54F8C"/>
    <w:rsid w:val="00C555FC"/>
    <w:rsid w:val="00C56D0B"/>
    <w:rsid w:val="00C571CB"/>
    <w:rsid w:val="00C618DB"/>
    <w:rsid w:val="00C61B8C"/>
    <w:rsid w:val="00C621FA"/>
    <w:rsid w:val="00C62577"/>
    <w:rsid w:val="00C62BB7"/>
    <w:rsid w:val="00C63DCA"/>
    <w:rsid w:val="00C64205"/>
    <w:rsid w:val="00C65150"/>
    <w:rsid w:val="00C65E49"/>
    <w:rsid w:val="00C66250"/>
    <w:rsid w:val="00C66E5D"/>
    <w:rsid w:val="00C67725"/>
    <w:rsid w:val="00C6785F"/>
    <w:rsid w:val="00C700F8"/>
    <w:rsid w:val="00C7146F"/>
    <w:rsid w:val="00C751DF"/>
    <w:rsid w:val="00C76E9D"/>
    <w:rsid w:val="00C81AC2"/>
    <w:rsid w:val="00C82657"/>
    <w:rsid w:val="00C84CC2"/>
    <w:rsid w:val="00C84F61"/>
    <w:rsid w:val="00C865A7"/>
    <w:rsid w:val="00C86776"/>
    <w:rsid w:val="00C904F2"/>
    <w:rsid w:val="00C905BA"/>
    <w:rsid w:val="00C90A4E"/>
    <w:rsid w:val="00C9269A"/>
    <w:rsid w:val="00C93D51"/>
    <w:rsid w:val="00C94DBE"/>
    <w:rsid w:val="00C965A8"/>
    <w:rsid w:val="00C96D18"/>
    <w:rsid w:val="00C97478"/>
    <w:rsid w:val="00C97BFE"/>
    <w:rsid w:val="00CA1BB9"/>
    <w:rsid w:val="00CA2419"/>
    <w:rsid w:val="00CA3870"/>
    <w:rsid w:val="00CA66CF"/>
    <w:rsid w:val="00CA7381"/>
    <w:rsid w:val="00CB125B"/>
    <w:rsid w:val="00CB210B"/>
    <w:rsid w:val="00CB3EE7"/>
    <w:rsid w:val="00CB4403"/>
    <w:rsid w:val="00CB492C"/>
    <w:rsid w:val="00CB5263"/>
    <w:rsid w:val="00CB78C2"/>
    <w:rsid w:val="00CB7BE6"/>
    <w:rsid w:val="00CC1FEB"/>
    <w:rsid w:val="00CC21BD"/>
    <w:rsid w:val="00CC27FB"/>
    <w:rsid w:val="00CC37BF"/>
    <w:rsid w:val="00CC59BE"/>
    <w:rsid w:val="00CC68FE"/>
    <w:rsid w:val="00CC7307"/>
    <w:rsid w:val="00CC7BD1"/>
    <w:rsid w:val="00CC7ED3"/>
    <w:rsid w:val="00CD099C"/>
    <w:rsid w:val="00CD0DF8"/>
    <w:rsid w:val="00CD258E"/>
    <w:rsid w:val="00CD4A8B"/>
    <w:rsid w:val="00CD514E"/>
    <w:rsid w:val="00CD61E4"/>
    <w:rsid w:val="00CD691A"/>
    <w:rsid w:val="00CD6A08"/>
    <w:rsid w:val="00CD6E2B"/>
    <w:rsid w:val="00CD6EE2"/>
    <w:rsid w:val="00CD783E"/>
    <w:rsid w:val="00CE0637"/>
    <w:rsid w:val="00CE0C00"/>
    <w:rsid w:val="00CE124C"/>
    <w:rsid w:val="00CE12BB"/>
    <w:rsid w:val="00CE1B06"/>
    <w:rsid w:val="00CE1CAD"/>
    <w:rsid w:val="00CE58EE"/>
    <w:rsid w:val="00CE669F"/>
    <w:rsid w:val="00CE6939"/>
    <w:rsid w:val="00CE72E9"/>
    <w:rsid w:val="00CF2307"/>
    <w:rsid w:val="00CF2FCE"/>
    <w:rsid w:val="00CF316B"/>
    <w:rsid w:val="00CF48E3"/>
    <w:rsid w:val="00CF55F1"/>
    <w:rsid w:val="00CF5726"/>
    <w:rsid w:val="00CF61DA"/>
    <w:rsid w:val="00CF653B"/>
    <w:rsid w:val="00CF6F01"/>
    <w:rsid w:val="00D042A0"/>
    <w:rsid w:val="00D044B6"/>
    <w:rsid w:val="00D078D9"/>
    <w:rsid w:val="00D11E48"/>
    <w:rsid w:val="00D12FFC"/>
    <w:rsid w:val="00D14DF5"/>
    <w:rsid w:val="00D15E56"/>
    <w:rsid w:val="00D166AC"/>
    <w:rsid w:val="00D167BA"/>
    <w:rsid w:val="00D205C2"/>
    <w:rsid w:val="00D242BC"/>
    <w:rsid w:val="00D25CBA"/>
    <w:rsid w:val="00D25D7E"/>
    <w:rsid w:val="00D25F8D"/>
    <w:rsid w:val="00D275D1"/>
    <w:rsid w:val="00D30F4E"/>
    <w:rsid w:val="00D31989"/>
    <w:rsid w:val="00D31BF0"/>
    <w:rsid w:val="00D324E7"/>
    <w:rsid w:val="00D3479B"/>
    <w:rsid w:val="00D350C9"/>
    <w:rsid w:val="00D370D6"/>
    <w:rsid w:val="00D41578"/>
    <w:rsid w:val="00D42B12"/>
    <w:rsid w:val="00D42FAF"/>
    <w:rsid w:val="00D436C5"/>
    <w:rsid w:val="00D443BF"/>
    <w:rsid w:val="00D466F5"/>
    <w:rsid w:val="00D469FA"/>
    <w:rsid w:val="00D46D09"/>
    <w:rsid w:val="00D500F6"/>
    <w:rsid w:val="00D51231"/>
    <w:rsid w:val="00D52147"/>
    <w:rsid w:val="00D57462"/>
    <w:rsid w:val="00D610D9"/>
    <w:rsid w:val="00D61105"/>
    <w:rsid w:val="00D630B1"/>
    <w:rsid w:val="00D631BB"/>
    <w:rsid w:val="00D631E4"/>
    <w:rsid w:val="00D63C56"/>
    <w:rsid w:val="00D648C4"/>
    <w:rsid w:val="00D6639D"/>
    <w:rsid w:val="00D675C6"/>
    <w:rsid w:val="00D70C7F"/>
    <w:rsid w:val="00D7217C"/>
    <w:rsid w:val="00D72A7F"/>
    <w:rsid w:val="00D73194"/>
    <w:rsid w:val="00D735E2"/>
    <w:rsid w:val="00D77BA6"/>
    <w:rsid w:val="00D80B9F"/>
    <w:rsid w:val="00D81737"/>
    <w:rsid w:val="00D8563F"/>
    <w:rsid w:val="00D87958"/>
    <w:rsid w:val="00D91BE2"/>
    <w:rsid w:val="00D9264B"/>
    <w:rsid w:val="00D94A0F"/>
    <w:rsid w:val="00D94D7D"/>
    <w:rsid w:val="00D94DE4"/>
    <w:rsid w:val="00D95837"/>
    <w:rsid w:val="00D95F91"/>
    <w:rsid w:val="00D97B92"/>
    <w:rsid w:val="00DA0031"/>
    <w:rsid w:val="00DA2C91"/>
    <w:rsid w:val="00DA6E63"/>
    <w:rsid w:val="00DA7F7C"/>
    <w:rsid w:val="00DB4B47"/>
    <w:rsid w:val="00DB51B0"/>
    <w:rsid w:val="00DB58BA"/>
    <w:rsid w:val="00DB5B95"/>
    <w:rsid w:val="00DB7834"/>
    <w:rsid w:val="00DC1239"/>
    <w:rsid w:val="00DC3728"/>
    <w:rsid w:val="00DC48F0"/>
    <w:rsid w:val="00DC4EA9"/>
    <w:rsid w:val="00DC7EF5"/>
    <w:rsid w:val="00DD0804"/>
    <w:rsid w:val="00DD0A64"/>
    <w:rsid w:val="00DD0E05"/>
    <w:rsid w:val="00DD2F38"/>
    <w:rsid w:val="00DD3162"/>
    <w:rsid w:val="00DD4839"/>
    <w:rsid w:val="00DD4FD0"/>
    <w:rsid w:val="00DD660B"/>
    <w:rsid w:val="00DD6C47"/>
    <w:rsid w:val="00DE0420"/>
    <w:rsid w:val="00DE0A9B"/>
    <w:rsid w:val="00DE6679"/>
    <w:rsid w:val="00DE66C7"/>
    <w:rsid w:val="00DE6A6D"/>
    <w:rsid w:val="00DE7583"/>
    <w:rsid w:val="00DE7678"/>
    <w:rsid w:val="00DE79B5"/>
    <w:rsid w:val="00DF0808"/>
    <w:rsid w:val="00DF2C0D"/>
    <w:rsid w:val="00DF3572"/>
    <w:rsid w:val="00DF4439"/>
    <w:rsid w:val="00DF4A95"/>
    <w:rsid w:val="00DF70BA"/>
    <w:rsid w:val="00E019EC"/>
    <w:rsid w:val="00E0287D"/>
    <w:rsid w:val="00E041C6"/>
    <w:rsid w:val="00E04FEE"/>
    <w:rsid w:val="00E053E7"/>
    <w:rsid w:val="00E05440"/>
    <w:rsid w:val="00E056EB"/>
    <w:rsid w:val="00E063AD"/>
    <w:rsid w:val="00E068B9"/>
    <w:rsid w:val="00E07A20"/>
    <w:rsid w:val="00E07DB0"/>
    <w:rsid w:val="00E103EF"/>
    <w:rsid w:val="00E1195E"/>
    <w:rsid w:val="00E1241D"/>
    <w:rsid w:val="00E129D8"/>
    <w:rsid w:val="00E12B3B"/>
    <w:rsid w:val="00E14A2B"/>
    <w:rsid w:val="00E15DAD"/>
    <w:rsid w:val="00E16220"/>
    <w:rsid w:val="00E16364"/>
    <w:rsid w:val="00E16E24"/>
    <w:rsid w:val="00E17773"/>
    <w:rsid w:val="00E20888"/>
    <w:rsid w:val="00E24B4B"/>
    <w:rsid w:val="00E24F5A"/>
    <w:rsid w:val="00E256CB"/>
    <w:rsid w:val="00E270FA"/>
    <w:rsid w:val="00E30AD7"/>
    <w:rsid w:val="00E31D74"/>
    <w:rsid w:val="00E333D9"/>
    <w:rsid w:val="00E3532E"/>
    <w:rsid w:val="00E36304"/>
    <w:rsid w:val="00E37231"/>
    <w:rsid w:val="00E416AE"/>
    <w:rsid w:val="00E41ACF"/>
    <w:rsid w:val="00E45392"/>
    <w:rsid w:val="00E4594E"/>
    <w:rsid w:val="00E51308"/>
    <w:rsid w:val="00E53B51"/>
    <w:rsid w:val="00E53FF8"/>
    <w:rsid w:val="00E54F4D"/>
    <w:rsid w:val="00E56596"/>
    <w:rsid w:val="00E57123"/>
    <w:rsid w:val="00E574DD"/>
    <w:rsid w:val="00E63775"/>
    <w:rsid w:val="00E63B1A"/>
    <w:rsid w:val="00E64658"/>
    <w:rsid w:val="00E66E65"/>
    <w:rsid w:val="00E676C7"/>
    <w:rsid w:val="00E70E0F"/>
    <w:rsid w:val="00E7130E"/>
    <w:rsid w:val="00E733CE"/>
    <w:rsid w:val="00E73CCF"/>
    <w:rsid w:val="00E77D0B"/>
    <w:rsid w:val="00E80169"/>
    <w:rsid w:val="00E80E05"/>
    <w:rsid w:val="00E81B7E"/>
    <w:rsid w:val="00E82A0E"/>
    <w:rsid w:val="00E8374A"/>
    <w:rsid w:val="00E8453A"/>
    <w:rsid w:val="00E852D4"/>
    <w:rsid w:val="00E85C2B"/>
    <w:rsid w:val="00E868EF"/>
    <w:rsid w:val="00E8712B"/>
    <w:rsid w:val="00E87319"/>
    <w:rsid w:val="00E9013D"/>
    <w:rsid w:val="00E90459"/>
    <w:rsid w:val="00E9107D"/>
    <w:rsid w:val="00E9125D"/>
    <w:rsid w:val="00E9139B"/>
    <w:rsid w:val="00E9344F"/>
    <w:rsid w:val="00E94206"/>
    <w:rsid w:val="00E95715"/>
    <w:rsid w:val="00E95E8A"/>
    <w:rsid w:val="00E96949"/>
    <w:rsid w:val="00E96ED9"/>
    <w:rsid w:val="00EA0C09"/>
    <w:rsid w:val="00EA0C4C"/>
    <w:rsid w:val="00EA3F50"/>
    <w:rsid w:val="00EA4C19"/>
    <w:rsid w:val="00EA5A00"/>
    <w:rsid w:val="00EA643D"/>
    <w:rsid w:val="00EA6B3A"/>
    <w:rsid w:val="00EB1338"/>
    <w:rsid w:val="00EB34B1"/>
    <w:rsid w:val="00EB3B3F"/>
    <w:rsid w:val="00EB599A"/>
    <w:rsid w:val="00EC088D"/>
    <w:rsid w:val="00EC1285"/>
    <w:rsid w:val="00EC18D2"/>
    <w:rsid w:val="00EC2FE4"/>
    <w:rsid w:val="00EC598D"/>
    <w:rsid w:val="00EC6AC3"/>
    <w:rsid w:val="00EC6E6B"/>
    <w:rsid w:val="00EC7234"/>
    <w:rsid w:val="00EC73B2"/>
    <w:rsid w:val="00EC7E7F"/>
    <w:rsid w:val="00ED0DCC"/>
    <w:rsid w:val="00ED0F37"/>
    <w:rsid w:val="00ED200E"/>
    <w:rsid w:val="00ED2826"/>
    <w:rsid w:val="00ED2CD1"/>
    <w:rsid w:val="00ED39FE"/>
    <w:rsid w:val="00ED6FED"/>
    <w:rsid w:val="00ED750B"/>
    <w:rsid w:val="00ED7F04"/>
    <w:rsid w:val="00EE025C"/>
    <w:rsid w:val="00EE0631"/>
    <w:rsid w:val="00EE1136"/>
    <w:rsid w:val="00EE171E"/>
    <w:rsid w:val="00EE1FDB"/>
    <w:rsid w:val="00EE3516"/>
    <w:rsid w:val="00EE4167"/>
    <w:rsid w:val="00EE498E"/>
    <w:rsid w:val="00EF2AD3"/>
    <w:rsid w:val="00EF570D"/>
    <w:rsid w:val="00EF5A5B"/>
    <w:rsid w:val="00EF6015"/>
    <w:rsid w:val="00EF614A"/>
    <w:rsid w:val="00EF6BBF"/>
    <w:rsid w:val="00F025B9"/>
    <w:rsid w:val="00F033B3"/>
    <w:rsid w:val="00F03AC1"/>
    <w:rsid w:val="00F06280"/>
    <w:rsid w:val="00F062F0"/>
    <w:rsid w:val="00F076DB"/>
    <w:rsid w:val="00F07B1E"/>
    <w:rsid w:val="00F07C18"/>
    <w:rsid w:val="00F103C2"/>
    <w:rsid w:val="00F10628"/>
    <w:rsid w:val="00F117C0"/>
    <w:rsid w:val="00F13835"/>
    <w:rsid w:val="00F159F7"/>
    <w:rsid w:val="00F167D4"/>
    <w:rsid w:val="00F17448"/>
    <w:rsid w:val="00F17785"/>
    <w:rsid w:val="00F21C06"/>
    <w:rsid w:val="00F22F00"/>
    <w:rsid w:val="00F24C66"/>
    <w:rsid w:val="00F26E17"/>
    <w:rsid w:val="00F2783F"/>
    <w:rsid w:val="00F30BA6"/>
    <w:rsid w:val="00F30D34"/>
    <w:rsid w:val="00F32531"/>
    <w:rsid w:val="00F32698"/>
    <w:rsid w:val="00F33004"/>
    <w:rsid w:val="00F33822"/>
    <w:rsid w:val="00F349C4"/>
    <w:rsid w:val="00F349DD"/>
    <w:rsid w:val="00F35503"/>
    <w:rsid w:val="00F4030B"/>
    <w:rsid w:val="00F403E4"/>
    <w:rsid w:val="00F4115B"/>
    <w:rsid w:val="00F43F15"/>
    <w:rsid w:val="00F444C8"/>
    <w:rsid w:val="00F44573"/>
    <w:rsid w:val="00F45C72"/>
    <w:rsid w:val="00F46F6B"/>
    <w:rsid w:val="00F477B3"/>
    <w:rsid w:val="00F511B4"/>
    <w:rsid w:val="00F573A0"/>
    <w:rsid w:val="00F57720"/>
    <w:rsid w:val="00F60CEC"/>
    <w:rsid w:val="00F623A9"/>
    <w:rsid w:val="00F63E58"/>
    <w:rsid w:val="00F64CAE"/>
    <w:rsid w:val="00F651DE"/>
    <w:rsid w:val="00F66885"/>
    <w:rsid w:val="00F67FFA"/>
    <w:rsid w:val="00F7264E"/>
    <w:rsid w:val="00F72FC3"/>
    <w:rsid w:val="00F73C84"/>
    <w:rsid w:val="00F746B2"/>
    <w:rsid w:val="00F750E3"/>
    <w:rsid w:val="00F75183"/>
    <w:rsid w:val="00F756B7"/>
    <w:rsid w:val="00F75C68"/>
    <w:rsid w:val="00F765FB"/>
    <w:rsid w:val="00F76EB8"/>
    <w:rsid w:val="00F82695"/>
    <w:rsid w:val="00F832B0"/>
    <w:rsid w:val="00F84975"/>
    <w:rsid w:val="00F84FC0"/>
    <w:rsid w:val="00F87858"/>
    <w:rsid w:val="00F917F4"/>
    <w:rsid w:val="00F927C3"/>
    <w:rsid w:val="00F93662"/>
    <w:rsid w:val="00F944EE"/>
    <w:rsid w:val="00F948CD"/>
    <w:rsid w:val="00F95332"/>
    <w:rsid w:val="00F95495"/>
    <w:rsid w:val="00F95F58"/>
    <w:rsid w:val="00F95FFA"/>
    <w:rsid w:val="00F969E0"/>
    <w:rsid w:val="00F970AA"/>
    <w:rsid w:val="00FA4230"/>
    <w:rsid w:val="00FA583F"/>
    <w:rsid w:val="00FA71E1"/>
    <w:rsid w:val="00FB1204"/>
    <w:rsid w:val="00FB144C"/>
    <w:rsid w:val="00FB1E71"/>
    <w:rsid w:val="00FB4C17"/>
    <w:rsid w:val="00FB4CA9"/>
    <w:rsid w:val="00FB53DB"/>
    <w:rsid w:val="00FB56EB"/>
    <w:rsid w:val="00FC01E4"/>
    <w:rsid w:val="00FC0E4B"/>
    <w:rsid w:val="00FC2C55"/>
    <w:rsid w:val="00FC32C6"/>
    <w:rsid w:val="00FC3370"/>
    <w:rsid w:val="00FC51CD"/>
    <w:rsid w:val="00FC79CC"/>
    <w:rsid w:val="00FD0572"/>
    <w:rsid w:val="00FD0A05"/>
    <w:rsid w:val="00FD0A92"/>
    <w:rsid w:val="00FD4590"/>
    <w:rsid w:val="00FD4F15"/>
    <w:rsid w:val="00FD58B4"/>
    <w:rsid w:val="00FD62BE"/>
    <w:rsid w:val="00FD699B"/>
    <w:rsid w:val="00FD7CDF"/>
    <w:rsid w:val="00FE0C96"/>
    <w:rsid w:val="00FE1360"/>
    <w:rsid w:val="00FE1CAD"/>
    <w:rsid w:val="00FE2617"/>
    <w:rsid w:val="00FE2BEA"/>
    <w:rsid w:val="00FE4945"/>
    <w:rsid w:val="00FE66A6"/>
    <w:rsid w:val="00FF0572"/>
    <w:rsid w:val="00FF0857"/>
    <w:rsid w:val="00FF0A78"/>
    <w:rsid w:val="00FF139D"/>
    <w:rsid w:val="00FF4BB3"/>
    <w:rsid w:val="00FF4E5E"/>
    <w:rsid w:val="00FF5300"/>
    <w:rsid w:val="00FF6308"/>
    <w:rsid w:val="00FF6395"/>
    <w:rsid w:val="00FF6817"/>
    <w:rsid w:val="00FF794E"/>
    <w:rsid w:val="010E0444"/>
    <w:rsid w:val="011F9232"/>
    <w:rsid w:val="01AD6E95"/>
    <w:rsid w:val="01BDE485"/>
    <w:rsid w:val="01D75E6C"/>
    <w:rsid w:val="0217B7A3"/>
    <w:rsid w:val="0250ED02"/>
    <w:rsid w:val="030F29BC"/>
    <w:rsid w:val="03F4AA96"/>
    <w:rsid w:val="03F57CBB"/>
    <w:rsid w:val="0481A635"/>
    <w:rsid w:val="04FB958C"/>
    <w:rsid w:val="0553525A"/>
    <w:rsid w:val="055489F4"/>
    <w:rsid w:val="056E28B1"/>
    <w:rsid w:val="05EBCDDE"/>
    <w:rsid w:val="06739E12"/>
    <w:rsid w:val="06D00F0F"/>
    <w:rsid w:val="074479F8"/>
    <w:rsid w:val="079F1CB4"/>
    <w:rsid w:val="07BCDE78"/>
    <w:rsid w:val="0967EF39"/>
    <w:rsid w:val="09B1E39B"/>
    <w:rsid w:val="09EF3CD6"/>
    <w:rsid w:val="09F9C534"/>
    <w:rsid w:val="0A3D30BD"/>
    <w:rsid w:val="0A3DB7F7"/>
    <w:rsid w:val="0A5B8843"/>
    <w:rsid w:val="0A75A071"/>
    <w:rsid w:val="0A838CE0"/>
    <w:rsid w:val="0AA7FF05"/>
    <w:rsid w:val="0C142D13"/>
    <w:rsid w:val="0CB7A5BF"/>
    <w:rsid w:val="0CF52ED2"/>
    <w:rsid w:val="0D1A5D6D"/>
    <w:rsid w:val="0D7A1358"/>
    <w:rsid w:val="0DA73CC4"/>
    <w:rsid w:val="0DB6BDE9"/>
    <w:rsid w:val="0DD16B9F"/>
    <w:rsid w:val="0DE161D6"/>
    <w:rsid w:val="0E4C0A51"/>
    <w:rsid w:val="0E6B4FFD"/>
    <w:rsid w:val="0E9435EB"/>
    <w:rsid w:val="0EA20801"/>
    <w:rsid w:val="0EBC4D1C"/>
    <w:rsid w:val="0EEF6F1E"/>
    <w:rsid w:val="0F361706"/>
    <w:rsid w:val="0F552F7C"/>
    <w:rsid w:val="0F6ECBDB"/>
    <w:rsid w:val="1011E67D"/>
    <w:rsid w:val="10DE91D0"/>
    <w:rsid w:val="11026D01"/>
    <w:rsid w:val="1141670A"/>
    <w:rsid w:val="11E8A278"/>
    <w:rsid w:val="120800FD"/>
    <w:rsid w:val="1286D4EA"/>
    <w:rsid w:val="131DCED2"/>
    <w:rsid w:val="13328B6C"/>
    <w:rsid w:val="1367DB88"/>
    <w:rsid w:val="136E037F"/>
    <w:rsid w:val="140BB0E1"/>
    <w:rsid w:val="14674385"/>
    <w:rsid w:val="15BE0595"/>
    <w:rsid w:val="15EF3981"/>
    <w:rsid w:val="1731AA08"/>
    <w:rsid w:val="17663447"/>
    <w:rsid w:val="18111BF9"/>
    <w:rsid w:val="1830A93D"/>
    <w:rsid w:val="18991843"/>
    <w:rsid w:val="18E27239"/>
    <w:rsid w:val="193E8992"/>
    <w:rsid w:val="197632CD"/>
    <w:rsid w:val="19EFF145"/>
    <w:rsid w:val="1A530077"/>
    <w:rsid w:val="1A738E58"/>
    <w:rsid w:val="1AF6BFE4"/>
    <w:rsid w:val="1B111CE0"/>
    <w:rsid w:val="1BD1D7C6"/>
    <w:rsid w:val="1BDCF12D"/>
    <w:rsid w:val="1BE7D462"/>
    <w:rsid w:val="1C41888E"/>
    <w:rsid w:val="1CA5F051"/>
    <w:rsid w:val="1CC28B94"/>
    <w:rsid w:val="1CDA7BD8"/>
    <w:rsid w:val="1E4D9780"/>
    <w:rsid w:val="1E617920"/>
    <w:rsid w:val="1E8AD685"/>
    <w:rsid w:val="1ED3E10B"/>
    <w:rsid w:val="1F6C4C76"/>
    <w:rsid w:val="1F81AEDA"/>
    <w:rsid w:val="1FA0FAD0"/>
    <w:rsid w:val="1FAE3B60"/>
    <w:rsid w:val="1FE93E49"/>
    <w:rsid w:val="20582EBF"/>
    <w:rsid w:val="20767464"/>
    <w:rsid w:val="208E9B5E"/>
    <w:rsid w:val="21A2084D"/>
    <w:rsid w:val="21AFED05"/>
    <w:rsid w:val="2265BB2A"/>
    <w:rsid w:val="22AC0003"/>
    <w:rsid w:val="23469CB1"/>
    <w:rsid w:val="238FC12C"/>
    <w:rsid w:val="2417EE7B"/>
    <w:rsid w:val="245DE315"/>
    <w:rsid w:val="24B9D9BF"/>
    <w:rsid w:val="24D42A99"/>
    <w:rsid w:val="24FD2A72"/>
    <w:rsid w:val="2504A4DB"/>
    <w:rsid w:val="2568484C"/>
    <w:rsid w:val="25734E40"/>
    <w:rsid w:val="258C6767"/>
    <w:rsid w:val="2614D4C9"/>
    <w:rsid w:val="26A8A452"/>
    <w:rsid w:val="2742C6BD"/>
    <w:rsid w:val="2785545B"/>
    <w:rsid w:val="2817DCCE"/>
    <w:rsid w:val="281DD803"/>
    <w:rsid w:val="28767528"/>
    <w:rsid w:val="289D0A04"/>
    <w:rsid w:val="28D3C697"/>
    <w:rsid w:val="292478C7"/>
    <w:rsid w:val="29613B29"/>
    <w:rsid w:val="29BAB84E"/>
    <w:rsid w:val="29C9804C"/>
    <w:rsid w:val="2AA19968"/>
    <w:rsid w:val="2AB3C774"/>
    <w:rsid w:val="2AE936B4"/>
    <w:rsid w:val="2AF209F4"/>
    <w:rsid w:val="2B18593A"/>
    <w:rsid w:val="2B2AD4B9"/>
    <w:rsid w:val="2B316DEB"/>
    <w:rsid w:val="2B421DFA"/>
    <w:rsid w:val="2B7A663A"/>
    <w:rsid w:val="2B9172BD"/>
    <w:rsid w:val="2BB8C34A"/>
    <w:rsid w:val="2C67D61F"/>
    <w:rsid w:val="2CA48677"/>
    <w:rsid w:val="2CA66C50"/>
    <w:rsid w:val="2CF9688D"/>
    <w:rsid w:val="2D237F41"/>
    <w:rsid w:val="2DE443E3"/>
    <w:rsid w:val="2E833BF8"/>
    <w:rsid w:val="2E8DA37A"/>
    <w:rsid w:val="2EA0C094"/>
    <w:rsid w:val="2EFCF82A"/>
    <w:rsid w:val="2F1012DE"/>
    <w:rsid w:val="2FE0B95B"/>
    <w:rsid w:val="2FEDC4D4"/>
    <w:rsid w:val="301C5784"/>
    <w:rsid w:val="30E65C4A"/>
    <w:rsid w:val="30F15775"/>
    <w:rsid w:val="315185C9"/>
    <w:rsid w:val="316F0C6C"/>
    <w:rsid w:val="33285354"/>
    <w:rsid w:val="332BF948"/>
    <w:rsid w:val="33D8CDA7"/>
    <w:rsid w:val="343569F6"/>
    <w:rsid w:val="34F751D4"/>
    <w:rsid w:val="354F4DE3"/>
    <w:rsid w:val="3682A370"/>
    <w:rsid w:val="36B9F0E1"/>
    <w:rsid w:val="37009750"/>
    <w:rsid w:val="370CE66A"/>
    <w:rsid w:val="37298161"/>
    <w:rsid w:val="377A73EC"/>
    <w:rsid w:val="37C50564"/>
    <w:rsid w:val="38ACC383"/>
    <w:rsid w:val="398CD12D"/>
    <w:rsid w:val="39D71AED"/>
    <w:rsid w:val="3A2E6F1E"/>
    <w:rsid w:val="3B99692C"/>
    <w:rsid w:val="3C5A23CE"/>
    <w:rsid w:val="3CD97EC3"/>
    <w:rsid w:val="3CFCE412"/>
    <w:rsid w:val="3DDEBA86"/>
    <w:rsid w:val="3DF0C070"/>
    <w:rsid w:val="3F471E65"/>
    <w:rsid w:val="409226D2"/>
    <w:rsid w:val="4131832E"/>
    <w:rsid w:val="41481FE0"/>
    <w:rsid w:val="41EB448E"/>
    <w:rsid w:val="41FCB709"/>
    <w:rsid w:val="42B1C97E"/>
    <w:rsid w:val="431CC7F2"/>
    <w:rsid w:val="434F4921"/>
    <w:rsid w:val="43B038C7"/>
    <w:rsid w:val="4401364E"/>
    <w:rsid w:val="442AE8B3"/>
    <w:rsid w:val="4487302C"/>
    <w:rsid w:val="460843E4"/>
    <w:rsid w:val="4681C5B5"/>
    <w:rsid w:val="46886C75"/>
    <w:rsid w:val="468C5C2F"/>
    <w:rsid w:val="47244794"/>
    <w:rsid w:val="478CE2D4"/>
    <w:rsid w:val="47E8A3A0"/>
    <w:rsid w:val="480367DF"/>
    <w:rsid w:val="49F5AAC5"/>
    <w:rsid w:val="4A36A485"/>
    <w:rsid w:val="4AC68E72"/>
    <w:rsid w:val="4B2D7CD8"/>
    <w:rsid w:val="4B5569E3"/>
    <w:rsid w:val="4C329EE2"/>
    <w:rsid w:val="4CCFF89D"/>
    <w:rsid w:val="4D199697"/>
    <w:rsid w:val="4D2572E2"/>
    <w:rsid w:val="4E10AD93"/>
    <w:rsid w:val="4E1BBCFA"/>
    <w:rsid w:val="4F5A456F"/>
    <w:rsid w:val="4F615AD2"/>
    <w:rsid w:val="4FA61B57"/>
    <w:rsid w:val="4FB6C791"/>
    <w:rsid w:val="4FB98EB1"/>
    <w:rsid w:val="4FF1CE12"/>
    <w:rsid w:val="504A962E"/>
    <w:rsid w:val="505C0FD6"/>
    <w:rsid w:val="51579EBC"/>
    <w:rsid w:val="5168AB99"/>
    <w:rsid w:val="5214B22F"/>
    <w:rsid w:val="53F76B27"/>
    <w:rsid w:val="543C2A01"/>
    <w:rsid w:val="54E2CF4D"/>
    <w:rsid w:val="5510D338"/>
    <w:rsid w:val="5556F663"/>
    <w:rsid w:val="5590448C"/>
    <w:rsid w:val="55945752"/>
    <w:rsid w:val="564346BD"/>
    <w:rsid w:val="567D84C7"/>
    <w:rsid w:val="56BA976B"/>
    <w:rsid w:val="574CC1D7"/>
    <w:rsid w:val="5896F317"/>
    <w:rsid w:val="590A68CC"/>
    <w:rsid w:val="594CE8D7"/>
    <w:rsid w:val="59864641"/>
    <w:rsid w:val="5A1E1AB6"/>
    <w:rsid w:val="5A4CF506"/>
    <w:rsid w:val="5B18C7EB"/>
    <w:rsid w:val="5BF7093D"/>
    <w:rsid w:val="5C2627D9"/>
    <w:rsid w:val="5C2C6AF5"/>
    <w:rsid w:val="5CE738AD"/>
    <w:rsid w:val="5D393095"/>
    <w:rsid w:val="5D569A64"/>
    <w:rsid w:val="5DB16B95"/>
    <w:rsid w:val="5DD360E8"/>
    <w:rsid w:val="5DF9CE96"/>
    <w:rsid w:val="5E17A7CD"/>
    <w:rsid w:val="5E32D874"/>
    <w:rsid w:val="5EBC5DBB"/>
    <w:rsid w:val="5EDC47E6"/>
    <w:rsid w:val="5F35D6D2"/>
    <w:rsid w:val="5F68EF25"/>
    <w:rsid w:val="60438AD8"/>
    <w:rsid w:val="6054D632"/>
    <w:rsid w:val="605D8E70"/>
    <w:rsid w:val="607848CF"/>
    <w:rsid w:val="609D564D"/>
    <w:rsid w:val="60AC1270"/>
    <w:rsid w:val="6138C2EB"/>
    <w:rsid w:val="61A2B265"/>
    <w:rsid w:val="61C67AF9"/>
    <w:rsid w:val="6205D8E7"/>
    <w:rsid w:val="6246E299"/>
    <w:rsid w:val="6301E2F9"/>
    <w:rsid w:val="631E090B"/>
    <w:rsid w:val="634BA1B0"/>
    <w:rsid w:val="6359AAA0"/>
    <w:rsid w:val="63D98AA9"/>
    <w:rsid w:val="63F6E7C7"/>
    <w:rsid w:val="64127C19"/>
    <w:rsid w:val="64A64C87"/>
    <w:rsid w:val="64F4728D"/>
    <w:rsid w:val="66E315CE"/>
    <w:rsid w:val="671D3FA4"/>
    <w:rsid w:val="6797B8C2"/>
    <w:rsid w:val="67B88A44"/>
    <w:rsid w:val="67D23CF1"/>
    <w:rsid w:val="69383B3D"/>
    <w:rsid w:val="694AB5F1"/>
    <w:rsid w:val="697BA5BF"/>
    <w:rsid w:val="69B50C01"/>
    <w:rsid w:val="69F501BB"/>
    <w:rsid w:val="6A5FD140"/>
    <w:rsid w:val="6A9F2241"/>
    <w:rsid w:val="6B010489"/>
    <w:rsid w:val="6B14F985"/>
    <w:rsid w:val="6CB079C2"/>
    <w:rsid w:val="6DDA2750"/>
    <w:rsid w:val="6DF6A185"/>
    <w:rsid w:val="6EB92CFC"/>
    <w:rsid w:val="6F2F2EE7"/>
    <w:rsid w:val="700F531A"/>
    <w:rsid w:val="70465E6E"/>
    <w:rsid w:val="709B0090"/>
    <w:rsid w:val="70ADD1E5"/>
    <w:rsid w:val="71375A10"/>
    <w:rsid w:val="718F0FF8"/>
    <w:rsid w:val="71BC0D2F"/>
    <w:rsid w:val="722C2CF3"/>
    <w:rsid w:val="72484AE2"/>
    <w:rsid w:val="727143D1"/>
    <w:rsid w:val="728DEA6B"/>
    <w:rsid w:val="72F737AD"/>
    <w:rsid w:val="72FD55AB"/>
    <w:rsid w:val="730D0274"/>
    <w:rsid w:val="73E35F9F"/>
    <w:rsid w:val="740AFF6E"/>
    <w:rsid w:val="7453C5B7"/>
    <w:rsid w:val="74AB56A7"/>
    <w:rsid w:val="74CBC957"/>
    <w:rsid w:val="769EAF0C"/>
    <w:rsid w:val="76D4A4A3"/>
    <w:rsid w:val="76F5CECB"/>
    <w:rsid w:val="772E6D78"/>
    <w:rsid w:val="772E8BA3"/>
    <w:rsid w:val="77479B1E"/>
    <w:rsid w:val="77D7D343"/>
    <w:rsid w:val="782F337D"/>
    <w:rsid w:val="785412A3"/>
    <w:rsid w:val="78C151E4"/>
    <w:rsid w:val="7AC02665"/>
    <w:rsid w:val="7C7509A3"/>
    <w:rsid w:val="7CACC493"/>
    <w:rsid w:val="7CCBD76B"/>
    <w:rsid w:val="7D4BA71B"/>
    <w:rsid w:val="7D574FEA"/>
    <w:rsid w:val="7D58719D"/>
    <w:rsid w:val="7D59E838"/>
    <w:rsid w:val="7D8F40F9"/>
    <w:rsid w:val="7DF64F62"/>
    <w:rsid w:val="7E7E9CBA"/>
    <w:rsid w:val="7F3DF23D"/>
    <w:rsid w:val="7F60088B"/>
    <w:rsid w:val="7F633D4F"/>
    <w:rsid w:val="7F79D0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13BDCF58-F57F-4FD4-97FE-733A45CA3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E9"/>
  </w:style>
  <w:style w:type="paragraph" w:styleId="Heading1">
    <w:name w:val="heading 1"/>
    <w:basedOn w:val="Normal"/>
    <w:next w:val="Normal"/>
    <w:link w:val="Heading1Char"/>
    <w:qFormat/>
    <w:rsid w:val="00BA4C50"/>
    <w:pPr>
      <w:keepNext/>
      <w:keepLines/>
      <w:numPr>
        <w:numId w:val="2"/>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2"/>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2"/>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3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1"/>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paragraph" w:styleId="NormalWeb">
    <w:name w:val="Normal (Web)"/>
    <w:basedOn w:val="Normal"/>
    <w:uiPriority w:val="99"/>
    <w:semiHidden/>
    <w:unhideWhenUsed/>
    <w:rsid w:val="007E06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369">
      <w:bodyDiv w:val="1"/>
      <w:marLeft w:val="0"/>
      <w:marRight w:val="0"/>
      <w:marTop w:val="0"/>
      <w:marBottom w:val="0"/>
      <w:divBdr>
        <w:top w:val="none" w:sz="0" w:space="0" w:color="auto"/>
        <w:left w:val="none" w:sz="0" w:space="0" w:color="auto"/>
        <w:bottom w:val="none" w:sz="0" w:space="0" w:color="auto"/>
        <w:right w:val="none" w:sz="0" w:space="0" w:color="auto"/>
      </w:divBdr>
    </w:div>
    <w:div w:id="286814422">
      <w:bodyDiv w:val="1"/>
      <w:marLeft w:val="0"/>
      <w:marRight w:val="0"/>
      <w:marTop w:val="0"/>
      <w:marBottom w:val="0"/>
      <w:divBdr>
        <w:top w:val="none" w:sz="0" w:space="0" w:color="auto"/>
        <w:left w:val="none" w:sz="0" w:space="0" w:color="auto"/>
        <w:bottom w:val="none" w:sz="0" w:space="0" w:color="auto"/>
        <w:right w:val="none" w:sz="0" w:space="0" w:color="auto"/>
      </w:divBdr>
    </w:div>
    <w:div w:id="291374194">
      <w:bodyDiv w:val="1"/>
      <w:marLeft w:val="0"/>
      <w:marRight w:val="0"/>
      <w:marTop w:val="0"/>
      <w:marBottom w:val="0"/>
      <w:divBdr>
        <w:top w:val="none" w:sz="0" w:space="0" w:color="auto"/>
        <w:left w:val="none" w:sz="0" w:space="0" w:color="auto"/>
        <w:bottom w:val="none" w:sz="0" w:space="0" w:color="auto"/>
        <w:right w:val="none" w:sz="0" w:space="0" w:color="auto"/>
      </w:divBdr>
    </w:div>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928275176">
      <w:bodyDiv w:val="1"/>
      <w:marLeft w:val="0"/>
      <w:marRight w:val="0"/>
      <w:marTop w:val="0"/>
      <w:marBottom w:val="0"/>
      <w:divBdr>
        <w:top w:val="none" w:sz="0" w:space="0" w:color="auto"/>
        <w:left w:val="none" w:sz="0" w:space="0" w:color="auto"/>
        <w:bottom w:val="none" w:sz="0" w:space="0" w:color="auto"/>
        <w:right w:val="none" w:sz="0" w:space="0" w:color="auto"/>
      </w:divBdr>
    </w:div>
    <w:div w:id="982193205">
      <w:bodyDiv w:val="1"/>
      <w:marLeft w:val="0"/>
      <w:marRight w:val="0"/>
      <w:marTop w:val="0"/>
      <w:marBottom w:val="0"/>
      <w:divBdr>
        <w:top w:val="none" w:sz="0" w:space="0" w:color="auto"/>
        <w:left w:val="none" w:sz="0" w:space="0" w:color="auto"/>
        <w:bottom w:val="none" w:sz="0" w:space="0" w:color="auto"/>
        <w:right w:val="none" w:sz="0" w:space="0" w:color="auto"/>
      </w:divBdr>
    </w:div>
    <w:div w:id="1178933469">
      <w:bodyDiv w:val="1"/>
      <w:marLeft w:val="0"/>
      <w:marRight w:val="0"/>
      <w:marTop w:val="0"/>
      <w:marBottom w:val="0"/>
      <w:divBdr>
        <w:top w:val="none" w:sz="0" w:space="0" w:color="auto"/>
        <w:left w:val="none" w:sz="0" w:space="0" w:color="auto"/>
        <w:bottom w:val="none" w:sz="0" w:space="0" w:color="auto"/>
        <w:right w:val="none" w:sz="0" w:space="0" w:color="auto"/>
      </w:divBdr>
      <w:divsChild>
        <w:div w:id="25278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1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6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55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540554868">
      <w:bodyDiv w:val="1"/>
      <w:marLeft w:val="0"/>
      <w:marRight w:val="0"/>
      <w:marTop w:val="0"/>
      <w:marBottom w:val="0"/>
      <w:divBdr>
        <w:top w:val="none" w:sz="0" w:space="0" w:color="auto"/>
        <w:left w:val="none" w:sz="0" w:space="0" w:color="auto"/>
        <w:bottom w:val="none" w:sz="0" w:space="0" w:color="auto"/>
        <w:right w:val="none" w:sz="0" w:space="0" w:color="auto"/>
      </w:divBdr>
      <w:divsChild>
        <w:div w:id="34625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1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50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394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871530933">
      <w:bodyDiv w:val="1"/>
      <w:marLeft w:val="0"/>
      <w:marRight w:val="0"/>
      <w:marTop w:val="0"/>
      <w:marBottom w:val="0"/>
      <w:divBdr>
        <w:top w:val="none" w:sz="0" w:space="0" w:color="auto"/>
        <w:left w:val="none" w:sz="0" w:space="0" w:color="auto"/>
        <w:bottom w:val="none" w:sz="0" w:space="0" w:color="auto"/>
        <w:right w:val="none" w:sz="0" w:space="0" w:color="auto"/>
      </w:divBdr>
    </w:div>
    <w:div w:id="1914198571">
      <w:bodyDiv w:val="1"/>
      <w:marLeft w:val="0"/>
      <w:marRight w:val="0"/>
      <w:marTop w:val="0"/>
      <w:marBottom w:val="0"/>
      <w:divBdr>
        <w:top w:val="none" w:sz="0" w:space="0" w:color="auto"/>
        <w:left w:val="none" w:sz="0" w:space="0" w:color="auto"/>
        <w:bottom w:val="none" w:sz="0" w:space="0" w:color="auto"/>
        <w:right w:val="none" w:sz="0" w:space="0" w:color="auto"/>
      </w:divBdr>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EC537E48-FA8E-4D8A-BF39-8FC514FCC4B8}">
    <t:Anchor>
      <t:Comment id="1541165515"/>
    </t:Anchor>
    <t:History>
      <t:Event id="{32E8C384-5BF0-45FE-819D-0489A4443D73}" time="2025-04-24T17:24:34.913Z">
        <t:Attribution userId="S::b0080085@virginmedia.co.uk::3f04c872-b4de-4da0-8620-d32017b6fcac" userProvider="AD" userName="Gemma Bacon"/>
        <t:Anchor>
          <t:Comment id="128622170"/>
        </t:Anchor>
        <t:Create/>
      </t:Event>
      <t:Event id="{C44D4B50-3CBA-4DB5-AD9C-FCBB63015F39}" time="2025-04-24T17:24:34.913Z">
        <t:Attribution userId="S::b0080085@virginmedia.co.uk::3f04c872-b4de-4da0-8620-d32017b6fcac" userProvider="AD" userName="Gemma Bacon"/>
        <t:Anchor>
          <t:Comment id="128622170"/>
        </t:Anchor>
        <t:Assign userId="S::P7869195@virginmedia.co.uk::58ab7416-d5ca-44a1-b24a-a16e4636e123" userProvider="AD" userName="Shiny Prakash"/>
      </t:Event>
      <t:Event id="{84E777FE-09F1-4EB5-AE51-0C7A44B73B29}" time="2025-04-24T17:24:34.913Z">
        <t:Attribution userId="S::b0080085@virginmedia.co.uk::3f04c872-b4de-4da0-8620-d32017b6fcac" userProvider="AD" userName="Gemma Bacon"/>
        <t:Anchor>
          <t:Comment id="128622170"/>
        </t:Anchor>
        <t:SetTitle title="@Shiny Prakash have updated the wording please check"/>
      </t:Event>
      <t:Event id="{3F25A531-3648-4B71-93AF-C00D4039D0B7}" time="2025-04-28T09:09:35.145Z">
        <t:Attribution userId="S::p7869195@virginmedia.co.uk::58ab7416-d5ca-44a1-b24a-a16e4636e123" userProvider="AD" userName="Shiny Prakash"/>
        <t:Progress percentComplete="100"/>
      </t:Event>
    </t:History>
  </t:Task>
  <t:Task id="{95B62996-2A75-4515-A2AC-C50AF2BEF3BB}">
    <t:Anchor>
      <t:Comment id="733213592"/>
    </t:Anchor>
    <t:History>
      <t:Event id="{12C5C6DA-DD1A-4CDB-9D10-9EA3FD1630E9}" time="2025-04-24T17:26:15.568Z">
        <t:Attribution userId="S::b0080085@virginmedia.co.uk::3f04c872-b4de-4da0-8620-d32017b6fcac" userProvider="AD" userName="Gemma Bacon"/>
        <t:Anchor>
          <t:Comment id="910719486"/>
        </t:Anchor>
        <t:Create/>
      </t:Event>
      <t:Event id="{FC4E2F55-6170-40DF-B7ED-62F340008213}" time="2025-04-24T17:26:15.568Z">
        <t:Attribution userId="S::b0080085@virginmedia.co.uk::3f04c872-b4de-4da0-8620-d32017b6fcac" userProvider="AD" userName="Gemma Bacon"/>
        <t:Anchor>
          <t:Comment id="910719486"/>
        </t:Anchor>
        <t:Assign userId="S::P7869195@virginmedia.co.uk::58ab7416-d5ca-44a1-b24a-a16e4636e123" userProvider="AD" userName="Shiny Prakash"/>
      </t:Event>
      <t:Event id="{6D84DB2D-CE0D-4688-8031-BCB4819A0D25}" time="2025-04-24T17:26:15.568Z">
        <t:Attribution userId="S::b0080085@virginmedia.co.uk::3f04c872-b4de-4da0-8620-d32017b6fcac" userProvider="AD" userName="Gemma Bacon"/>
        <t:Anchor>
          <t:Comment id="910719486"/>
        </t:Anchor>
        <t:SetTitle title="@Shiny Prakash I think we can remove this sentence for now"/>
      </t:Event>
      <t:Event id="{F07D6D61-5A8A-4E8F-A9B4-8770DE8D46DE}" time="2025-04-28T09:03:57.962Z">
        <t:Attribution userId="S::p7869195@virginmedia.co.uk::58ab7416-d5ca-44a1-b24a-a16e4636e123" userProvider="AD" userName="Shiny Prakash"/>
        <t:Progress percentComplete="100"/>
      </t:Event>
    </t:History>
  </t:Task>
  <t:Task id="{E3969910-278F-418D-824D-837C91E574ED}">
    <t:Anchor>
      <t:Comment id="427352198"/>
    </t:Anchor>
    <t:History>
      <t:Event id="{DD12F4B5-D9D2-4370-80FE-AA94EF0ABB51}" time="2025-04-24T17:28:53.882Z">
        <t:Attribution userId="S::b0080085@virginmedia.co.uk::3f04c872-b4de-4da0-8620-d32017b6fcac" userProvider="AD" userName="Gemma Bacon"/>
        <t:Anchor>
          <t:Comment id="456710746"/>
        </t:Anchor>
        <t:Create/>
      </t:Event>
      <t:Event id="{4E5291B5-F7C4-43EA-A755-DB7D13292DF1}" time="2025-04-24T17:28:53.882Z">
        <t:Attribution userId="S::b0080085@virginmedia.co.uk::3f04c872-b4de-4da0-8620-d32017b6fcac" userProvider="AD" userName="Gemma Bacon"/>
        <t:Anchor>
          <t:Comment id="456710746"/>
        </t:Anchor>
        <t:Assign userId="S::Sharon.Mcauley@virginmediao2.co.uk::c09a9cfd-6c44-4c56-84d6-13436ebf9e45" userProvider="AD" userName="Sharon Mcauley (UK)"/>
      </t:Event>
      <t:Event id="{93D24A5E-5160-45F2-8617-D96073AAEFEE}" time="2025-04-24T17:28:53.882Z">
        <t:Attribution userId="S::b0080085@virginmedia.co.uk::3f04c872-b4de-4da0-8620-d32017b6fcac" userProvider="AD" userName="Gemma Bacon"/>
        <t:Anchor>
          <t:Comment id="456710746"/>
        </t:Anchor>
        <t:SetTitle title="@Sharon Mcauley (UK) so what do we need to include?"/>
      </t:Event>
    </t:History>
  </t:Task>
  <t:Task id="{208595CA-6800-4516-8DC3-EBE8A203F709}">
    <t:Anchor>
      <t:Comment id="626298607"/>
    </t:Anchor>
    <t:History>
      <t:Event id="{68EF3316-3979-4A2C-91DF-19A131A3C979}" time="2025-04-24T17:34:10.178Z">
        <t:Attribution userId="S::b0080085@virginmedia.co.uk::3f04c872-b4de-4da0-8620-d32017b6fcac" userProvider="AD" userName="Gemma Bacon"/>
        <t:Anchor>
          <t:Comment id="574649695"/>
        </t:Anchor>
        <t:Create/>
      </t:Event>
      <t:Event id="{C2558BA0-54EC-4D07-9994-7162C7ED99CA}" time="2025-04-24T17:34:10.178Z">
        <t:Attribution userId="S::b0080085@virginmedia.co.uk::3f04c872-b4de-4da0-8620-d32017b6fcac" userProvider="AD" userName="Gemma Bacon"/>
        <t:Anchor>
          <t:Comment id="574649695"/>
        </t:Anchor>
        <t:Assign userId="S::Sharon.Mcauley@virginmediao2.co.uk::c09a9cfd-6c44-4c56-84d6-13436ebf9e45" userProvider="AD" userName="Sharon Mcauley (UK)"/>
      </t:Event>
      <t:Event id="{1D808755-142E-4695-9853-5DBCAF737244}" time="2025-04-24T17:34:10.178Z">
        <t:Attribution userId="S::b0080085@virginmedia.co.uk::3f04c872-b4de-4da0-8620-d32017b6fcac" userProvider="AD" userName="Gemma Bacon"/>
        <t:Anchor>
          <t:Comment id="574649695"/>
        </t:Anchor>
        <t:SetTitle title="@Sharon Mcauley (UK) I've upated the wording to say drop down arrow"/>
      </t:Event>
    </t:History>
  </t:Task>
  <t:Task id="{638AE05A-FBF0-499B-944B-E8256EB1AD3C}">
    <t:Anchor>
      <t:Comment id="1846364914"/>
    </t:Anchor>
    <t:History>
      <t:Event id="{511AADF3-2184-41FC-A30C-1D8386040F41}" time="2026-06-11T16:49:35.416Z">
        <t:Attribution userId="S::B0080085@virginmedia.co.uk::3f04c872-b4de-4da0-8620-d32017b6fcac" userProvider="AD" userName="Gemma Bacon"/>
        <t:Anchor>
          <t:Comment id="1846364914"/>
        </t:Anchor>
        <t:Create/>
      </t:Event>
      <t:Event id="{7CE1B625-24D9-42BC-A84D-28A03758EB61}" time="2026-06-11T16:49:35.416Z">
        <t:Attribution userId="S::B0080085@virginmedia.co.uk::3f04c872-b4de-4da0-8620-d32017b6fcac" userProvider="AD" userName="Gemma Bacon"/>
        <t:Anchor>
          <t:Comment id="1846364914"/>
        </t:Anchor>
        <t:Assign userId="S::F7540303@virginmedia.co.uk::3b463efc-95c0-405f-b0fe-daa125b8212b" userProvider="AD" userName="Tony Fear"/>
      </t:Event>
      <t:Event id="{D9D5D3CF-4920-4606-B76D-9CC45AD549E6}" time="2026-06-11T16:49:35.416Z">
        <t:Attribution userId="S::B0080085@virginmedia.co.uk::3f04c872-b4de-4da0-8620-d32017b6fcac" userProvider="AD" userName="Gemma Bacon"/>
        <t:Anchor>
          <t:Comment id="1846364914"/>
        </t:Anchor>
        <t:SetTitle title="@Tony Fear Do we want them to provide these option?"/>
      </t:Event>
    </t:History>
  </t:Task>
  <t:Task id="{85BACE17-D7D1-4D46-98DA-02549F601BEC}">
    <t:Anchor>
      <t:Comment id="1266590557"/>
    </t:Anchor>
    <t:History>
      <t:Event id="{3DAAFE35-FBE7-4133-9D7B-12C37080565D}" time="2025-04-24T17:36:03.677Z">
        <t:Attribution userId="S::b0080085@virginmedia.co.uk::3f04c872-b4de-4da0-8620-d32017b6fcac" userProvider="AD" userName="Gemma Bacon"/>
        <t:Anchor>
          <t:Comment id="879537099"/>
        </t:Anchor>
        <t:Create/>
      </t:Event>
      <t:Event id="{B1A00868-7A8F-4CBF-9387-14F2469A659C}" time="2025-04-24T17:36:03.677Z">
        <t:Attribution userId="S::b0080085@virginmedia.co.uk::3f04c872-b4de-4da0-8620-d32017b6fcac" userProvider="AD" userName="Gemma Bacon"/>
        <t:Anchor>
          <t:Comment id="879537099"/>
        </t:Anchor>
        <t:Assign userId="S::Sharon.Mcauley@virginmediao2.co.uk::c09a9cfd-6c44-4c56-84d6-13436ebf9e45" userProvider="AD" userName="Sharon Mcauley (UK)"/>
      </t:Event>
      <t:Event id="{546273A0-0000-4E1B-AF58-B404E1244123}" time="2025-04-24T17:36:03.677Z">
        <t:Attribution userId="S::b0080085@virginmedia.co.uk::3f04c872-b4de-4da0-8620-d32017b6fcac" userProvider="AD" userName="Gemma Bacon"/>
        <t:Anchor>
          <t:Comment id="879537099"/>
        </t:Anchor>
        <t:SetTitle title="@Sharon Mcauley (UK) updated thanks"/>
      </t:Event>
    </t:History>
  </t:Task>
  <t:Task id="{36D84B20-3FF9-4004-9997-EDB07AD744A9}">
    <t:Anchor>
      <t:Comment id="1101398727"/>
    </t:Anchor>
    <t:History>
      <t:Event id="{FD851F8A-7772-4C3B-87D5-16289BE44729}" time="2026-06-11T16:47:02.6Z">
        <t:Attribution userId="S::B0080085@virginmedia.co.uk::3f04c872-b4de-4da0-8620-d32017b6fcac" userProvider="AD" userName="Gemma Bacon"/>
        <t:Anchor>
          <t:Comment id="1101398727"/>
        </t:Anchor>
        <t:Create/>
      </t:Event>
      <t:Event id="{1B720854-C319-4818-A4D3-98FD6FC878FE}" time="2026-06-11T16:47:02.6Z">
        <t:Attribution userId="S::B0080085@virginmedia.co.uk::3f04c872-b4de-4da0-8620-d32017b6fcac" userProvider="AD" userName="Gemma Bacon"/>
        <t:Anchor>
          <t:Comment id="1101398727"/>
        </t:Anchor>
        <t:Assign userId="S::F7540303@virginmedia.co.uk::3b463efc-95c0-405f-b0fe-daa125b8212b" userProvider="AD" userName="Tony Fear"/>
      </t:Event>
      <t:Event id="{1DFEACCA-B09A-43ED-BB7E-320012CE5383}" time="2026-06-11T16:47:02.6Z">
        <t:Attribution userId="S::B0080085@virginmedia.co.uk::3f04c872-b4de-4da0-8620-d32017b6fcac" userProvider="AD" userName="Gemma Bacon"/>
        <t:Anchor>
          <t:Comment id="1101398727"/>
        </t:Anchor>
        <t:SetTitle title="@Tony Fear Do we want the partner when sizing to take this into consideration?"/>
      </t:Event>
    </t:History>
  </t:Task>
  <t:Task id="{09064BA5-27D7-48B1-B163-23AA4E4325D9}">
    <t:Anchor>
      <t:Comment id="57771053"/>
    </t:Anchor>
    <t:History>
      <t:Event id="{1807597B-2142-4C26-B2A9-5EB1CA869600}" time="2025-04-30T10:26:14.653Z">
        <t:Attribution userId="S::b0080085@virginmedia.co.uk::3f04c872-b4de-4da0-8620-d32017b6fcac" userProvider="AD" userName="Gemma Bacon"/>
        <t:Anchor>
          <t:Comment id="1071903498"/>
        </t:Anchor>
        <t:Create/>
      </t:Event>
      <t:Event id="{7EC5DEBE-92CD-44FB-A9BF-F485525ED632}" time="2025-04-30T10:26:14.653Z">
        <t:Attribution userId="S::b0080085@virginmedia.co.uk::3f04c872-b4de-4da0-8620-d32017b6fcac" userProvider="AD" userName="Gemma Bacon"/>
        <t:Anchor>
          <t:Comment id="1071903498"/>
        </t:Anchor>
        <t:Assign userId="S::V7817469@virginmedia.co.uk::6c3c5c7a-233c-4b4c-8a09-8643e3a8696d" userProvider="AD" userName="Abhishek Vatsa"/>
      </t:Event>
      <t:Event id="{5246DCD3-6446-4564-8034-875E18F272B3}" time="2025-04-30T10:26:14.653Z">
        <t:Attribution userId="S::b0080085@virginmedia.co.uk::3f04c872-b4de-4da0-8620-d32017b6fcac" userProvider="AD" userName="Gemma Bacon"/>
        <t:Anchor>
          <t:Comment id="1071903498"/>
        </t:Anchor>
        <t:SetTitle title="@Abhishek Vatsa does this work but will still leave B04 for non 3rd party changes"/>
      </t:Event>
      <t:Event id="{C42C3DE4-E2DC-49F1-85B3-786C75429561}" time="2025-04-30T14:04:02.164Z">
        <t:Attribution userId="S::V7817469@virginmedia.co.uk::6c3c5c7a-233c-4b4c-8a09-8643e3a8696d" userProvider="AD" userName="Abhishek Vatsa"/>
        <t:Progress percentComplete="100"/>
      </t:Event>
    </t:History>
  </t:Task>
  <t:Task id="{53D3D6C7-0018-4369-BA84-B7A1BAEC0831}">
    <t:Anchor>
      <t:Comment id="817412065"/>
    </t:Anchor>
    <t:History>
      <t:Event id="{BD5B96CC-E21D-4393-B1DD-AFACA3A64678}" time="2025-04-24T17:35:21.005Z">
        <t:Attribution userId="S::b0080085@virginmedia.co.uk::3f04c872-b4de-4da0-8620-d32017b6fcac" userProvider="AD" userName="Gemma Bacon"/>
        <t:Anchor>
          <t:Comment id="435656389"/>
        </t:Anchor>
        <t:Create/>
      </t:Event>
      <t:Event id="{D6428CFD-1FA1-4A8E-A9ED-9E8905A826EE}" time="2025-04-24T17:35:21.005Z">
        <t:Attribution userId="S::b0080085@virginmedia.co.uk::3f04c872-b4de-4da0-8620-d32017b6fcac" userProvider="AD" userName="Gemma Bacon"/>
        <t:Anchor>
          <t:Comment id="435656389"/>
        </t:Anchor>
        <t:Assign userId="S::Sharon.Mcauley@virginmediao2.co.uk::c09a9cfd-6c44-4c56-84d6-13436ebf9e45" userProvider="AD" userName="Sharon Mcauley (UK)"/>
      </t:Event>
      <t:Event id="{44524A08-BBF5-498E-9C96-2A0762972F2F}" time="2025-04-24T17:35:21.005Z">
        <t:Attribution userId="S::b0080085@virginmedia.co.uk::3f04c872-b4de-4da0-8620-d32017b6fcac" userProvider="AD" userName="Gemma Bacon"/>
        <t:Anchor>
          <t:Comment id="435656389"/>
        </t:Anchor>
        <t:SetTitle title="@Sharon Mcauley (UK) possibly but this is about what not where we are making the change if that makes sense"/>
      </t:Event>
      <t:Event id="{50491F05-7B7A-460C-93A9-D96EECCB398B}" time="2025-04-30T10:22:16.018Z">
        <t:Attribution userId="S::b0080085@virginmedia.co.uk::3f04c872-b4de-4da0-8620-d32017b6fcac" userProvider="AD" userName="Gemma Bacon"/>
        <t:Progress percentComplete="100"/>
      </t:Event>
    </t:History>
  </t:Task>
  <t:Task id="{C0B4AFDB-07C9-4FDA-BB77-33C85C974DED}">
    <t:Anchor>
      <t:Comment id="1221802938"/>
    </t:Anchor>
    <t:History>
      <t:Event id="{B50C5873-537A-4C3E-8346-F9FB231AD382}" time="2025-04-30T10:21:58.699Z">
        <t:Attribution userId="S::b0080085@virginmedia.co.uk::3f04c872-b4de-4da0-8620-d32017b6fcac" userProvider="AD" userName="Gemma Bacon"/>
        <t:Anchor>
          <t:Comment id="655974891"/>
        </t:Anchor>
        <t:Create/>
      </t:Event>
      <t:Event id="{12D0310F-6E89-4552-B7D0-11E93FAA2DD7}" time="2025-04-30T10:21:58.699Z">
        <t:Attribution userId="S::b0080085@virginmedia.co.uk::3f04c872-b4de-4da0-8620-d32017b6fcac" userProvider="AD" userName="Gemma Bacon"/>
        <t:Anchor>
          <t:Comment id="655974891"/>
        </t:Anchor>
        <t:Assign userId="S::V7817469@virginmedia.co.uk::6c3c5c7a-233c-4b4c-8a09-8643e3a8696d" userProvider="AD" userName="Abhishek Vatsa"/>
      </t:Event>
      <t:Event id="{A2D4FC38-616F-48E9-B89F-9B7E8D69BDA1}" time="2025-04-30T10:21:58.699Z">
        <t:Attribution userId="S::b0080085@virginmedia.co.uk::3f04c872-b4de-4da0-8620-d32017b6fcac" userProvider="AD" userName="Gemma Bacon"/>
        <t:Anchor>
          <t:Comment id="655974891"/>
        </t:Anchor>
        <t:SetTitle title="@Abhishek Vatsa can you review and try close off today please"/>
      </t:Event>
      <t:Event id="{08FFE130-D47B-409B-BE37-1EF8BE628DC7}" time="2025-04-30T14:04:10.085Z">
        <t:Attribution userId="S::V7817469@virginmedia.co.uk::6c3c5c7a-233c-4b4c-8a09-8643e3a8696d" userProvider="AD" userName="Abhishek Vatsa"/>
        <t:Progress percentComplete="100"/>
      </t:Event>
    </t:History>
  </t:Task>
  <t:Task id="{B23601B6-50AA-4737-95A2-F064546C0E73}">
    <t:Anchor>
      <t:Comment id="1869421408"/>
    </t:Anchor>
    <t:History>
      <t:Event id="{05B0EBC1-B5D9-4B4F-A180-092B1924578E}" time="2025-04-30T10:29:25.088Z">
        <t:Attribution userId="S::b0080085@virginmedia.co.uk::3f04c872-b4de-4da0-8620-d32017b6fcac" userProvider="AD" userName="Gemma Bacon"/>
        <t:Anchor>
          <t:Comment id="1437787344"/>
        </t:Anchor>
        <t:Create/>
      </t:Event>
      <t:Event id="{184D9495-4C88-409E-AC89-B2CA6083C8D9}" time="2025-04-30T10:29:25.088Z">
        <t:Attribution userId="S::b0080085@virginmedia.co.uk::3f04c872-b4de-4da0-8620-d32017b6fcac" userProvider="AD" userName="Gemma Bacon"/>
        <t:Anchor>
          <t:Comment id="1437787344"/>
        </t:Anchor>
        <t:Assign userId="S::V7817469@virginmedia.co.uk::6c3c5c7a-233c-4b4c-8a09-8643e3a8696d" userProvider="AD" userName="Abhishek Vatsa"/>
      </t:Event>
      <t:Event id="{E1C2F880-65D1-4F8E-A2E9-DA525F3091F9}" time="2025-04-30T10:29:25.088Z">
        <t:Attribution userId="S::b0080085@virginmedia.co.uk::3f04c872-b4de-4da0-8620-d32017b6fcac" userProvider="AD" userName="Gemma Bacon"/>
        <t:Anchor>
          <t:Comment id="1437787344"/>
        </t:Anchor>
        <t:SetTitle title="@Abhishek Vatsa can you review my comment.. this was the example I was using for Starlink for Cancellation ..So if I leave the last 3 in and remove the first 3 as they are already considered earlier"/>
      </t:Event>
      <t:Event id="{8B5744B1-A149-4BAA-8B25-D503EFCC4140}" time="2025-04-30T14:05:31.883Z">
        <t:Attribution userId="S::V7817469@virginmedia.co.uk::6c3c5c7a-233c-4b4c-8a09-8643e3a8696d" userProvider="AD" userName="Abhishek Vat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2026-07-09T16:00:14+00:00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88caae6c-f70c-4fe1-b5fd-d334b015f88d"/>
    <ds:schemaRef ds:uri="43452dcd-b9dd-46ad-bf63-befd681c54b4"/>
  </ds:schemaRefs>
</ds:datastoreItem>
</file>

<file path=customXml/itemProps2.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3.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4.xml><?xml version="1.0" encoding="utf-8"?>
<ds:datastoreItem xmlns:ds="http://schemas.openxmlformats.org/officeDocument/2006/customXml" ds:itemID="{FA4276ED-398D-44D9-AC24-6E832A3B1DC3}"/>
</file>

<file path=docProps/app.xml><?xml version="1.0" encoding="utf-8"?>
<Properties xmlns="http://schemas.openxmlformats.org/officeDocument/2006/extended-properties" xmlns:vt="http://schemas.openxmlformats.org/officeDocument/2006/docPropsVTypes">
  <Template>Normal</Template>
  <TotalTime>8</TotalTime>
  <Pages>15</Pages>
  <Words>3777</Words>
  <Characters>19114</Characters>
  <Application>Microsoft Office Word</Application>
  <DocSecurity>0</DocSecurity>
  <Lines>1124</Lines>
  <Paragraphs>763</Paragraphs>
  <ScaleCrop>false</ScaleCrop>
  <Company/>
  <LinksUpToDate>false</LinksUpToDate>
  <CharactersWithSpaces>22128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Gemma Bacon</cp:lastModifiedBy>
  <cp:revision>5</cp:revision>
  <cp:lastPrinted>2024-06-18T16:26:00Z</cp:lastPrinted>
  <dcterms:created xsi:type="dcterms:W3CDTF">2026-06-16T09:36:00Z</dcterms:created>
  <dcterms:modified xsi:type="dcterms:W3CDTF">2026-07-02T17:48:00Z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
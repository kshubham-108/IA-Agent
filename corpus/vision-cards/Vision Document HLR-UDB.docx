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21"/>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21"/>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4614F427" w:rsidR="003941ED" w:rsidRDefault="009C123B" w:rsidP="003941ED">
            <w:pPr>
              <w:rPr>
                <w:rFonts w:ascii="Calibri" w:hAnsi="Calibri" w:cs="Calibri"/>
                <w:i/>
                <w:iCs/>
                <w:color w:val="4F81BD" w:themeColor="accent1"/>
                <w:sz w:val="20"/>
                <w:szCs w:val="20"/>
              </w:rPr>
            </w:pPr>
            <w:r>
              <w:rPr>
                <w:rFonts w:ascii="Calibri" w:hAnsi="Calibri" w:cs="Calibri"/>
                <w:i/>
                <w:iCs/>
                <w:color w:val="4F81BD" w:themeColor="accent1"/>
                <w:sz w:val="20"/>
                <w:szCs w:val="20"/>
              </w:rPr>
              <w:t>HLR to UDB Migration</w:t>
            </w:r>
          </w:p>
        </w:tc>
      </w:tr>
      <w:tr w:rsidR="009C123B" w:rsidRPr="001D62AE" w14:paraId="72FDCEC3" w14:textId="77777777" w:rsidTr="00D41923">
        <w:tc>
          <w:tcPr>
            <w:tcW w:w="4046" w:type="dxa"/>
          </w:tcPr>
          <w:p w14:paraId="3A2CBDC4" w14:textId="1A9A3752" w:rsidR="009C123B" w:rsidRDefault="009C123B" w:rsidP="009C123B">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3E7F9C67" w14:textId="77777777"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A significant number of customers remain on the legacy E/// HLR platforms. These customers were originally expected to be migrated through other projects that have since been discontinued. The E/// HLRs are now end of life, and while Core Engineering has secured an extension of vendor support until 2027, this deadline is fixed and cannot be extended further. In parallel, several major initiatives are underway within CIO to migrate customers from upstream legacy platforms, all of which must be completed by the end of 2026.</w:t>
            </w:r>
          </w:p>
          <w:p w14:paraId="409FFE66" w14:textId="77777777"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The remaining HLR customer base broadly falls into four categories:</w:t>
            </w:r>
          </w:p>
          <w:p w14:paraId="54EF66DF" w14:textId="77777777" w:rsidR="009C051B" w:rsidRPr="009C051B" w:rsidRDefault="009C051B" w:rsidP="009C051B">
            <w:pPr>
              <w:rPr>
                <w:rFonts w:ascii="Calibri" w:hAnsi="Calibri" w:cs="Calibri"/>
                <w:i/>
                <w:iCs/>
                <w:color w:val="4F81BD" w:themeColor="accent1"/>
                <w:sz w:val="18"/>
                <w:szCs w:val="18"/>
                <w:lang w:val="en-GB"/>
              </w:rPr>
            </w:pPr>
          </w:p>
          <w:p w14:paraId="7F4A4E5A" w14:textId="77777777"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Simple: No APN/MVR requirements and correctly provisioned SIMs.</w:t>
            </w:r>
          </w:p>
          <w:p w14:paraId="60ACCEA0" w14:textId="77777777"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Dependent: Customers with private APNs, static IPs, or requiring IMS uplift.</w:t>
            </w:r>
          </w:p>
          <w:p w14:paraId="607FBABF" w14:textId="77777777"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Complex: Legacy 2G services, bespoke APNs, and IoT use cases.</w:t>
            </w:r>
          </w:p>
          <w:p w14:paraId="1F2C1D70" w14:textId="77777777"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High Risk: Public sector customers with resilience requirements.</w:t>
            </w:r>
          </w:p>
          <w:p w14:paraId="7A720250" w14:textId="77777777" w:rsidR="009C051B" w:rsidRPr="009C051B" w:rsidRDefault="009C051B" w:rsidP="009C051B">
            <w:pPr>
              <w:rPr>
                <w:rFonts w:ascii="Calibri" w:hAnsi="Calibri" w:cs="Calibri"/>
                <w:i/>
                <w:iCs/>
                <w:color w:val="4F81BD" w:themeColor="accent1"/>
                <w:sz w:val="18"/>
                <w:szCs w:val="18"/>
                <w:lang w:val="en-GB"/>
              </w:rPr>
            </w:pPr>
          </w:p>
          <w:p w14:paraId="02CFB2D9" w14:textId="77777777" w:rsid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Successful migration will require close collaboration between CIO, CTO, and business owners to ensure data consistency and effective customer management alongside the technical transition.</w:t>
            </w:r>
          </w:p>
          <w:p w14:paraId="28BE30EF" w14:textId="77777777" w:rsidR="00672216" w:rsidRPr="009C051B" w:rsidRDefault="00672216" w:rsidP="009C051B">
            <w:pPr>
              <w:rPr>
                <w:rFonts w:ascii="Calibri" w:hAnsi="Calibri" w:cs="Calibri"/>
                <w:i/>
                <w:iCs/>
                <w:color w:val="4F81BD" w:themeColor="accent1"/>
                <w:sz w:val="18"/>
                <w:szCs w:val="18"/>
                <w:lang w:val="en-GB"/>
              </w:rPr>
            </w:pPr>
          </w:p>
          <w:p w14:paraId="750CE501" w14:textId="493F4021" w:rsidR="009C051B" w:rsidRPr="009C051B"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All consumer customers, Tesco Mobile, giffgaff, and Smart Metering have already been migrated to the Nokia UDB. As a result, much of the required design and technical capability to support the remaining migrations is expected to be already in place.</w:t>
            </w:r>
            <w:r w:rsidR="00672216">
              <w:rPr>
                <w:rFonts w:ascii="Calibri" w:hAnsi="Calibri" w:cs="Calibri"/>
                <w:i/>
                <w:iCs/>
                <w:color w:val="4F81BD" w:themeColor="accent1"/>
                <w:sz w:val="18"/>
                <w:szCs w:val="18"/>
                <w:lang w:val="en-GB"/>
              </w:rPr>
              <w:t xml:space="preserve"> It should also be noted that there are already O2 Daisy/SMB customers that are on Nokia UDB today. </w:t>
            </w:r>
          </w:p>
          <w:p w14:paraId="0DC77366" w14:textId="77777777" w:rsidR="009C051B" w:rsidRPr="009C051B" w:rsidRDefault="009C051B" w:rsidP="009C051B">
            <w:pPr>
              <w:rPr>
                <w:rFonts w:ascii="Calibri" w:hAnsi="Calibri" w:cs="Calibri"/>
                <w:i/>
                <w:iCs/>
                <w:color w:val="4F81BD" w:themeColor="accent1"/>
                <w:sz w:val="18"/>
                <w:szCs w:val="18"/>
                <w:lang w:val="en-GB"/>
              </w:rPr>
            </w:pPr>
          </w:p>
          <w:p w14:paraId="71B36908" w14:textId="7479EFAE" w:rsidR="00814D98" w:rsidRDefault="009C051B" w:rsidP="009C051B">
            <w:pPr>
              <w:rPr>
                <w:rFonts w:ascii="Calibri" w:hAnsi="Calibri" w:cs="Calibri"/>
                <w:i/>
                <w:iCs/>
                <w:color w:val="4F81BD" w:themeColor="accent1"/>
                <w:sz w:val="18"/>
                <w:szCs w:val="18"/>
                <w:lang w:val="en-GB"/>
              </w:rPr>
            </w:pPr>
            <w:r w:rsidRPr="009C051B">
              <w:rPr>
                <w:rFonts w:ascii="Calibri" w:hAnsi="Calibri" w:cs="Calibri"/>
                <w:i/>
                <w:iCs/>
                <w:color w:val="4F81BD" w:themeColor="accent1"/>
                <w:sz w:val="18"/>
                <w:szCs w:val="18"/>
                <w:lang w:val="en-GB"/>
              </w:rPr>
              <w:t>O2 Daisy</w:t>
            </w:r>
            <w:ins w:id="0" w:author="Claire Rushforth" w:date="2026-04-24T12:03:00Z" w16du:dateUtc="2026-04-24T11:03:00Z">
              <w:r w:rsidR="00BB2581">
                <w:rPr>
                  <w:rFonts w:ascii="Calibri" w:hAnsi="Calibri" w:cs="Calibri"/>
                  <w:i/>
                  <w:iCs/>
                  <w:color w:val="4F81BD" w:themeColor="accent1"/>
                  <w:sz w:val="18"/>
                  <w:szCs w:val="18"/>
                  <w:lang w:val="en-GB"/>
                </w:rPr>
                <w:t xml:space="preserve"> </w:t>
              </w:r>
            </w:ins>
            <w:ins w:id="1" w:author="Claire Rushforth" w:date="2026-04-24T12:04:00Z" w16du:dateUtc="2026-04-24T11:04:00Z">
              <w:r w:rsidR="00BB2581">
                <w:rPr>
                  <w:rFonts w:ascii="Calibri" w:hAnsi="Calibri" w:cs="Calibri"/>
                  <w:i/>
                  <w:iCs/>
                  <w:color w:val="4F81BD" w:themeColor="accent1"/>
                  <w:sz w:val="18"/>
                  <w:szCs w:val="18"/>
                  <w:lang w:val="en-GB"/>
                </w:rPr>
                <w:t>and IOT</w:t>
              </w:r>
            </w:ins>
            <w:del w:id="2" w:author="Claire Rushforth" w:date="2026-04-24T12:04:00Z" w16du:dateUtc="2026-04-24T11:04:00Z">
              <w:r w:rsidRPr="009C051B" w:rsidDel="00BB2581">
                <w:rPr>
                  <w:rFonts w:ascii="Calibri" w:hAnsi="Calibri" w:cs="Calibri"/>
                  <w:i/>
                  <w:iCs/>
                  <w:color w:val="4F81BD" w:themeColor="accent1"/>
                  <w:sz w:val="18"/>
                  <w:szCs w:val="18"/>
                  <w:lang w:val="en-GB"/>
                </w:rPr>
                <w:delText xml:space="preserve"> i</w:delText>
              </w:r>
            </w:del>
            <w:ins w:id="3" w:author="Claire Rushforth" w:date="2026-04-24T12:04:00Z" w16du:dateUtc="2026-04-24T11:04:00Z">
              <w:r w:rsidR="00BB2581">
                <w:rPr>
                  <w:rFonts w:ascii="Calibri" w:hAnsi="Calibri" w:cs="Calibri"/>
                  <w:i/>
                  <w:iCs/>
                  <w:color w:val="4F81BD" w:themeColor="accent1"/>
                  <w:sz w:val="18"/>
                  <w:szCs w:val="18"/>
                  <w:lang w:val="en-GB"/>
                </w:rPr>
                <w:t xml:space="preserve"> </w:t>
              </w:r>
            </w:ins>
            <w:del w:id="4" w:author="Claire Rushforth" w:date="2026-04-24T12:04:00Z" w16du:dateUtc="2026-04-24T11:04:00Z">
              <w:r w:rsidRPr="009C051B" w:rsidDel="00BB2581">
                <w:rPr>
                  <w:rFonts w:ascii="Calibri" w:hAnsi="Calibri" w:cs="Calibri"/>
                  <w:i/>
                  <w:iCs/>
                  <w:color w:val="4F81BD" w:themeColor="accent1"/>
                  <w:sz w:val="18"/>
                  <w:szCs w:val="18"/>
                  <w:lang w:val="en-GB"/>
                </w:rPr>
                <w:delText xml:space="preserve">s </w:delText>
              </w:r>
            </w:del>
            <w:ins w:id="5" w:author="Claire Rushforth" w:date="2026-04-24T12:04:00Z" w16du:dateUtc="2026-04-24T11:04:00Z">
              <w:r w:rsidR="00BB2581">
                <w:rPr>
                  <w:rFonts w:ascii="Calibri" w:hAnsi="Calibri" w:cs="Calibri"/>
                  <w:i/>
                  <w:iCs/>
                  <w:color w:val="4F81BD" w:themeColor="accent1"/>
                  <w:sz w:val="18"/>
                  <w:szCs w:val="18"/>
                  <w:lang w:val="en-GB"/>
                </w:rPr>
                <w:t xml:space="preserve">are </w:t>
              </w:r>
            </w:ins>
            <w:r w:rsidRPr="009C051B">
              <w:rPr>
                <w:rFonts w:ascii="Calibri" w:hAnsi="Calibri" w:cs="Calibri"/>
                <w:i/>
                <w:iCs/>
                <w:color w:val="4F81BD" w:themeColor="accent1"/>
                <w:sz w:val="18"/>
                <w:szCs w:val="18"/>
                <w:lang w:val="en-GB"/>
              </w:rPr>
              <w:t>currently migrating from DISE to an alternative platform, a programme that must be completed by the end of 2026. Our expectation is that this initiative will have addressed service and data cleansing activities, unless additional gaps are identified through the Nokia UDB migration. This should help to simplify the remaining migration activities.</w:t>
            </w:r>
          </w:p>
          <w:p w14:paraId="376436AC" w14:textId="77777777" w:rsidR="00633867" w:rsidRDefault="00633867" w:rsidP="009C051B">
            <w:pPr>
              <w:rPr>
                <w:rFonts w:ascii="Calibri" w:hAnsi="Calibri" w:cs="Calibri"/>
                <w:i/>
                <w:iCs/>
                <w:color w:val="4F81BD" w:themeColor="accent1"/>
                <w:sz w:val="18"/>
                <w:szCs w:val="18"/>
                <w:lang w:val="en-GB"/>
              </w:rPr>
            </w:pPr>
          </w:p>
          <w:p w14:paraId="17E5E7DE" w14:textId="51A40E9F" w:rsidR="00CD15D6" w:rsidRPr="00CD15D6" w:rsidRDefault="00CD15D6" w:rsidP="00CD15D6">
            <w:pPr>
              <w:rPr>
                <w:rFonts w:ascii="Calibri" w:hAnsi="Calibri" w:cs="Calibri"/>
                <w:i/>
                <w:iCs/>
                <w:color w:val="4F81BD" w:themeColor="accent1"/>
                <w:sz w:val="18"/>
                <w:szCs w:val="18"/>
                <w:lang w:val="en-GB"/>
              </w:rPr>
            </w:pPr>
            <w:proofErr w:type="gramStart"/>
            <w:r w:rsidRPr="00CD15D6">
              <w:rPr>
                <w:rFonts w:ascii="Calibri" w:hAnsi="Calibri" w:cs="Calibri"/>
                <w:i/>
                <w:iCs/>
                <w:color w:val="4F81BD" w:themeColor="accent1"/>
                <w:sz w:val="18"/>
                <w:szCs w:val="18"/>
                <w:lang w:val="en-GB"/>
              </w:rPr>
              <w:t>Additionally</w:t>
            </w:r>
            <w:proofErr w:type="gramEnd"/>
            <w:ins w:id="6" w:author="Claire Rushforth" w:date="2026-04-24T12:04:00Z" w16du:dateUtc="2026-04-24T11:04:00Z">
              <w:r w:rsidR="00684B71">
                <w:rPr>
                  <w:rFonts w:ascii="Calibri" w:hAnsi="Calibri" w:cs="Calibri"/>
                  <w:i/>
                  <w:iCs/>
                  <w:color w:val="4F81BD" w:themeColor="accent1"/>
                  <w:sz w:val="18"/>
                  <w:szCs w:val="18"/>
                  <w:lang w:val="en-GB"/>
                </w:rPr>
                <w:t xml:space="preserve"> for O2Daisy</w:t>
              </w:r>
            </w:ins>
            <w:r w:rsidRPr="00CD15D6">
              <w:rPr>
                <w:rFonts w:ascii="Calibri" w:hAnsi="Calibri" w:cs="Calibri"/>
                <w:i/>
                <w:iCs/>
                <w:color w:val="4F81BD" w:themeColor="accent1"/>
                <w:sz w:val="18"/>
                <w:szCs w:val="18"/>
                <w:lang w:val="en-GB"/>
              </w:rPr>
              <w:t xml:space="preserve">, since the launch of 5G SA, all new connections are provisioned onto DISE via a Capita-managed process. Under this new approach, the team is required to </w:t>
            </w:r>
            <w:r w:rsidRPr="00CD15D6">
              <w:rPr>
                <w:rFonts w:ascii="Calibri" w:hAnsi="Calibri" w:cs="Calibri"/>
                <w:i/>
                <w:iCs/>
                <w:color w:val="4F81BD" w:themeColor="accent1"/>
                <w:sz w:val="18"/>
                <w:szCs w:val="18"/>
                <w:lang w:val="en-GB"/>
              </w:rPr>
              <w:lastRenderedPageBreak/>
              <w:t>assess whether customers should be placed on Nokia UDB or Ericsson, based on any legacy service requirements.</w:t>
            </w:r>
          </w:p>
          <w:p w14:paraId="1A0A6498" w14:textId="7589D30B" w:rsidR="00672216" w:rsidRDefault="00CD15D6" w:rsidP="009C051B">
            <w:pPr>
              <w:rPr>
                <w:rFonts w:ascii="Calibri" w:hAnsi="Calibri" w:cs="Calibri"/>
                <w:i/>
                <w:iCs/>
                <w:color w:val="4F81BD" w:themeColor="accent1"/>
                <w:sz w:val="18"/>
                <w:szCs w:val="18"/>
                <w:lang w:val="en-GB"/>
              </w:rPr>
            </w:pPr>
            <w:r w:rsidRPr="00CD15D6">
              <w:rPr>
                <w:rFonts w:ascii="Calibri" w:hAnsi="Calibri" w:cs="Calibri"/>
                <w:i/>
                <w:iCs/>
                <w:color w:val="4F81BD" w:themeColor="accent1"/>
                <w:sz w:val="18"/>
                <w:szCs w:val="18"/>
                <w:lang w:val="en-GB"/>
              </w:rPr>
              <w:t>Port-in requests follow a different process. These are automated on Nokia UDB, but fail where customers require legacy services that are not supported. When this occurs, Mark Harddine’s team must manually remove the customer from Nokia UDB and re-provision them onto Ericsson. This manual intervention introduces delays, increases operational effort, and results in a poor customer experience.</w:t>
            </w:r>
            <w:r w:rsidR="005D61E6">
              <w:rPr>
                <w:rFonts w:ascii="Calibri" w:hAnsi="Calibri" w:cs="Calibri"/>
                <w:i/>
                <w:iCs/>
                <w:color w:val="4F81BD" w:themeColor="accent1"/>
                <w:sz w:val="18"/>
                <w:szCs w:val="18"/>
              </w:rPr>
              <w:t xml:space="preserve"> </w:t>
            </w:r>
          </w:p>
          <w:p w14:paraId="6178D12E" w14:textId="72F94344" w:rsidR="00672216" w:rsidRPr="009C051B" w:rsidRDefault="00672216" w:rsidP="009C051B">
            <w:pPr>
              <w:rPr>
                <w:rFonts w:ascii="Calibri" w:hAnsi="Calibri" w:cs="Calibri"/>
                <w:i/>
                <w:iCs/>
                <w:color w:val="4F81BD" w:themeColor="accent1"/>
                <w:sz w:val="18"/>
                <w:szCs w:val="18"/>
              </w:rPr>
            </w:pPr>
          </w:p>
        </w:tc>
      </w:tr>
      <w:tr w:rsidR="00552443" w:rsidRPr="001D62AE" w14:paraId="126B599F" w14:textId="77777777" w:rsidTr="00757147">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055438">
              <w:rPr>
                <w:rFonts w:ascii="Calibri" w:hAnsi="Calibri" w:cs="Calibri"/>
                <w:i/>
                <w:iCs/>
                <w:color w:val="000000" w:themeColor="text1"/>
                <w:sz w:val="20"/>
                <w:szCs w:val="20"/>
              </w:rPr>
              <w:lastRenderedPageBreak/>
              <w:t>The above can be derived by answering the following questions</w:t>
            </w:r>
            <w:r w:rsidR="00055438" w:rsidRPr="00055438">
              <w:rPr>
                <w:rFonts w:ascii="Calibri" w:hAnsi="Calibri" w:cs="Calibri"/>
                <w:i/>
                <w:iCs/>
                <w:color w:val="000000" w:themeColor="text1"/>
                <w:sz w:val="20"/>
                <w:szCs w:val="20"/>
              </w:rPr>
              <w:t>:</w:t>
            </w:r>
          </w:p>
        </w:tc>
      </w:tr>
      <w:tr w:rsidR="00AE0B99" w:rsidRPr="001D62AE" w14:paraId="1AD59380" w14:textId="77777777" w:rsidTr="00D4192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05D01710" w:rsidR="00AE0B99" w:rsidRDefault="006909A1" w:rsidP="009D136A">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Customers could potentially lose service is they are not migrated off the Ericsson HLRS by the end of 2027</w:t>
            </w:r>
            <w:r w:rsidR="00BA3E63" w:rsidRPr="00BA3E63">
              <w:rPr>
                <w:rFonts w:ascii="Calibri" w:hAnsi="Calibri" w:cs="Calibri"/>
                <w:i/>
                <w:iCs/>
                <w:color w:val="4F81BD" w:themeColor="accent1"/>
                <w:sz w:val="20"/>
                <w:szCs w:val="20"/>
                <w:lang w:val="en-GB"/>
              </w:rPr>
              <w:t xml:space="preserve"> </w:t>
            </w:r>
          </w:p>
        </w:tc>
      </w:tr>
      <w:tr w:rsidR="00AE0B99" w:rsidRPr="001D62AE" w14:paraId="4298A9F4" w14:textId="77777777" w:rsidTr="00D4192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08EA903C" w14:textId="77777777" w:rsidR="00AE0B99" w:rsidRDefault="00C345C4" w:rsidP="009D136A">
            <w:pPr>
              <w:rPr>
                <w:ins w:id="7" w:author="Claire Rushforth" w:date="2026-04-24T12:05:00Z" w16du:dateUtc="2026-04-24T11:05:00Z"/>
                <w:rFonts w:ascii="Calibri" w:hAnsi="Calibri" w:cs="Calibri"/>
                <w:i/>
                <w:iCs/>
                <w:color w:val="4F81BD" w:themeColor="accent1"/>
                <w:sz w:val="20"/>
                <w:szCs w:val="20"/>
                <w:lang w:val="en-GB"/>
              </w:rPr>
            </w:pPr>
            <w:r w:rsidRPr="00C345C4">
              <w:rPr>
                <w:rFonts w:ascii="Calibri" w:hAnsi="Calibri" w:cs="Calibri"/>
                <w:i/>
                <w:iCs/>
                <w:color w:val="4F81BD" w:themeColor="accent1"/>
                <w:sz w:val="20"/>
                <w:szCs w:val="20"/>
                <w:lang w:val="en-GB"/>
              </w:rPr>
              <w:t>Customer first / Simplify / Fit for future​</w:t>
            </w:r>
          </w:p>
          <w:p w14:paraId="1811C652" w14:textId="77777777" w:rsidR="00670D9F" w:rsidRDefault="00670D9F" w:rsidP="009D136A">
            <w:pPr>
              <w:rPr>
                <w:ins w:id="8" w:author="Claire Rushforth" w:date="2026-04-24T12:05:00Z" w16du:dateUtc="2026-04-24T11:05:00Z"/>
                <w:rFonts w:ascii="Calibri" w:hAnsi="Calibri" w:cs="Calibri"/>
                <w:i/>
                <w:iCs/>
                <w:color w:val="4F81BD" w:themeColor="accent1"/>
                <w:sz w:val="20"/>
                <w:szCs w:val="20"/>
                <w:lang w:val="en-GB"/>
              </w:rPr>
            </w:pPr>
            <w:ins w:id="9" w:author="Claire Rushforth" w:date="2026-04-24T12:05:00Z" w16du:dateUtc="2026-04-24T11:05:00Z">
              <w:r>
                <w:rPr>
                  <w:rFonts w:ascii="Calibri" w:hAnsi="Calibri" w:cs="Calibri"/>
                  <w:i/>
                  <w:iCs/>
                  <w:color w:val="4F81BD" w:themeColor="accent1"/>
                  <w:sz w:val="20"/>
                  <w:szCs w:val="20"/>
                  <w:lang w:val="en-GB"/>
                </w:rPr>
                <w:t xml:space="preserve">TSA compliance </w:t>
              </w:r>
            </w:ins>
          </w:p>
          <w:p w14:paraId="7B6BB649" w14:textId="77777777" w:rsidR="00081A40" w:rsidRDefault="00081A40" w:rsidP="009D136A">
            <w:pPr>
              <w:rPr>
                <w:ins w:id="10" w:author="Claire Rushforth" w:date="2026-04-24T12:06:00Z" w16du:dateUtc="2026-04-24T11:06:00Z"/>
                <w:rFonts w:ascii="Calibri" w:hAnsi="Calibri" w:cs="Calibri"/>
                <w:i/>
                <w:iCs/>
                <w:color w:val="4F81BD" w:themeColor="accent1"/>
                <w:sz w:val="20"/>
                <w:szCs w:val="20"/>
                <w:lang w:val="en-GB"/>
              </w:rPr>
            </w:pPr>
            <w:ins w:id="11" w:author="Claire Rushforth" w:date="2026-04-24T12:05:00Z" w16du:dateUtc="2026-04-24T11:05:00Z">
              <w:r>
                <w:rPr>
                  <w:rFonts w:ascii="Calibri" w:hAnsi="Calibri" w:cs="Calibri"/>
                  <w:i/>
                  <w:iCs/>
                  <w:color w:val="4F81BD" w:themeColor="accent1"/>
                  <w:sz w:val="20"/>
                  <w:szCs w:val="20"/>
                  <w:lang w:val="en-GB"/>
                </w:rPr>
                <w:t>CTO OKR</w:t>
              </w:r>
            </w:ins>
            <w:ins w:id="12" w:author="Claire Rushforth" w:date="2026-04-24T12:06:00Z" w16du:dateUtc="2026-04-24T11:06:00Z">
              <w:r>
                <w:rPr>
                  <w:rFonts w:ascii="Calibri" w:hAnsi="Calibri" w:cs="Calibri"/>
                  <w:i/>
                  <w:iCs/>
                  <w:color w:val="4F81BD" w:themeColor="accent1"/>
                  <w:sz w:val="20"/>
                  <w:szCs w:val="20"/>
                  <w:lang w:val="en-GB"/>
                </w:rPr>
                <w:t xml:space="preserve"> of 90% of customers on %GSA by the of 2027</w:t>
              </w:r>
            </w:ins>
          </w:p>
          <w:p w14:paraId="1F921768" w14:textId="53C20EF2" w:rsidR="00081A40" w:rsidRPr="00C345C4" w:rsidRDefault="00833A0F" w:rsidP="009D136A">
            <w:pPr>
              <w:rPr>
                <w:rFonts w:ascii="Calibri" w:hAnsi="Calibri" w:cs="Calibri"/>
                <w:i/>
                <w:iCs/>
                <w:color w:val="4F81BD" w:themeColor="accent1"/>
                <w:sz w:val="20"/>
                <w:szCs w:val="20"/>
                <w:lang w:val="en-GB"/>
              </w:rPr>
            </w:pPr>
            <w:ins w:id="13" w:author="Claire Rushforth" w:date="2026-04-24T12:06:00Z" w16du:dateUtc="2026-04-24T11:06:00Z">
              <w:r>
                <w:rPr>
                  <w:rFonts w:ascii="Calibri" w:hAnsi="Calibri" w:cs="Calibri"/>
                  <w:i/>
                  <w:iCs/>
                  <w:color w:val="4F81BD" w:themeColor="accent1"/>
                  <w:sz w:val="20"/>
                  <w:szCs w:val="20"/>
                  <w:lang w:val="en-GB"/>
                </w:rPr>
                <w:t xml:space="preserve">Regulatory </w:t>
              </w:r>
            </w:ins>
          </w:p>
        </w:tc>
      </w:tr>
      <w:tr w:rsidR="00AE0B99" w:rsidRPr="001D62AE" w14:paraId="5889D060" w14:textId="77777777" w:rsidTr="00D4192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2DE2EE10" w14:textId="77777777" w:rsidR="00EA57E1" w:rsidRPr="00EA57E1" w:rsidRDefault="00EA57E1" w:rsidP="00EA57E1">
            <w:pPr>
              <w:rPr>
                <w:rFonts w:ascii="Calibri" w:hAnsi="Calibri" w:cs="Calibri"/>
                <w:i/>
                <w:iCs/>
                <w:color w:val="4F81BD" w:themeColor="accent1"/>
                <w:sz w:val="20"/>
                <w:szCs w:val="20"/>
              </w:rPr>
            </w:pPr>
            <w:r w:rsidRPr="00EA57E1">
              <w:rPr>
                <w:rFonts w:ascii="Calibri" w:hAnsi="Calibri" w:cs="Calibri"/>
                <w:b/>
                <w:bCs/>
                <w:i/>
                <w:iCs/>
                <w:color w:val="4F81BD" w:themeColor="accent1"/>
                <w:sz w:val="20"/>
                <w:szCs w:val="20"/>
                <w:lang w:val="en-GB"/>
              </w:rPr>
              <w:t>5.5m</w:t>
            </w:r>
            <w:r w:rsidRPr="00EA57E1">
              <w:rPr>
                <w:rFonts w:ascii="Calibri" w:hAnsi="Calibri" w:cs="Calibri"/>
                <w:i/>
                <w:iCs/>
                <w:color w:val="4F81BD" w:themeColor="accent1"/>
                <w:sz w:val="20"/>
                <w:szCs w:val="20"/>
                <w:lang w:val="en-GB"/>
              </w:rPr>
              <w:t xml:space="preserve"> – Wholesale Mobile Customers ( plus BUD also not yet resolved) need to be migrated from E/// HLR to Nokia UDB. </w:t>
            </w:r>
            <w:r w:rsidRPr="00EA57E1">
              <w:rPr>
                <w:rFonts w:ascii="Calibri" w:hAnsi="Calibri" w:cs="Calibri"/>
                <w:i/>
                <w:iCs/>
                <w:color w:val="4F81BD" w:themeColor="accent1"/>
                <w:sz w:val="20"/>
                <w:szCs w:val="20"/>
              </w:rPr>
              <w:t>​</w:t>
            </w:r>
          </w:p>
          <w:p w14:paraId="75D3B3ED" w14:textId="77777777" w:rsidR="00EA57E1" w:rsidRPr="00EA57E1" w:rsidRDefault="00EA57E1" w:rsidP="00EA57E1">
            <w:pPr>
              <w:numPr>
                <w:ilvl w:val="0"/>
                <w:numId w:val="22"/>
              </w:numPr>
              <w:rPr>
                <w:rFonts w:ascii="Calibri" w:hAnsi="Calibri" w:cs="Calibri"/>
                <w:i/>
                <w:iCs/>
                <w:color w:val="4F81BD" w:themeColor="accent1"/>
                <w:sz w:val="20"/>
                <w:szCs w:val="20"/>
              </w:rPr>
            </w:pPr>
            <w:r w:rsidRPr="00EA57E1">
              <w:rPr>
                <w:rFonts w:ascii="Calibri" w:hAnsi="Calibri" w:cs="Calibri"/>
                <w:i/>
                <w:iCs/>
                <w:color w:val="4F81BD" w:themeColor="accent1"/>
                <w:sz w:val="20"/>
                <w:szCs w:val="20"/>
                <w:lang w:val="en-GB"/>
              </w:rPr>
              <w:t xml:space="preserve">SMB Wholesale: </w:t>
            </w:r>
            <w:r w:rsidRPr="00EA57E1">
              <w:rPr>
                <w:rFonts w:ascii="Calibri" w:hAnsi="Calibri" w:cs="Calibri"/>
                <w:b/>
                <w:bCs/>
                <w:i/>
                <w:iCs/>
                <w:color w:val="4F81BD" w:themeColor="accent1"/>
                <w:sz w:val="20"/>
                <w:szCs w:val="20"/>
                <w:lang w:val="en-GB"/>
              </w:rPr>
              <w:t>818,428</w:t>
            </w:r>
            <w:r w:rsidRPr="00EA57E1">
              <w:rPr>
                <w:rFonts w:ascii="Calibri" w:hAnsi="Calibri" w:cs="Calibri"/>
                <w:i/>
                <w:iCs/>
                <w:color w:val="4F81BD" w:themeColor="accent1"/>
                <w:sz w:val="20"/>
                <w:szCs w:val="20"/>
              </w:rPr>
              <w:t>​</w:t>
            </w:r>
          </w:p>
          <w:p w14:paraId="55AA7C50" w14:textId="77777777" w:rsidR="00EA57E1" w:rsidRPr="00EA57E1" w:rsidRDefault="00EA57E1" w:rsidP="00EA57E1">
            <w:pPr>
              <w:numPr>
                <w:ilvl w:val="0"/>
                <w:numId w:val="22"/>
              </w:numPr>
              <w:rPr>
                <w:rFonts w:ascii="Calibri" w:hAnsi="Calibri" w:cs="Calibri"/>
                <w:i/>
                <w:iCs/>
                <w:color w:val="4F81BD" w:themeColor="accent1"/>
                <w:sz w:val="20"/>
                <w:szCs w:val="20"/>
              </w:rPr>
            </w:pPr>
            <w:r w:rsidRPr="00EA57E1">
              <w:rPr>
                <w:rFonts w:ascii="Calibri" w:hAnsi="Calibri" w:cs="Calibri"/>
                <w:i/>
                <w:iCs/>
                <w:color w:val="4F81BD" w:themeColor="accent1"/>
                <w:sz w:val="20"/>
                <w:szCs w:val="20"/>
                <w:lang w:val="en-GB"/>
              </w:rPr>
              <w:t xml:space="preserve">O2 Daisy: </w:t>
            </w:r>
            <w:r w:rsidRPr="00EA57E1">
              <w:rPr>
                <w:rFonts w:ascii="Calibri" w:hAnsi="Calibri" w:cs="Calibri"/>
                <w:b/>
                <w:bCs/>
                <w:i/>
                <w:iCs/>
                <w:color w:val="4F81BD" w:themeColor="accent1"/>
                <w:sz w:val="20"/>
                <w:szCs w:val="20"/>
                <w:lang w:val="en-GB"/>
              </w:rPr>
              <w:t>3,339,085</w:t>
            </w:r>
            <w:r w:rsidRPr="00EA57E1">
              <w:rPr>
                <w:rFonts w:ascii="Calibri" w:hAnsi="Calibri" w:cs="Calibri"/>
                <w:i/>
                <w:iCs/>
                <w:color w:val="4F81BD" w:themeColor="accent1"/>
                <w:sz w:val="20"/>
                <w:szCs w:val="20"/>
              </w:rPr>
              <w:t>​</w:t>
            </w:r>
          </w:p>
          <w:p w14:paraId="086FF497" w14:textId="77777777" w:rsidR="00EA57E1" w:rsidRPr="00EA57E1" w:rsidRDefault="00EA57E1" w:rsidP="00EA57E1">
            <w:pPr>
              <w:numPr>
                <w:ilvl w:val="0"/>
                <w:numId w:val="22"/>
              </w:numPr>
              <w:rPr>
                <w:rFonts w:ascii="Calibri" w:hAnsi="Calibri" w:cs="Calibri"/>
                <w:i/>
                <w:iCs/>
                <w:color w:val="4F81BD" w:themeColor="accent1"/>
                <w:sz w:val="20"/>
                <w:szCs w:val="20"/>
              </w:rPr>
            </w:pPr>
            <w:r w:rsidRPr="00EA57E1">
              <w:rPr>
                <w:rFonts w:ascii="Calibri" w:hAnsi="Calibri" w:cs="Calibri"/>
                <w:i/>
                <w:iCs/>
                <w:color w:val="4F81BD" w:themeColor="accent1"/>
                <w:sz w:val="20"/>
                <w:szCs w:val="20"/>
                <w:lang w:val="en-GB"/>
              </w:rPr>
              <w:t xml:space="preserve">IOT: </w:t>
            </w:r>
            <w:r w:rsidRPr="00EA57E1">
              <w:rPr>
                <w:rFonts w:ascii="Calibri" w:hAnsi="Calibri" w:cs="Calibri"/>
                <w:b/>
                <w:bCs/>
                <w:i/>
                <w:iCs/>
                <w:color w:val="4F81BD" w:themeColor="accent1"/>
                <w:sz w:val="20"/>
                <w:szCs w:val="20"/>
                <w:lang w:val="en-GB"/>
              </w:rPr>
              <w:t xml:space="preserve">Approx. 1m </w:t>
            </w:r>
          </w:p>
          <w:p w14:paraId="6517AE62" w14:textId="67867FD5" w:rsidR="00AE0B99" w:rsidRDefault="00AE0B99" w:rsidP="009D136A">
            <w:pPr>
              <w:rPr>
                <w:rFonts w:ascii="Calibri" w:hAnsi="Calibri" w:cs="Calibri"/>
                <w:i/>
                <w:iCs/>
                <w:color w:val="4F81BD" w:themeColor="accent1"/>
                <w:sz w:val="20"/>
                <w:szCs w:val="20"/>
              </w:rPr>
            </w:pPr>
          </w:p>
        </w:tc>
      </w:tr>
      <w:tr w:rsidR="00AE0B99" w:rsidRPr="001D62AE" w14:paraId="2DF00EA2" w14:textId="77777777" w:rsidTr="00D4192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70CAC4E2" w14:textId="3B21DC60" w:rsidR="00AE0B99" w:rsidRDefault="00E23C4E"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100% of customers must be migrated off HLRS onto Nokia UDB</w:t>
            </w:r>
            <w:r w:rsidR="00C94F05">
              <w:rPr>
                <w:rFonts w:ascii="Calibri" w:hAnsi="Calibri" w:cs="Calibri"/>
                <w:i/>
                <w:iCs/>
                <w:color w:val="4F81BD" w:themeColor="accent1"/>
                <w:sz w:val="20"/>
                <w:szCs w:val="20"/>
              </w:rPr>
              <w:t>.</w:t>
            </w:r>
          </w:p>
        </w:tc>
      </w:tr>
      <w:tr w:rsidR="00AD7A51" w:rsidRPr="001D62AE" w14:paraId="28D31615" w14:textId="77777777" w:rsidTr="00D41923">
        <w:tc>
          <w:tcPr>
            <w:tcW w:w="4046" w:type="dxa"/>
          </w:tcPr>
          <w:p w14:paraId="6BA1AEB7" w14:textId="4365B74E" w:rsidR="00AD7A51" w:rsidRDefault="00AD7A51" w:rsidP="00AD7A51">
            <w:pPr>
              <w:rPr>
                <w:rFonts w:ascii="Calibri" w:hAnsi="Calibri" w:cs="Calibri"/>
                <w:b/>
                <w:bCs/>
                <w:sz w:val="20"/>
                <w:szCs w:val="20"/>
              </w:rPr>
            </w:pPr>
            <w:r>
              <w:rPr>
                <w:rFonts w:ascii="Calibri" w:hAnsi="Calibri" w:cs="Calibri"/>
                <w:b/>
                <w:bCs/>
                <w:sz w:val="20"/>
                <w:szCs w:val="20"/>
              </w:rPr>
              <w:t>What is the current value for this business metric?</w:t>
            </w:r>
          </w:p>
        </w:tc>
        <w:tc>
          <w:tcPr>
            <w:tcW w:w="4851" w:type="dxa"/>
          </w:tcPr>
          <w:p w14:paraId="43F9DFEF" w14:textId="42B0ADB1" w:rsidR="00AD7A51" w:rsidRPr="00BA3E63" w:rsidRDefault="008F5EB6" w:rsidP="00AD7A51">
            <w:pPr>
              <w:rPr>
                <w:rFonts w:ascii="Calibri" w:hAnsi="Calibri" w:cs="Calibri"/>
                <w:i/>
                <w:iCs/>
                <w:color w:val="4F81BD" w:themeColor="accent1"/>
                <w:sz w:val="20"/>
                <w:szCs w:val="20"/>
              </w:rPr>
            </w:pPr>
            <w:ins w:id="14" w:author="Claire Rushforth" w:date="2026-04-24T12:07:00Z" w16du:dateUtc="2026-04-24T11:07:00Z">
              <w:r>
                <w:rPr>
                  <w:rFonts w:ascii="Calibri" w:hAnsi="Calibri" w:cs="Calibri"/>
                  <w:i/>
                  <w:iCs/>
                  <w:color w:val="4F81BD" w:themeColor="accent1"/>
                  <w:sz w:val="20"/>
                  <w:szCs w:val="20"/>
                  <w:lang w:val="en-GB"/>
                </w:rPr>
                <w:t xml:space="preserve">TSA compliance - </w:t>
              </w:r>
            </w:ins>
            <w:r w:rsidR="00AD7A51" w:rsidRPr="00BA3E63">
              <w:rPr>
                <w:rFonts w:ascii="Calibri" w:hAnsi="Calibri" w:cs="Calibri"/>
                <w:i/>
                <w:iCs/>
                <w:color w:val="4F81BD" w:themeColor="accent1"/>
                <w:sz w:val="20"/>
                <w:szCs w:val="20"/>
                <w:lang w:val="en-GB"/>
              </w:rPr>
              <w:t xml:space="preserve">Risk removed from operating on legacy solution </w:t>
            </w:r>
            <w:r w:rsidR="00AD7A51" w:rsidRPr="00BA3E63">
              <w:rPr>
                <w:rFonts w:ascii="Calibri" w:hAnsi="Calibri" w:cs="Calibri"/>
                <w:i/>
                <w:iCs/>
                <w:color w:val="4F81BD" w:themeColor="accent1"/>
                <w:sz w:val="20"/>
                <w:szCs w:val="20"/>
              </w:rPr>
              <w:t>​</w:t>
            </w:r>
          </w:p>
          <w:p w14:paraId="6410A8B7" w14:textId="5529BD7F" w:rsidR="00AD7A51" w:rsidRPr="00BA3E63" w:rsidRDefault="008F5EB6" w:rsidP="00AD7A51">
            <w:pPr>
              <w:rPr>
                <w:rFonts w:ascii="Calibri" w:hAnsi="Calibri" w:cs="Calibri"/>
                <w:i/>
                <w:iCs/>
                <w:color w:val="4F81BD" w:themeColor="accent1"/>
                <w:sz w:val="20"/>
                <w:szCs w:val="20"/>
              </w:rPr>
            </w:pPr>
            <w:ins w:id="15" w:author="Claire Rushforth" w:date="2026-04-24T12:06:00Z" w16du:dateUtc="2026-04-24T11:06:00Z">
              <w:r>
                <w:rPr>
                  <w:rFonts w:ascii="Calibri" w:hAnsi="Calibri" w:cs="Calibri"/>
                  <w:i/>
                  <w:iCs/>
                  <w:color w:val="4F81BD" w:themeColor="accent1"/>
                  <w:sz w:val="20"/>
                  <w:szCs w:val="20"/>
                  <w:lang w:val="en-GB"/>
                </w:rPr>
                <w:t xml:space="preserve">Regulatory - </w:t>
              </w:r>
            </w:ins>
            <w:r w:rsidR="00AD7A51" w:rsidRPr="00BA3E63">
              <w:rPr>
                <w:rFonts w:ascii="Calibri" w:hAnsi="Calibri" w:cs="Calibri"/>
                <w:i/>
                <w:iCs/>
                <w:color w:val="4F81BD" w:themeColor="accent1"/>
                <w:sz w:val="20"/>
                <w:szCs w:val="20"/>
                <w:lang w:val="en-GB"/>
              </w:rPr>
              <w:t xml:space="preserve">Customer ability to access services such as 5G SA </w:t>
            </w:r>
            <w:r w:rsidR="00AD7A51" w:rsidRPr="00BA3E63">
              <w:rPr>
                <w:rFonts w:ascii="Calibri" w:hAnsi="Calibri" w:cs="Calibri"/>
                <w:i/>
                <w:iCs/>
                <w:color w:val="4F81BD" w:themeColor="accent1"/>
                <w:sz w:val="20"/>
                <w:szCs w:val="20"/>
              </w:rPr>
              <w:t>​</w:t>
            </w:r>
          </w:p>
          <w:p w14:paraId="6E256CF6" w14:textId="77777777" w:rsidR="00AD7A51" w:rsidRPr="00BA3E63" w:rsidRDefault="00AD7A51" w:rsidP="00AD7A51">
            <w:pPr>
              <w:rPr>
                <w:rFonts w:ascii="Calibri" w:hAnsi="Calibri" w:cs="Calibri"/>
                <w:i/>
                <w:iCs/>
                <w:color w:val="4F81BD" w:themeColor="accent1"/>
                <w:sz w:val="20"/>
                <w:szCs w:val="20"/>
              </w:rPr>
            </w:pPr>
            <w:r w:rsidRPr="00BA3E63">
              <w:rPr>
                <w:rFonts w:ascii="Calibri" w:hAnsi="Calibri" w:cs="Calibri"/>
                <w:i/>
                <w:iCs/>
                <w:color w:val="4F81BD" w:themeColor="accent1"/>
                <w:sz w:val="20"/>
                <w:szCs w:val="20"/>
                <w:lang w:val="en-GB"/>
              </w:rPr>
              <w:t xml:space="preserve">Data alignment across architectures </w:t>
            </w:r>
            <w:r w:rsidRPr="00BA3E63">
              <w:rPr>
                <w:rFonts w:ascii="Calibri" w:hAnsi="Calibri" w:cs="Calibri"/>
                <w:i/>
                <w:iCs/>
                <w:color w:val="4F81BD" w:themeColor="accent1"/>
                <w:sz w:val="20"/>
                <w:szCs w:val="20"/>
              </w:rPr>
              <w:t>​</w:t>
            </w:r>
          </w:p>
          <w:p w14:paraId="34B89905" w14:textId="2CD21C91" w:rsidR="00AD7A51" w:rsidRDefault="00AD7A51" w:rsidP="00AD7A51">
            <w:pPr>
              <w:rPr>
                <w:rFonts w:ascii="Calibri" w:hAnsi="Calibri" w:cs="Calibri"/>
                <w:i/>
                <w:iCs/>
                <w:color w:val="4F81BD" w:themeColor="accent1"/>
                <w:sz w:val="20"/>
                <w:szCs w:val="20"/>
              </w:rPr>
            </w:pPr>
            <w:r w:rsidRPr="00BA3E63">
              <w:rPr>
                <w:rFonts w:ascii="Calibri" w:hAnsi="Calibri" w:cs="Calibri"/>
                <w:i/>
                <w:iCs/>
                <w:color w:val="4F81BD" w:themeColor="accent1"/>
                <w:sz w:val="20"/>
                <w:szCs w:val="20"/>
                <w:lang w:val="en-GB"/>
              </w:rPr>
              <w:t xml:space="preserve">Removal of legacy products </w:t>
            </w:r>
          </w:p>
        </w:tc>
      </w:tr>
      <w:tr w:rsidR="00AD7A51" w:rsidRPr="001D62AE" w14:paraId="4366011F" w14:textId="77777777" w:rsidTr="00D41923">
        <w:tc>
          <w:tcPr>
            <w:tcW w:w="4046" w:type="dxa"/>
          </w:tcPr>
          <w:p w14:paraId="6D6E327E" w14:textId="5FC5A208" w:rsidR="00AD7A51" w:rsidRDefault="00AD7A51" w:rsidP="00AD7A51">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6B35010B" w:rsidR="00AD7A51" w:rsidRDefault="00AD7A51" w:rsidP="00AD7A5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By the end of 2027 – cannot exceed that date. </w:t>
            </w:r>
          </w:p>
        </w:tc>
      </w:tr>
      <w:tr w:rsidR="00AD7A51" w:rsidRPr="001D62AE" w14:paraId="6A169083" w14:textId="77777777" w:rsidTr="55C543E8">
        <w:trPr>
          <w:trHeight w:val="300"/>
        </w:trPr>
        <w:tc>
          <w:tcPr>
            <w:tcW w:w="4046" w:type="dxa"/>
          </w:tcPr>
          <w:p w14:paraId="3B45C972" w14:textId="6DD3408D" w:rsidR="00AD7A51" w:rsidRDefault="00AD7A51" w:rsidP="00AD7A51">
            <w:pPr>
              <w:rPr>
                <w:rFonts w:ascii="Calibri" w:hAnsi="Calibri" w:cs="Calibri"/>
                <w:b/>
                <w:bCs/>
                <w:sz w:val="20"/>
                <w:szCs w:val="20"/>
              </w:rPr>
            </w:pPr>
            <w:r>
              <w:rPr>
                <w:rFonts w:ascii="Calibri" w:hAnsi="Calibri" w:cs="Calibri"/>
                <w:b/>
                <w:bCs/>
                <w:sz w:val="20"/>
                <w:szCs w:val="20"/>
              </w:rPr>
              <w:t xml:space="preserve">What strategic outcome does this support? </w:t>
            </w:r>
          </w:p>
        </w:tc>
        <w:tc>
          <w:tcPr>
            <w:tcW w:w="4851" w:type="dxa"/>
          </w:tcPr>
          <w:p w14:paraId="7C03166B" w14:textId="612B74D2" w:rsidR="008C3FD3" w:rsidRDefault="00D31F90" w:rsidP="00AD7A51">
            <w:pPr>
              <w:rPr>
                <w:rFonts w:ascii="Calibri" w:hAnsi="Calibri" w:cs="Calibri"/>
                <w:i/>
                <w:iCs/>
                <w:color w:val="4F81BD" w:themeColor="accent1"/>
                <w:sz w:val="20"/>
                <w:szCs w:val="20"/>
              </w:rPr>
            </w:pPr>
            <w:r>
              <w:rPr>
                <w:rFonts w:ascii="Calibri" w:hAnsi="Calibri" w:cs="Calibri"/>
                <w:i/>
                <w:iCs/>
                <w:color w:val="4F81BD" w:themeColor="accent1"/>
                <w:sz w:val="20"/>
                <w:szCs w:val="20"/>
              </w:rPr>
              <w:t>Fit for the future – removes all legacy services</w:t>
            </w:r>
            <w:r w:rsidR="003F4F88">
              <w:rPr>
                <w:rFonts w:ascii="Calibri" w:hAnsi="Calibri" w:cs="Calibri"/>
                <w:i/>
                <w:iCs/>
                <w:color w:val="4F81BD" w:themeColor="accent1"/>
                <w:sz w:val="20"/>
                <w:szCs w:val="20"/>
              </w:rPr>
              <w:t xml:space="preserve"> </w:t>
            </w:r>
          </w:p>
          <w:p w14:paraId="01A0AEC6" w14:textId="494D524D" w:rsidR="00AD7A51" w:rsidRDefault="00D31F90" w:rsidP="00AD7A5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Customer first - </w:t>
            </w:r>
            <w:r w:rsidR="008C3FD3">
              <w:rPr>
                <w:rFonts w:ascii="Calibri" w:hAnsi="Calibri" w:cs="Calibri"/>
                <w:i/>
                <w:iCs/>
                <w:color w:val="4F81BD" w:themeColor="accent1"/>
                <w:sz w:val="20"/>
                <w:szCs w:val="20"/>
              </w:rPr>
              <w:t>Customers enabled to use 5GSA – CTO OKR 90% of customers using 5GSA</w:t>
            </w:r>
            <w:r w:rsidR="00331158">
              <w:rPr>
                <w:rFonts w:ascii="Calibri" w:hAnsi="Calibri" w:cs="Calibri"/>
                <w:i/>
                <w:iCs/>
                <w:color w:val="4F81BD" w:themeColor="accent1"/>
                <w:sz w:val="20"/>
                <w:szCs w:val="20"/>
              </w:rPr>
              <w:t xml:space="preserve"> – improved porting customer experience </w:t>
            </w:r>
          </w:p>
          <w:p w14:paraId="7F4DE351" w14:textId="57E4E1CE" w:rsidR="008C3FD3" w:rsidRPr="002B5F19" w:rsidRDefault="003F4F88" w:rsidP="00AD7A51">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Simplify </w:t>
            </w:r>
            <w:r w:rsidR="00901D8C">
              <w:rPr>
                <w:rFonts w:ascii="Calibri" w:hAnsi="Calibri" w:cs="Calibri"/>
                <w:i/>
                <w:iCs/>
                <w:color w:val="4F81BD" w:themeColor="accent1"/>
                <w:sz w:val="20"/>
                <w:szCs w:val="20"/>
                <w:lang w:val="en-GB"/>
              </w:rPr>
              <w:t>–</w:t>
            </w:r>
            <w:r>
              <w:rPr>
                <w:rFonts w:ascii="Calibri" w:hAnsi="Calibri" w:cs="Calibri"/>
                <w:i/>
                <w:iCs/>
                <w:color w:val="4F81BD" w:themeColor="accent1"/>
                <w:sz w:val="20"/>
                <w:szCs w:val="20"/>
                <w:lang w:val="en-GB"/>
              </w:rPr>
              <w:t xml:space="preserve"> </w:t>
            </w:r>
            <w:r w:rsidR="00901D8C">
              <w:rPr>
                <w:rFonts w:ascii="Calibri" w:hAnsi="Calibri" w:cs="Calibri"/>
                <w:i/>
                <w:iCs/>
                <w:color w:val="4F81BD" w:themeColor="accent1"/>
                <w:sz w:val="20"/>
                <w:szCs w:val="20"/>
                <w:lang w:val="en-GB"/>
              </w:rPr>
              <w:t xml:space="preserve">paying for 2 core networks – Nokia UDB and HLRs, this will OPEX cost and simply architecture. </w:t>
            </w:r>
          </w:p>
        </w:tc>
      </w:tr>
    </w:tbl>
    <w:p w14:paraId="3CCB0277" w14:textId="77777777" w:rsidR="00763C91" w:rsidRDefault="00763C91" w:rsidP="00E60B38"/>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40EF26AC" w:rsidR="00AD069D" w:rsidRPr="001D62AE" w:rsidRDefault="00901D8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Emma Caldwell </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2013C906" w:rsidR="00AD069D" w:rsidRPr="001D62AE" w:rsidRDefault="00696879">
            <w:pPr>
              <w:rPr>
                <w:rFonts w:ascii="Calibri" w:hAnsi="Calibri" w:cs="Calibri"/>
                <w:i/>
                <w:iCs/>
                <w:color w:val="4F81BD" w:themeColor="accent1"/>
                <w:sz w:val="20"/>
                <w:szCs w:val="20"/>
              </w:rPr>
            </w:pPr>
            <w:r w:rsidRPr="00696879">
              <w:rPr>
                <w:rFonts w:ascii="Calibri" w:hAnsi="Calibri" w:cs="Calibri"/>
                <w:i/>
                <w:iCs/>
                <w:color w:val="4F81BD" w:themeColor="accent1"/>
                <w:sz w:val="20"/>
                <w:szCs w:val="20"/>
              </w:rPr>
              <w:t>Paul O’ Sullivan / Jakki Kirby/ Jorge Ribeiro</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547602BC" w:rsidR="000564AF" w:rsidRDefault="00696879">
            <w:pPr>
              <w:rPr>
                <w:rFonts w:ascii="Calibri" w:hAnsi="Calibri" w:cs="Calibri"/>
                <w:i/>
                <w:iCs/>
                <w:color w:val="4F81BD" w:themeColor="accent1"/>
                <w:sz w:val="20"/>
                <w:szCs w:val="20"/>
              </w:rPr>
            </w:pPr>
            <w:r>
              <w:rPr>
                <w:rFonts w:ascii="Calibri" w:hAnsi="Calibri" w:cs="Calibri"/>
                <w:i/>
                <w:iCs/>
                <w:color w:val="4F81BD" w:themeColor="accent1"/>
                <w:sz w:val="20"/>
                <w:szCs w:val="20"/>
              </w:rPr>
              <w:t>TBC</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49DC143E" w:rsidR="00AD069D" w:rsidRPr="001D62AE" w:rsidRDefault="00172765">
            <w:pPr>
              <w:rPr>
                <w:rFonts w:ascii="Calibri" w:hAnsi="Calibri" w:cs="Calibri"/>
                <w:i/>
                <w:iCs/>
                <w:color w:val="4F81BD" w:themeColor="accent1"/>
                <w:sz w:val="20"/>
                <w:szCs w:val="20"/>
              </w:rPr>
            </w:pPr>
            <w:ins w:id="16" w:author="Claire Rushforth" w:date="2026-04-24T12:08:00Z" w16du:dateUtc="2026-04-24T11:08:00Z">
              <w:r>
                <w:rPr>
                  <w:rFonts w:ascii="Calibri" w:hAnsi="Calibri" w:cs="Calibri"/>
                  <w:i/>
                  <w:iCs/>
                  <w:color w:val="4F81BD" w:themeColor="accent1"/>
                  <w:sz w:val="20"/>
                  <w:szCs w:val="20"/>
                </w:rPr>
                <w:t>TBC</w:t>
              </w:r>
            </w:ins>
            <w:del w:id="17" w:author="Claire Rushforth" w:date="2026-04-24T12:07:00Z" w16du:dateUtc="2026-04-24T11:07:00Z">
              <w:r w:rsidR="0056114B" w:rsidDel="00172765">
                <w:rPr>
                  <w:rFonts w:ascii="Calibri" w:hAnsi="Calibri" w:cs="Calibri"/>
                  <w:i/>
                  <w:iCs/>
                  <w:color w:val="4F81BD" w:themeColor="accent1"/>
                  <w:sz w:val="20"/>
                  <w:szCs w:val="20"/>
                </w:rPr>
                <w:delText>Jakki Kirby</w:delText>
              </w:r>
            </w:del>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00AD069D" w:rsidRPr="000877B6">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lastRenderedPageBreak/>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635F2EE7" w:rsidR="00AD069D" w:rsidRPr="001D62AE" w:rsidRDefault="0056114B">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Architects </w:t>
            </w:r>
          </w:p>
        </w:tc>
        <w:tc>
          <w:tcPr>
            <w:tcW w:w="6293" w:type="dxa"/>
          </w:tcPr>
          <w:p w14:paraId="7C88AE4F" w14:textId="6A23C013" w:rsidR="00AD069D" w:rsidRPr="001D62AE" w:rsidRDefault="0056114B">
            <w:pPr>
              <w:rPr>
                <w:rFonts w:ascii="Calibri" w:hAnsi="Calibri" w:cs="Calibri"/>
                <w:i/>
                <w:iCs/>
                <w:color w:val="4F81BD" w:themeColor="accent1"/>
                <w:sz w:val="20"/>
                <w:szCs w:val="20"/>
              </w:rPr>
            </w:pPr>
            <w:r w:rsidRPr="0056114B">
              <w:rPr>
                <w:rFonts w:ascii="Calibri" w:hAnsi="Calibri" w:cs="Calibri"/>
                <w:b/>
                <w:bCs/>
                <w:i/>
                <w:iCs/>
                <w:color w:val="4F81BD" w:themeColor="accent1"/>
                <w:sz w:val="20"/>
                <w:szCs w:val="20"/>
              </w:rPr>
              <w:t>Tony Fear, Zoran Spasojevic (Ana Fernandes)</w:t>
            </w:r>
            <w:r w:rsidR="008822FD" w:rsidRPr="008822FD">
              <w:rPr>
                <w:rFonts w:ascii="Arial" w:hAnsi="Arial" w:cs="Arial"/>
                <w:b/>
                <w:bCs/>
                <w:color w:val="000000"/>
                <w:bdr w:val="none" w:sz="0" w:space="0" w:color="auto" w:frame="1"/>
              </w:rPr>
              <w:t xml:space="preserve"> </w:t>
            </w:r>
            <w:r w:rsidR="008822FD" w:rsidRPr="008822FD">
              <w:rPr>
                <w:rFonts w:ascii="Calibri" w:hAnsi="Calibri" w:cs="Calibri"/>
                <w:b/>
                <w:bCs/>
                <w:i/>
                <w:iCs/>
                <w:color w:val="4F81BD" w:themeColor="accent1"/>
                <w:sz w:val="20"/>
                <w:szCs w:val="20"/>
              </w:rPr>
              <w:t>Jonathan Mays</w:t>
            </w:r>
          </w:p>
        </w:tc>
      </w:tr>
      <w:tr w:rsidR="00AD069D" w:rsidRPr="009E21A4" w14:paraId="11D5C8BA" w14:textId="77777777">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0D12171">
        <w:tc>
          <w:tcPr>
            <w:tcW w:w="4046" w:type="dxa"/>
          </w:tcPr>
          <w:p w14:paraId="353513E7" w14:textId="12F6C1E3" w:rsidR="008F601D" w:rsidRPr="009E21A4" w:rsidRDefault="008F601D" w:rsidP="00D12171">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46D5469E" w:rsidR="008F601D" w:rsidRPr="001D62AE" w:rsidRDefault="008822FD"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HLR to UDB</w:t>
            </w:r>
          </w:p>
        </w:tc>
      </w:tr>
      <w:tr w:rsidR="008F601D" w:rsidRPr="001D62AE" w14:paraId="5ECF31BD" w14:textId="77777777" w:rsidTr="00D12171">
        <w:tc>
          <w:tcPr>
            <w:tcW w:w="4046" w:type="dxa"/>
          </w:tcPr>
          <w:p w14:paraId="0BABA3F7" w14:textId="77777777" w:rsidR="008F601D" w:rsidRPr="009E21A4" w:rsidRDefault="008F601D" w:rsidP="00D12171">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42452C3F" w:rsidR="008F601D" w:rsidRPr="001D62AE" w:rsidRDefault="008822FD" w:rsidP="00D12171">
            <w:pPr>
              <w:rPr>
                <w:rFonts w:ascii="Calibri" w:hAnsi="Calibri" w:cs="Calibri"/>
                <w:color w:val="4F81BD" w:themeColor="accent1"/>
                <w:sz w:val="20"/>
                <w:szCs w:val="20"/>
              </w:rPr>
            </w:pPr>
            <w:r>
              <w:rPr>
                <w:rFonts w:ascii="Calibri" w:hAnsi="Calibri" w:cs="Calibri"/>
                <w:color w:val="4F81BD" w:themeColor="accent1"/>
                <w:sz w:val="20"/>
                <w:szCs w:val="20"/>
              </w:rPr>
              <w:t>TBC</w:t>
            </w:r>
          </w:p>
        </w:tc>
      </w:tr>
      <w:tr w:rsidR="008F601D" w:rsidRPr="00B878F0" w14:paraId="49BA03C6" w14:textId="77777777" w:rsidTr="00D12171">
        <w:tc>
          <w:tcPr>
            <w:tcW w:w="4046" w:type="dxa"/>
          </w:tcPr>
          <w:p w14:paraId="4DB40A5C" w14:textId="77777777" w:rsidR="008F601D" w:rsidRDefault="008F601D" w:rsidP="00D12171">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01A2FC1B" w:rsidR="008F601D" w:rsidRPr="00B878F0" w:rsidRDefault="00BC0633"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CTO/CIO</w:t>
            </w:r>
          </w:p>
        </w:tc>
      </w:tr>
      <w:tr w:rsidR="008F601D" w:rsidRPr="001D62AE" w14:paraId="2F14BE75" w14:textId="77777777" w:rsidTr="00D12171">
        <w:tc>
          <w:tcPr>
            <w:tcW w:w="4046" w:type="dxa"/>
          </w:tcPr>
          <w:p w14:paraId="002F98BA" w14:textId="77777777" w:rsidR="008F601D" w:rsidRPr="003663C3" w:rsidRDefault="008F601D" w:rsidP="00D12171">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0B4C4AD9" w:rsidR="008F601D" w:rsidRPr="001D62AE" w:rsidRDefault="00111AAB" w:rsidP="00D12171">
            <w:pPr>
              <w:rPr>
                <w:rFonts w:ascii="Calibri" w:hAnsi="Calibri" w:cs="Calibri"/>
                <w:color w:val="4F81BD" w:themeColor="accent1"/>
                <w:sz w:val="20"/>
                <w:szCs w:val="20"/>
              </w:rPr>
            </w:pPr>
            <w:ins w:id="18" w:author="Claire Rushforth" w:date="2026-04-24T12:08:00Z" w16du:dateUtc="2026-04-24T11:08:00Z">
              <w:r>
                <w:rPr>
                  <w:rFonts w:ascii="Calibri" w:hAnsi="Calibri" w:cs="Calibri"/>
                  <w:i/>
                  <w:iCs/>
                  <w:color w:val="4F81BD" w:themeColor="accent1"/>
                  <w:sz w:val="20"/>
                  <w:szCs w:val="20"/>
                </w:rPr>
                <w:t xml:space="preserve">Wholesale </w:t>
              </w:r>
            </w:ins>
            <w:ins w:id="19" w:author="Claire Rushforth" w:date="2026-04-24T12:09:00Z" w16du:dateUtc="2026-04-24T11:09:00Z">
              <w:r>
                <w:rPr>
                  <w:rFonts w:ascii="Calibri" w:hAnsi="Calibri" w:cs="Calibri"/>
                  <w:i/>
                  <w:iCs/>
                  <w:color w:val="4F81BD" w:themeColor="accent1"/>
                  <w:sz w:val="20"/>
                  <w:szCs w:val="20"/>
                </w:rPr>
                <w:t>Mobile</w:t>
              </w:r>
            </w:ins>
            <w:del w:id="20" w:author="Claire Rushforth" w:date="2026-04-24T12:08:00Z" w16du:dateUtc="2026-04-24T11:08:00Z">
              <w:r w:rsidR="00BC0633" w:rsidDel="00111AAB">
                <w:rPr>
                  <w:rFonts w:ascii="Calibri" w:hAnsi="Calibri" w:cs="Calibri"/>
                  <w:i/>
                  <w:iCs/>
                  <w:color w:val="4F81BD" w:themeColor="accent1"/>
                  <w:sz w:val="20"/>
                  <w:szCs w:val="20"/>
                </w:rPr>
                <w:delText>TBC</w:delText>
              </w:r>
            </w:del>
          </w:p>
        </w:tc>
      </w:tr>
      <w:tr w:rsidR="008F601D" w:rsidRPr="00DF535F" w14:paraId="02B41172" w14:textId="77777777" w:rsidTr="00D12171">
        <w:tc>
          <w:tcPr>
            <w:tcW w:w="4046" w:type="dxa"/>
          </w:tcPr>
          <w:p w14:paraId="49DB56E2" w14:textId="77777777" w:rsidR="008F601D" w:rsidRPr="009E21A4" w:rsidRDefault="008F601D" w:rsidP="00D12171">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5EA82F8E" w:rsidR="008F601D" w:rsidRPr="00DF535F" w:rsidRDefault="008248DB"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31/03/2026</w:t>
            </w:r>
            <w:r w:rsidR="008F601D" w:rsidRPr="00DF535F">
              <w:rPr>
                <w:rFonts w:ascii="Calibri" w:hAnsi="Calibri" w:cs="Calibri"/>
                <w:i/>
                <w:iCs/>
                <w:color w:val="4F81BD" w:themeColor="accent1"/>
                <w:sz w:val="20"/>
                <w:szCs w:val="20"/>
              </w:rPr>
              <w:br/>
            </w:r>
          </w:p>
        </w:tc>
      </w:tr>
      <w:tr w:rsidR="008F601D" w:rsidRPr="00DF535F" w14:paraId="3CD96047" w14:textId="77777777" w:rsidTr="00D12171">
        <w:tc>
          <w:tcPr>
            <w:tcW w:w="4046" w:type="dxa"/>
          </w:tcPr>
          <w:p w14:paraId="510E0613" w14:textId="77777777" w:rsidR="008F601D" w:rsidRPr="00EE31B0" w:rsidRDefault="008F601D" w:rsidP="00D12171">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158EB5B5" w:rsidR="008F601D" w:rsidRPr="00DF535F" w:rsidRDefault="008248DB"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Not known</w:t>
            </w:r>
          </w:p>
        </w:tc>
      </w:tr>
      <w:tr w:rsidR="008F601D" w:rsidRPr="00DF535F" w14:paraId="37A0AB46" w14:textId="77777777" w:rsidTr="00D12171">
        <w:tc>
          <w:tcPr>
            <w:tcW w:w="4046" w:type="dxa"/>
          </w:tcPr>
          <w:p w14:paraId="7A4F4D25" w14:textId="77777777" w:rsidR="008F601D" w:rsidRDefault="008F601D" w:rsidP="00D12171">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14:paraId="0F3D5545" w14:textId="77777777" w:rsidR="00410B3B" w:rsidRPr="00410B3B" w:rsidRDefault="00410B3B" w:rsidP="00410B3B">
            <w:pPr>
              <w:rPr>
                <w:rFonts w:ascii="Calibri" w:hAnsi="Calibri" w:cs="Calibri"/>
                <w:i/>
                <w:iCs/>
                <w:color w:val="4F81BD" w:themeColor="accent1"/>
                <w:sz w:val="20"/>
                <w:szCs w:val="20"/>
              </w:rPr>
            </w:pPr>
            <w:r w:rsidRPr="00410B3B">
              <w:rPr>
                <w:rFonts w:ascii="Calibri" w:hAnsi="Calibri" w:cs="Calibri"/>
                <w:i/>
                <w:iCs/>
                <w:color w:val="4F81BD" w:themeColor="accent1"/>
                <w:sz w:val="20"/>
                <w:szCs w:val="20"/>
                <w:lang w:val="en-GB"/>
              </w:rPr>
              <w:t xml:space="preserve">Highly dependent on CIO activity to migrate B2B and Wholesale bases away from DISE by end of 2026. </w:t>
            </w:r>
            <w:r w:rsidRPr="00410B3B">
              <w:rPr>
                <w:rFonts w:ascii="Calibri" w:hAnsi="Calibri" w:cs="Calibri"/>
                <w:i/>
                <w:iCs/>
                <w:color w:val="4F81BD" w:themeColor="accent1"/>
                <w:sz w:val="20"/>
                <w:szCs w:val="20"/>
              </w:rPr>
              <w:t>​</w:t>
            </w:r>
          </w:p>
          <w:p w14:paraId="3EFCF4C2" w14:textId="77777777" w:rsidR="00410B3B" w:rsidRPr="00410B3B" w:rsidRDefault="00410B3B" w:rsidP="00410B3B">
            <w:pPr>
              <w:rPr>
                <w:rFonts w:ascii="Calibri" w:hAnsi="Calibri" w:cs="Calibri"/>
                <w:i/>
                <w:iCs/>
                <w:color w:val="4F81BD" w:themeColor="accent1"/>
                <w:sz w:val="20"/>
                <w:szCs w:val="20"/>
              </w:rPr>
            </w:pPr>
            <w:r w:rsidRPr="00410B3B">
              <w:rPr>
                <w:rFonts w:ascii="Calibri" w:hAnsi="Calibri" w:cs="Calibri"/>
                <w:i/>
                <w:iCs/>
                <w:color w:val="4F81BD" w:themeColor="accent1"/>
                <w:sz w:val="20"/>
                <w:szCs w:val="20"/>
                <w:lang w:val="en-GB"/>
              </w:rPr>
              <w:t xml:space="preserve">Dependent on business ownership for the customer cohorts – O2D / Wholesale to manage customer comms and ensure actions meet contractual commitments . </w:t>
            </w:r>
            <w:r w:rsidRPr="00410B3B">
              <w:rPr>
                <w:rFonts w:ascii="Calibri" w:hAnsi="Calibri" w:cs="Calibri"/>
                <w:i/>
                <w:iCs/>
                <w:color w:val="4F81BD" w:themeColor="accent1"/>
                <w:sz w:val="20"/>
                <w:szCs w:val="20"/>
              </w:rPr>
              <w:t>​</w:t>
            </w:r>
          </w:p>
          <w:p w14:paraId="4F4F7DF9" w14:textId="3CC290E4" w:rsidR="008F601D" w:rsidRPr="00DF535F" w:rsidRDefault="008F601D" w:rsidP="00D12171">
            <w:pPr>
              <w:rPr>
                <w:rFonts w:ascii="Calibri" w:hAnsi="Calibri" w:cs="Calibri"/>
                <w:i/>
                <w:iCs/>
                <w:color w:val="4F81BD" w:themeColor="accent1"/>
                <w:sz w:val="20"/>
                <w:szCs w:val="20"/>
              </w:rPr>
            </w:pPr>
          </w:p>
        </w:tc>
      </w:tr>
      <w:tr w:rsidR="008F601D" w:rsidRPr="00DF535F" w14:paraId="766BBCF7" w14:textId="77777777" w:rsidTr="00D12171">
        <w:tc>
          <w:tcPr>
            <w:tcW w:w="4046" w:type="dxa"/>
          </w:tcPr>
          <w:p w14:paraId="29D772E6" w14:textId="77777777" w:rsidR="008F601D" w:rsidRPr="009E21A4" w:rsidRDefault="008F601D" w:rsidP="00D12171">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77777777" w:rsidR="008F601D" w:rsidRPr="00DF535F" w:rsidRDefault="008F601D" w:rsidP="00D12171">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8F601D" w:rsidRPr="00D4432D" w14:paraId="32ABC480" w14:textId="77777777" w:rsidTr="00D12171">
        <w:tc>
          <w:tcPr>
            <w:tcW w:w="8897" w:type="dxa"/>
            <w:gridSpan w:val="2"/>
            <w:shd w:val="clear" w:color="auto" w:fill="F2F2F2" w:themeFill="background1" w:themeFillShade="F2"/>
          </w:tcPr>
          <w:p w14:paraId="1E3D59D3" w14:textId="77777777" w:rsidR="008F601D" w:rsidRPr="00D4432D" w:rsidRDefault="008F601D" w:rsidP="00D12171">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0D12171">
        <w:tc>
          <w:tcPr>
            <w:tcW w:w="4046" w:type="dxa"/>
          </w:tcPr>
          <w:p w14:paraId="029E3BF8" w14:textId="77777777" w:rsidR="008F601D" w:rsidRDefault="008F601D" w:rsidP="00D12171">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 xml:space="preserve">Business Engagement and </w:t>
            </w:r>
            <w:proofErr w:type="spellStart"/>
            <w:r>
              <w:rPr>
                <w:rFonts w:ascii="Calibri" w:hAnsi="Calibri" w:cs="Calibri"/>
                <w:b/>
                <w:bCs/>
                <w:sz w:val="20"/>
                <w:szCs w:val="20"/>
              </w:rPr>
              <w:t>Mobilisation</w:t>
            </w:r>
            <w:proofErr w:type="spellEnd"/>
            <w:r>
              <w:rPr>
                <w:rFonts w:ascii="Calibri" w:hAnsi="Calibri" w:cs="Calibri"/>
                <w:b/>
                <w:bCs/>
                <w:sz w:val="20"/>
                <w:szCs w:val="20"/>
              </w:rPr>
              <w:t xml:space="preserve"> (BEM) team</w:t>
            </w:r>
          </w:p>
        </w:tc>
        <w:tc>
          <w:tcPr>
            <w:tcW w:w="4851" w:type="dxa"/>
          </w:tcPr>
          <w:p w14:paraId="0B6F47ED" w14:textId="77777777" w:rsidR="008F601D" w:rsidRDefault="008F601D" w:rsidP="00D12171">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rsidTr="00D12171">
        <w:tc>
          <w:tcPr>
            <w:tcW w:w="4046" w:type="dxa"/>
          </w:tcPr>
          <w:p w14:paraId="419FE748" w14:textId="77777777" w:rsidR="008F601D" w:rsidRDefault="008F601D" w:rsidP="00D12171">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77777777" w:rsidR="008F601D" w:rsidRDefault="008F601D"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Y/N</w:t>
            </w:r>
          </w:p>
        </w:tc>
      </w:tr>
      <w:tr w:rsidR="008F601D" w14:paraId="26FFC54D" w14:textId="77777777" w:rsidTr="00D12171">
        <w:tc>
          <w:tcPr>
            <w:tcW w:w="4046" w:type="dxa"/>
          </w:tcPr>
          <w:p w14:paraId="3ED9187C" w14:textId="77777777" w:rsidR="008F601D" w:rsidRDefault="008F601D" w:rsidP="00D12171">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D40F317" w14:textId="77777777" w:rsidR="008F601D" w:rsidRDefault="008F601D" w:rsidP="008F601D"/>
    <w:p w14:paraId="5BA4C246" w14:textId="03F9EF49" w:rsidR="00280D0A" w:rsidRPr="00CB1727" w:rsidRDefault="00D57EC3"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lastRenderedPageBreak/>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1307"/>
        <w:gridCol w:w="8755"/>
      </w:tblGrid>
      <w:tr w:rsidR="009D136A" w:rsidRPr="001D62AE" w14:paraId="40F3DD80" w14:textId="77777777" w:rsidTr="00D41923">
        <w:trPr>
          <w:cantSplit/>
        </w:trPr>
        <w:tc>
          <w:tcPr>
            <w:tcW w:w="2846" w:type="dxa"/>
          </w:tcPr>
          <w:p w14:paraId="141B00F8" w14:textId="0DCD9239" w:rsidR="00BE7E5C" w:rsidRDefault="0018064F">
            <w:pPr>
              <w:rPr>
                <w:rFonts w:ascii="Calibri" w:hAnsi="Calibri" w:cs="Calibri"/>
                <w:b/>
                <w:bCs/>
                <w:sz w:val="20"/>
                <w:szCs w:val="20"/>
              </w:rPr>
            </w:pPr>
            <w:r>
              <w:rPr>
                <w:rFonts w:ascii="Calibri" w:hAnsi="Calibri" w:cs="Calibri"/>
                <w:b/>
                <w:bCs/>
                <w:sz w:val="20"/>
                <w:szCs w:val="20"/>
              </w:rPr>
              <w:t xml:space="preserve">Who is the prime beneficiary of this change? </w:t>
            </w:r>
          </w:p>
          <w:p w14:paraId="53A7A204" w14:textId="4CD1AA78" w:rsidR="009D136A" w:rsidRPr="009A194A" w:rsidRDefault="00432682">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14:paraId="419ECA2A" w14:textId="77777777" w:rsidR="009D136A" w:rsidRDefault="00EC0F1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Wholesale Customers </w:t>
            </w:r>
          </w:p>
          <w:p w14:paraId="60FF65DE" w14:textId="250BB514" w:rsidR="00EC0F1D" w:rsidRPr="001D62AE" w:rsidRDefault="00EC0F1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VMO2 </w:t>
            </w:r>
          </w:p>
        </w:tc>
      </w:tr>
      <w:tr w:rsidR="009D136A" w:rsidRPr="001D62AE" w14:paraId="5DCF86F5" w14:textId="77777777" w:rsidTr="00D41923">
        <w:trPr>
          <w:cantSplit/>
        </w:trPr>
        <w:tc>
          <w:tcPr>
            <w:tcW w:w="2846" w:type="dxa"/>
          </w:tcPr>
          <w:p w14:paraId="668547E5" w14:textId="740BC804" w:rsidR="009D136A" w:rsidRPr="009E21A4" w:rsidRDefault="009D136A">
            <w:pPr>
              <w:rPr>
                <w:rFonts w:ascii="Calibri" w:hAnsi="Calibri" w:cs="Calibri"/>
                <w:b/>
                <w:bCs/>
                <w:sz w:val="20"/>
                <w:szCs w:val="20"/>
              </w:rPr>
            </w:pPr>
            <w:r w:rsidRPr="009E21A4">
              <w:rPr>
                <w:rFonts w:ascii="Calibri" w:hAnsi="Calibri" w:cs="Calibri"/>
                <w:b/>
                <w:bCs/>
                <w:sz w:val="20"/>
                <w:szCs w:val="20"/>
              </w:rPr>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6AB89CFA" w:rsidR="009D136A" w:rsidRPr="001D62AE" w:rsidRDefault="00C00B8C">
            <w:pPr>
              <w:rPr>
                <w:rFonts w:ascii="Calibri" w:hAnsi="Calibri" w:cs="Calibri"/>
                <w:i/>
                <w:iCs/>
                <w:color w:val="4F81BD" w:themeColor="accent1"/>
                <w:sz w:val="20"/>
                <w:szCs w:val="20"/>
              </w:rPr>
            </w:pPr>
            <w:ins w:id="21" w:author="Claire Rushforth" w:date="2026-04-24T12:10:00Z" w16du:dateUtc="2026-04-24T11:10:00Z">
              <w:r>
                <w:rPr>
                  <w:rFonts w:ascii="Calibri" w:hAnsi="Calibri" w:cs="Calibri"/>
                  <w:i/>
                  <w:iCs/>
                  <w:color w:val="4F81BD" w:themeColor="accent1"/>
                  <w:sz w:val="20"/>
                  <w:szCs w:val="20"/>
                </w:rPr>
                <w:t>Wholesale mobile services</w:t>
              </w:r>
            </w:ins>
            <w:del w:id="22" w:author="Claire Rushforth" w:date="2026-04-24T12:10:00Z" w16du:dateUtc="2026-04-24T11:10:00Z">
              <w:r w:rsidR="00BE27E6" w:rsidDel="00C00B8C">
                <w:rPr>
                  <w:rFonts w:ascii="Calibri" w:hAnsi="Calibri" w:cs="Calibri"/>
                  <w:i/>
                  <w:iCs/>
                  <w:color w:val="4F81BD" w:themeColor="accent1"/>
                  <w:sz w:val="20"/>
                  <w:szCs w:val="20"/>
                </w:rPr>
                <w:delText xml:space="preserve">n/a this is a migration. </w:delText>
              </w:r>
            </w:del>
          </w:p>
        </w:tc>
      </w:tr>
      <w:tr w:rsidR="00DF5B28" w:rsidRPr="001D62AE" w14:paraId="7A894772" w14:textId="77777777" w:rsidTr="00D41923">
        <w:trPr>
          <w:cantSplit/>
        </w:trPr>
        <w:tc>
          <w:tcPr>
            <w:tcW w:w="2846" w:type="dxa"/>
          </w:tcPr>
          <w:p w14:paraId="7C91F1BE" w14:textId="38CE2EC9" w:rsidR="00272203" w:rsidRDefault="00DF5B28" w:rsidP="00272203">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14:paraId="0E68193C" w14:textId="22858E25" w:rsidR="00DF5B28" w:rsidRPr="002765EC" w:rsidRDefault="00272203" w:rsidP="00E84FED">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6051" w:type="dxa"/>
          </w:tcPr>
          <w:p w14:paraId="4A9CC047" w14:textId="71F67447" w:rsidR="00DF5B28" w:rsidRPr="001D62AE" w:rsidRDefault="007E153D" w:rsidP="00F30483">
            <w:pPr>
              <w:rPr>
                <w:rFonts w:ascii="Calibri" w:hAnsi="Calibri" w:cs="Calibri"/>
                <w:i/>
                <w:iCs/>
                <w:color w:val="4F81BD" w:themeColor="accent1"/>
                <w:sz w:val="20"/>
                <w:szCs w:val="20"/>
              </w:rPr>
            </w:pPr>
            <w:r w:rsidRPr="007E153D">
              <w:rPr>
                <w:rFonts w:ascii="Calibri" w:hAnsi="Calibri" w:cs="Calibri"/>
                <w:i/>
                <w:iCs/>
                <w:color w:val="4F81BD" w:themeColor="accent1"/>
                <w:sz w:val="20"/>
                <w:szCs w:val="20"/>
              </w:rPr>
              <w:t>   </w:t>
            </w:r>
            <w:r>
              <w:t> </w:t>
            </w:r>
            <w:r w:rsidR="00672216" w:rsidRPr="00672216">
              <w:t> </w:t>
            </w:r>
            <w:r w:rsidR="00646D40" w:rsidRPr="00646D40">
              <w:rPr>
                <w:noProof/>
              </w:rPr>
              <w:drawing>
                <wp:inline distT="0" distB="0" distL="0" distR="0" wp14:anchorId="16D7CDB1" wp14:editId="6FFAC98D">
                  <wp:extent cx="5274310" cy="2966720"/>
                  <wp:effectExtent l="0" t="0" r="0" b="5080"/>
                  <wp:docPr id="188750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9452" name=""/>
                          <pic:cNvPicPr/>
                        </pic:nvPicPr>
                        <pic:blipFill>
                          <a:blip r:embed="rId11"/>
                          <a:stretch>
                            <a:fillRect/>
                          </a:stretch>
                        </pic:blipFill>
                        <pic:spPr>
                          <a:xfrm>
                            <a:off x="0" y="0"/>
                            <a:ext cx="5274310" cy="2966720"/>
                          </a:xfrm>
                          <a:prstGeom prst="rect">
                            <a:avLst/>
                          </a:prstGeom>
                        </pic:spPr>
                      </pic:pic>
                    </a:graphicData>
                  </a:graphic>
                </wp:inline>
              </w:drawing>
            </w:r>
          </w:p>
        </w:tc>
      </w:tr>
      <w:tr w:rsidR="009D136A" w:rsidRPr="001D62AE" w14:paraId="7E09001E" w14:textId="77777777" w:rsidTr="00D41923">
        <w:trPr>
          <w:cantSplit/>
        </w:trPr>
        <w:tc>
          <w:tcPr>
            <w:tcW w:w="2846" w:type="dxa"/>
          </w:tcPr>
          <w:p w14:paraId="7202ACB5" w14:textId="77777777" w:rsidR="002765EC" w:rsidRPr="002765EC" w:rsidRDefault="002765EC" w:rsidP="002765E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78AADF08" w:rsidR="009D136A" w:rsidRPr="001910EF" w:rsidRDefault="0097258D" w:rsidP="00E84FED">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14:paraId="2D79A25A" w14:textId="6F1C0FEA" w:rsidR="00184F1B" w:rsidRDefault="00D07174"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We have some</w:t>
            </w:r>
            <w:r w:rsidR="00184F1B">
              <w:rPr>
                <w:rFonts w:ascii="Calibri" w:hAnsi="Calibri" w:cs="Calibri"/>
                <w:i/>
                <w:iCs/>
                <w:color w:val="4F81BD" w:themeColor="accent1"/>
                <w:sz w:val="20"/>
                <w:szCs w:val="20"/>
              </w:rPr>
              <w:t xml:space="preserve"> of these Wholesale</w:t>
            </w:r>
            <w:r>
              <w:rPr>
                <w:rFonts w:ascii="Calibri" w:hAnsi="Calibri" w:cs="Calibri"/>
                <w:i/>
                <w:iCs/>
                <w:color w:val="4F81BD" w:themeColor="accent1"/>
                <w:sz w:val="20"/>
                <w:szCs w:val="20"/>
              </w:rPr>
              <w:t xml:space="preserve"> customers already on Nokia UDB who can get access to services like </w:t>
            </w:r>
            <w:proofErr w:type="gramStart"/>
            <w:r>
              <w:rPr>
                <w:rFonts w:ascii="Calibri" w:hAnsi="Calibri" w:cs="Calibri"/>
                <w:i/>
                <w:iCs/>
                <w:color w:val="4F81BD" w:themeColor="accent1"/>
                <w:sz w:val="20"/>
                <w:szCs w:val="20"/>
              </w:rPr>
              <w:t>5GSA</w:t>
            </w:r>
            <w:proofErr w:type="gramEnd"/>
            <w:r w:rsidR="00184F1B">
              <w:rPr>
                <w:rFonts w:ascii="Calibri" w:hAnsi="Calibri" w:cs="Calibri"/>
                <w:i/>
                <w:iCs/>
                <w:color w:val="4F81BD" w:themeColor="accent1"/>
                <w:sz w:val="20"/>
                <w:szCs w:val="20"/>
              </w:rPr>
              <w:t xml:space="preserve"> and some still stuck on the legacy HLR platform</w:t>
            </w:r>
            <w:r w:rsidR="007D4992">
              <w:rPr>
                <w:rFonts w:ascii="Calibri" w:hAnsi="Calibri" w:cs="Calibri"/>
                <w:i/>
                <w:iCs/>
                <w:color w:val="4F81BD" w:themeColor="accent1"/>
                <w:sz w:val="20"/>
                <w:szCs w:val="20"/>
              </w:rPr>
              <w:t xml:space="preserve"> who are unable to use it. </w:t>
            </w:r>
          </w:p>
          <w:p w14:paraId="55E4947F" w14:textId="77777777" w:rsidR="00A05613" w:rsidRDefault="00A05613" w:rsidP="00F30483">
            <w:pPr>
              <w:rPr>
                <w:rFonts w:ascii="Calibri" w:hAnsi="Calibri" w:cs="Calibri"/>
                <w:i/>
                <w:iCs/>
                <w:color w:val="4F81BD" w:themeColor="accent1"/>
                <w:sz w:val="20"/>
                <w:szCs w:val="20"/>
              </w:rPr>
            </w:pPr>
          </w:p>
          <w:p w14:paraId="2FC4E3EC" w14:textId="77777777" w:rsidR="001B7854" w:rsidRPr="001B7854" w:rsidRDefault="001B7854" w:rsidP="001B7854">
            <w:pPr>
              <w:rPr>
                <w:rFonts w:ascii="Calibri" w:hAnsi="Calibri" w:cs="Calibri"/>
                <w:i/>
                <w:iCs/>
                <w:color w:val="4F81BD" w:themeColor="accent1"/>
                <w:sz w:val="20"/>
                <w:szCs w:val="20"/>
                <w:lang w:val="en-GB"/>
              </w:rPr>
            </w:pPr>
            <w:r w:rsidRPr="001B7854">
              <w:rPr>
                <w:rFonts w:ascii="Calibri" w:hAnsi="Calibri" w:cs="Calibri"/>
                <w:i/>
                <w:iCs/>
                <w:color w:val="4F81BD" w:themeColor="accent1"/>
                <w:sz w:val="20"/>
                <w:szCs w:val="20"/>
                <w:lang w:val="en-GB"/>
              </w:rPr>
              <w:t>Additionally, since the launch of 5G SA, all new connections are provisioned onto DISE via a Capita-managed process. Under this new approach, the team is required to assess whether customers should be placed on Nokia UDB or Ericsson, based on any legacy service requirements.</w:t>
            </w:r>
          </w:p>
          <w:p w14:paraId="2F68A762" w14:textId="77777777" w:rsidR="001B7854" w:rsidRPr="001B7854" w:rsidRDefault="001B7854" w:rsidP="001B7854">
            <w:pPr>
              <w:rPr>
                <w:rFonts w:ascii="Calibri" w:hAnsi="Calibri" w:cs="Calibri"/>
                <w:i/>
                <w:iCs/>
                <w:color w:val="4F81BD" w:themeColor="accent1"/>
                <w:sz w:val="20"/>
                <w:szCs w:val="20"/>
                <w:lang w:val="en-GB"/>
              </w:rPr>
            </w:pPr>
            <w:r w:rsidRPr="001B7854">
              <w:rPr>
                <w:rFonts w:ascii="Calibri" w:hAnsi="Calibri" w:cs="Calibri"/>
                <w:i/>
                <w:iCs/>
                <w:color w:val="4F81BD" w:themeColor="accent1"/>
                <w:sz w:val="20"/>
                <w:szCs w:val="20"/>
                <w:lang w:val="en-GB"/>
              </w:rPr>
              <w:t>Port-in requests follow a different process. These are automated on Nokia UDB, but fail where customers require legacy services that are not supported. When this occurs, Mark Harddine’s team must manually remove the customer from Nokia UDB and re-provision them onto Ericsson. This manual intervention introduces delays, increases operational effort, and results in a poor customer experience.</w:t>
            </w:r>
          </w:p>
          <w:p w14:paraId="02EDF628" w14:textId="0F0CE898" w:rsidR="001B7854" w:rsidRPr="00A141BD" w:rsidRDefault="001B7854" w:rsidP="00CE359C">
            <w:pPr>
              <w:rPr>
                <w:rFonts w:ascii="Calibri" w:hAnsi="Calibri" w:cs="Calibri"/>
                <w:i/>
                <w:iCs/>
                <w:color w:val="4F81BD" w:themeColor="accent1"/>
                <w:sz w:val="20"/>
                <w:szCs w:val="20"/>
              </w:rPr>
            </w:pPr>
          </w:p>
        </w:tc>
      </w:tr>
      <w:tr w:rsidR="00EA488B" w:rsidRPr="001D62AE" w14:paraId="63CF0283" w14:textId="77777777" w:rsidTr="00D41923">
        <w:trPr>
          <w:cantSplit/>
        </w:trPr>
        <w:tc>
          <w:tcPr>
            <w:tcW w:w="2846" w:type="dxa"/>
          </w:tcPr>
          <w:p w14:paraId="64D993B5" w14:textId="77777777" w:rsidR="005C3C4A" w:rsidRDefault="00EA488B" w:rsidP="005C3C4A">
            <w:pPr>
              <w:rPr>
                <w:rFonts w:ascii="Calibri" w:hAnsi="Calibri" w:cs="Calibri"/>
                <w:b/>
                <w:bCs/>
                <w:sz w:val="20"/>
                <w:szCs w:val="20"/>
              </w:rPr>
            </w:pPr>
            <w:r>
              <w:rPr>
                <w:rFonts w:ascii="Calibri" w:hAnsi="Calibri" w:cs="Calibri"/>
                <w:b/>
                <w:bCs/>
                <w:sz w:val="20"/>
                <w:szCs w:val="20"/>
              </w:rPr>
              <w:lastRenderedPageBreak/>
              <w:t>What is the problem or opportunity</w:t>
            </w:r>
            <w:r w:rsidR="00254BB5">
              <w:rPr>
                <w:rFonts w:ascii="Calibri" w:hAnsi="Calibri" w:cs="Calibri"/>
                <w:b/>
                <w:bCs/>
                <w:sz w:val="20"/>
                <w:szCs w:val="20"/>
              </w:rPr>
              <w:t xml:space="preserve">? </w:t>
            </w:r>
          </w:p>
          <w:p w14:paraId="7536B251" w14:textId="4E3B1B95" w:rsidR="00EA488B" w:rsidRPr="00EE3CCE" w:rsidRDefault="005C3C4A" w:rsidP="00E84FED">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14:paraId="6679C3C5" w14:textId="77777777" w:rsidR="00042369" w:rsidRDefault="00042369" w:rsidP="00042369">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As an organisation we are paying for 2 core networks. </w:t>
            </w:r>
          </w:p>
          <w:p w14:paraId="527E303D" w14:textId="77777777" w:rsidR="00A05613" w:rsidRDefault="00A05613" w:rsidP="00042369">
            <w:pPr>
              <w:rPr>
                <w:rFonts w:ascii="Calibri" w:hAnsi="Calibri" w:cs="Calibri"/>
                <w:i/>
                <w:iCs/>
                <w:color w:val="4F81BD" w:themeColor="accent1"/>
                <w:sz w:val="20"/>
                <w:szCs w:val="20"/>
              </w:rPr>
            </w:pPr>
          </w:p>
          <w:p w14:paraId="6537669C" w14:textId="4701FA73" w:rsidR="00CE359C" w:rsidRDefault="00CE359C" w:rsidP="00042369">
            <w:pPr>
              <w:rPr>
                <w:rFonts w:ascii="Calibri" w:hAnsi="Calibri" w:cs="Calibri"/>
                <w:i/>
                <w:iCs/>
                <w:color w:val="4F81BD" w:themeColor="accent1"/>
                <w:sz w:val="20"/>
                <w:szCs w:val="20"/>
              </w:rPr>
            </w:pPr>
            <w:r>
              <w:rPr>
                <w:rFonts w:ascii="Calibri" w:hAnsi="Calibri" w:cs="Calibri"/>
                <w:i/>
                <w:iCs/>
                <w:color w:val="4F81BD" w:themeColor="accent1"/>
                <w:sz w:val="20"/>
                <w:szCs w:val="20"/>
              </w:rPr>
              <w:t>Regulatory have confirmed we could come into some competition law issues as we are able to offer some customers within the same segment additional services like 5GSA</w:t>
            </w:r>
          </w:p>
          <w:p w14:paraId="72A6BA2A" w14:textId="77777777" w:rsidR="00A05613" w:rsidRDefault="00A05613" w:rsidP="00042369">
            <w:pPr>
              <w:rPr>
                <w:rFonts w:ascii="Calibri" w:hAnsi="Calibri" w:cs="Calibri"/>
                <w:i/>
                <w:iCs/>
                <w:color w:val="4F81BD" w:themeColor="accent1"/>
                <w:sz w:val="20"/>
                <w:szCs w:val="20"/>
              </w:rPr>
            </w:pPr>
          </w:p>
          <w:p w14:paraId="2CBF94C2" w14:textId="57252107" w:rsidR="00A05613" w:rsidRDefault="008329F3" w:rsidP="00042369">
            <w:pPr>
              <w:rPr>
                <w:ins w:id="23" w:author="Claire Rushforth" w:date="2026-04-24T12:11:00Z" w16du:dateUtc="2026-04-24T11:11:00Z"/>
                <w:rFonts w:ascii="Calibri" w:hAnsi="Calibri" w:cs="Calibri"/>
                <w:i/>
                <w:iCs/>
                <w:color w:val="4F81BD" w:themeColor="accent1"/>
                <w:sz w:val="20"/>
                <w:szCs w:val="20"/>
              </w:rPr>
            </w:pPr>
            <w:r>
              <w:rPr>
                <w:rFonts w:ascii="Calibri" w:hAnsi="Calibri" w:cs="Calibri"/>
                <w:i/>
                <w:iCs/>
                <w:color w:val="4F81BD" w:themeColor="accent1"/>
                <w:sz w:val="20"/>
                <w:szCs w:val="20"/>
              </w:rPr>
              <w:t xml:space="preserve">Improved customer experience for vital new connections </w:t>
            </w:r>
            <w:ins w:id="24" w:author="Claire Rushforth" w:date="2026-04-24T12:11:00Z" w16du:dateUtc="2026-04-24T11:11:00Z">
              <w:r w:rsidR="006619D8">
                <w:rPr>
                  <w:rFonts w:ascii="Calibri" w:hAnsi="Calibri" w:cs="Calibri"/>
                  <w:i/>
                  <w:iCs/>
                  <w:color w:val="4F81BD" w:themeColor="accent1"/>
                  <w:sz w:val="20"/>
                  <w:szCs w:val="20"/>
                </w:rPr>
                <w:t>(porting)</w:t>
              </w:r>
            </w:ins>
          </w:p>
          <w:p w14:paraId="41EAF44A" w14:textId="77777777" w:rsidR="006619D8" w:rsidRDefault="006619D8" w:rsidP="00042369">
            <w:pPr>
              <w:rPr>
                <w:ins w:id="25" w:author="Claire Rushforth" w:date="2026-04-24T12:11:00Z" w16du:dateUtc="2026-04-24T11:11:00Z"/>
                <w:rFonts w:ascii="Calibri" w:hAnsi="Calibri" w:cs="Calibri"/>
                <w:i/>
                <w:iCs/>
                <w:color w:val="4F81BD" w:themeColor="accent1"/>
                <w:sz w:val="20"/>
                <w:szCs w:val="20"/>
              </w:rPr>
            </w:pPr>
          </w:p>
          <w:p w14:paraId="2216EE1D" w14:textId="6BB54710" w:rsidR="006619D8" w:rsidRDefault="006619D8" w:rsidP="00042369">
            <w:pPr>
              <w:rPr>
                <w:rFonts w:ascii="Calibri" w:hAnsi="Calibri" w:cs="Calibri"/>
                <w:i/>
                <w:iCs/>
                <w:color w:val="4F81BD" w:themeColor="accent1"/>
                <w:sz w:val="20"/>
                <w:szCs w:val="20"/>
              </w:rPr>
            </w:pPr>
            <w:ins w:id="26" w:author="Claire Rushforth" w:date="2026-04-24T12:11:00Z" w16du:dateUtc="2026-04-24T11:11:00Z">
              <w:r>
                <w:rPr>
                  <w:rFonts w:ascii="Calibri" w:hAnsi="Calibri" w:cs="Calibri"/>
                  <w:i/>
                  <w:iCs/>
                  <w:color w:val="4F81BD" w:themeColor="accent1"/>
                  <w:sz w:val="20"/>
                  <w:szCs w:val="20"/>
                </w:rPr>
                <w:t xml:space="preserve">TSA compliance </w:t>
              </w:r>
            </w:ins>
          </w:p>
          <w:p w14:paraId="1F35490F" w14:textId="77777777" w:rsidR="00042369" w:rsidRDefault="00042369" w:rsidP="00042369">
            <w:pPr>
              <w:rPr>
                <w:rFonts w:ascii="Calibri" w:hAnsi="Calibri" w:cs="Calibri"/>
                <w:i/>
                <w:iCs/>
                <w:color w:val="4F81BD" w:themeColor="accent1"/>
                <w:sz w:val="20"/>
                <w:szCs w:val="20"/>
              </w:rPr>
            </w:pPr>
          </w:p>
          <w:p w14:paraId="4E63C024" w14:textId="36D36295" w:rsidR="00042369" w:rsidRPr="001D62AE" w:rsidRDefault="00042369" w:rsidP="00F30483">
            <w:pPr>
              <w:rPr>
                <w:rFonts w:ascii="Calibri" w:hAnsi="Calibri" w:cs="Calibri"/>
                <w:i/>
                <w:iCs/>
                <w:color w:val="4F81BD" w:themeColor="accent1"/>
                <w:sz w:val="20"/>
                <w:szCs w:val="20"/>
              </w:rPr>
            </w:pPr>
          </w:p>
        </w:tc>
      </w:tr>
    </w:tbl>
    <w:p w14:paraId="57A3D975" w14:textId="77777777" w:rsidR="00234127" w:rsidRDefault="00234127" w:rsidP="00947C30"/>
    <w:p w14:paraId="5ABA9C4F" w14:textId="13B82752" w:rsidR="00947C30" w:rsidRPr="00CB1727" w:rsidRDefault="00A10140"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1357"/>
        <w:gridCol w:w="8568"/>
      </w:tblGrid>
      <w:tr w:rsidR="0042537F" w:rsidRPr="009E21A4" w14:paraId="1590528D" w14:textId="77777777" w:rsidTr="58FF6394">
        <w:trPr>
          <w:cantSplit/>
          <w:trHeight w:val="475"/>
        </w:trPr>
        <w:tc>
          <w:tcPr>
            <w:tcW w:w="2853" w:type="dxa"/>
          </w:tcPr>
          <w:p w14:paraId="5FF1D809" w14:textId="53751CE8" w:rsidR="0042537F" w:rsidRPr="009E21A4" w:rsidRDefault="00760585" w:rsidP="0042537F">
            <w:pPr>
              <w:rPr>
                <w:rFonts w:ascii="Calibri" w:hAnsi="Calibri" w:cs="Calibri"/>
                <w:b/>
                <w:bCs/>
                <w:sz w:val="20"/>
                <w:szCs w:val="20"/>
              </w:rPr>
            </w:pPr>
            <w:r>
              <w:rPr>
                <w:rFonts w:ascii="Calibri" w:hAnsi="Calibri" w:cs="Calibri"/>
                <w:b/>
                <w:bCs/>
                <w:sz w:val="20"/>
                <w:szCs w:val="20"/>
              </w:rPr>
              <w:t>One line vision summary</w:t>
            </w:r>
          </w:p>
        </w:tc>
        <w:tc>
          <w:tcPr>
            <w:tcW w:w="6044" w:type="dxa"/>
          </w:tcPr>
          <w:p w14:paraId="5BF9B48C" w14:textId="47BEF420" w:rsidR="00755DB4" w:rsidRPr="00D72C2F" w:rsidRDefault="00576B6F"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We must migrate all customers onto one Core network</w:t>
            </w:r>
            <w:r w:rsidR="00140BD2">
              <w:rPr>
                <w:rFonts w:ascii="Calibri" w:hAnsi="Calibri" w:cs="Calibri"/>
                <w:i/>
                <w:iCs/>
                <w:color w:val="4F81BD" w:themeColor="accent1"/>
                <w:sz w:val="20"/>
                <w:szCs w:val="20"/>
              </w:rPr>
              <w:t xml:space="preserve"> to </w:t>
            </w:r>
            <w:r w:rsidR="002E62A4">
              <w:rPr>
                <w:rFonts w:ascii="Calibri" w:hAnsi="Calibri" w:cs="Calibri"/>
                <w:i/>
                <w:iCs/>
                <w:color w:val="4F81BD" w:themeColor="accent1"/>
                <w:sz w:val="20"/>
                <w:szCs w:val="20"/>
              </w:rPr>
              <w:t>reduce costs</w:t>
            </w:r>
            <w:r w:rsidR="00A01B40">
              <w:rPr>
                <w:rFonts w:ascii="Calibri" w:hAnsi="Calibri" w:cs="Calibri"/>
                <w:i/>
                <w:iCs/>
                <w:color w:val="4F81BD" w:themeColor="accent1"/>
                <w:sz w:val="20"/>
                <w:szCs w:val="20"/>
              </w:rPr>
              <w:t xml:space="preserve">, </w:t>
            </w:r>
            <w:r w:rsidR="002E62A4">
              <w:rPr>
                <w:rFonts w:ascii="Calibri" w:hAnsi="Calibri" w:cs="Calibri"/>
                <w:i/>
                <w:iCs/>
                <w:color w:val="4F81BD" w:themeColor="accent1"/>
                <w:sz w:val="20"/>
                <w:szCs w:val="20"/>
              </w:rPr>
              <w:t xml:space="preserve">improve customer experience </w:t>
            </w:r>
            <w:r w:rsidR="00A01B40">
              <w:rPr>
                <w:rFonts w:ascii="Calibri" w:hAnsi="Calibri" w:cs="Calibri"/>
                <w:i/>
                <w:iCs/>
                <w:color w:val="4F81BD" w:themeColor="accent1"/>
                <w:sz w:val="20"/>
                <w:szCs w:val="20"/>
              </w:rPr>
              <w:t>and make them fit for the future</w:t>
            </w:r>
          </w:p>
        </w:tc>
      </w:tr>
      <w:tr w:rsidR="00755DB4" w:rsidRPr="009E21A4" w14:paraId="34CD2315" w14:textId="77777777" w:rsidTr="58FF6394">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4CB26561" w14:textId="77777777" w:rsidR="00A01B40" w:rsidRDefault="00140BD2" w:rsidP="0042537F">
            <w:pPr>
              <w:rPr>
                <w:rFonts w:ascii="Calibri" w:hAnsi="Calibri" w:cs="Calibri"/>
                <w:i/>
                <w:iCs/>
                <w:color w:val="4F81BD" w:themeColor="accent1"/>
                <w:sz w:val="20"/>
                <w:szCs w:val="20"/>
              </w:rPr>
            </w:pPr>
            <w:proofErr w:type="gramStart"/>
            <w:r>
              <w:rPr>
                <w:rFonts w:ascii="Calibri" w:hAnsi="Calibri" w:cs="Calibri"/>
                <w:i/>
                <w:iCs/>
                <w:color w:val="4F81BD" w:themeColor="accent1"/>
                <w:sz w:val="20"/>
                <w:szCs w:val="20"/>
              </w:rPr>
              <w:t>we</w:t>
            </w:r>
            <w:proofErr w:type="gramEnd"/>
            <w:r>
              <w:rPr>
                <w:rFonts w:ascii="Calibri" w:hAnsi="Calibri" w:cs="Calibri"/>
                <w:i/>
                <w:iCs/>
                <w:color w:val="4F81BD" w:themeColor="accent1"/>
                <w:sz w:val="20"/>
                <w:szCs w:val="20"/>
              </w:rPr>
              <w:t xml:space="preserve"> pay for 2 core network services</w:t>
            </w:r>
            <w:r w:rsidR="00EA66A9">
              <w:rPr>
                <w:rFonts w:ascii="Calibri" w:hAnsi="Calibri" w:cs="Calibri"/>
                <w:i/>
                <w:iCs/>
                <w:color w:val="4F81BD" w:themeColor="accent1"/>
                <w:sz w:val="20"/>
                <w:szCs w:val="20"/>
              </w:rPr>
              <w:t>, which are provisioned via different routes</w:t>
            </w:r>
            <w:r w:rsidR="00A01B40">
              <w:rPr>
                <w:rFonts w:ascii="Calibri" w:hAnsi="Calibri" w:cs="Calibri"/>
                <w:i/>
                <w:iCs/>
                <w:color w:val="4F81BD" w:themeColor="accent1"/>
                <w:sz w:val="20"/>
                <w:szCs w:val="20"/>
              </w:rPr>
              <w:t>.</w:t>
            </w:r>
          </w:p>
          <w:p w14:paraId="4C1A28AF" w14:textId="4DB06DA5" w:rsidR="00755DB4" w:rsidRDefault="00800258"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Unaligned service offerings between customers</w:t>
            </w:r>
          </w:p>
          <w:p w14:paraId="1E42EA99" w14:textId="14F1C65A" w:rsidR="00800258" w:rsidRDefault="00800258"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Bad experience </w:t>
            </w:r>
            <w:proofErr w:type="gramStart"/>
            <w:r>
              <w:rPr>
                <w:rFonts w:ascii="Calibri" w:hAnsi="Calibri" w:cs="Calibri"/>
                <w:i/>
                <w:iCs/>
                <w:color w:val="4F81BD" w:themeColor="accent1"/>
                <w:sz w:val="20"/>
                <w:szCs w:val="20"/>
              </w:rPr>
              <w:t>for</w:t>
            </w:r>
            <w:proofErr w:type="gramEnd"/>
            <w:r>
              <w:rPr>
                <w:rFonts w:ascii="Calibri" w:hAnsi="Calibri" w:cs="Calibri"/>
                <w:i/>
                <w:iCs/>
                <w:color w:val="4F81BD" w:themeColor="accent1"/>
                <w:sz w:val="20"/>
                <w:szCs w:val="20"/>
              </w:rPr>
              <w:t xml:space="preserve"> our new porting customers</w:t>
            </w:r>
          </w:p>
          <w:p w14:paraId="20749D8E" w14:textId="0E1CB855" w:rsidR="00A01B40" w:rsidRDefault="00A01B40" w:rsidP="0042537F">
            <w:pPr>
              <w:rPr>
                <w:rFonts w:ascii="Calibri" w:hAnsi="Calibri" w:cs="Calibri"/>
                <w:i/>
                <w:iCs/>
                <w:color w:val="4F81BD" w:themeColor="accent1"/>
                <w:sz w:val="20"/>
                <w:szCs w:val="20"/>
              </w:rPr>
            </w:pPr>
          </w:p>
        </w:tc>
      </w:tr>
      <w:tr w:rsidR="0042537F" w:rsidRPr="009E21A4" w14:paraId="7FAB450C" w14:textId="77777777" w:rsidTr="58FF6394">
        <w:trPr>
          <w:cantSplit/>
        </w:trPr>
        <w:tc>
          <w:tcPr>
            <w:tcW w:w="2853" w:type="dxa"/>
          </w:tcPr>
          <w:p w14:paraId="5CBBB015" w14:textId="0E15EB25" w:rsidR="0042537F" w:rsidRPr="009E21A4" w:rsidRDefault="00BD32FA" w:rsidP="0042537F">
            <w:pPr>
              <w:rPr>
                <w:rFonts w:ascii="Calibri" w:hAnsi="Calibri" w:cs="Calibri"/>
                <w:b/>
                <w:bCs/>
                <w:sz w:val="20"/>
                <w:szCs w:val="20"/>
              </w:rPr>
            </w:pPr>
            <w:r>
              <w:rPr>
                <w:rFonts w:ascii="Calibri" w:hAnsi="Calibri" w:cs="Calibri"/>
                <w:b/>
                <w:bCs/>
                <w:sz w:val="20"/>
                <w:szCs w:val="20"/>
              </w:rPr>
              <w:t>What</w:t>
            </w:r>
            <w:r w:rsidR="0045562D">
              <w:rPr>
                <w:rFonts w:ascii="Calibri" w:hAnsi="Calibri" w:cs="Calibri"/>
                <w:b/>
                <w:bCs/>
                <w:sz w:val="20"/>
                <w:szCs w:val="20"/>
              </w:rPr>
              <w:t xml:space="preserve"> will success look like </w:t>
            </w:r>
            <w:r>
              <w:rPr>
                <w:rFonts w:ascii="Calibri" w:hAnsi="Calibri" w:cs="Calibri"/>
                <w:b/>
                <w:bCs/>
                <w:sz w:val="20"/>
                <w:szCs w:val="20"/>
              </w:rPr>
              <w:t>for your primary beneficiary</w:t>
            </w:r>
            <w:r w:rsidR="007D6400">
              <w:rPr>
                <w:rFonts w:ascii="Calibri" w:hAnsi="Calibri" w:cs="Calibri"/>
                <w:b/>
                <w:bCs/>
                <w:sz w:val="20"/>
                <w:szCs w:val="20"/>
              </w:rPr>
              <w:t xml:space="preserve"> </w:t>
            </w:r>
          </w:p>
        </w:tc>
        <w:tc>
          <w:tcPr>
            <w:tcW w:w="6044" w:type="dxa"/>
          </w:tcPr>
          <w:p w14:paraId="4C0BABE5" w14:textId="6C6C1916" w:rsidR="0042537F" w:rsidRDefault="00EA66A9"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 simplified VMO2 architecture with reduced OPEX costs </w:t>
            </w:r>
          </w:p>
          <w:p w14:paraId="70E774FB" w14:textId="4E2E88AA" w:rsidR="00EA66A9" w:rsidRDefault="00EA66A9"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Regulatory sign off as we </w:t>
            </w:r>
            <w:proofErr w:type="gramStart"/>
            <w:r>
              <w:rPr>
                <w:rFonts w:ascii="Calibri" w:hAnsi="Calibri" w:cs="Calibri"/>
                <w:i/>
                <w:iCs/>
                <w:color w:val="4F81BD" w:themeColor="accent1"/>
                <w:sz w:val="20"/>
                <w:szCs w:val="20"/>
              </w:rPr>
              <w:t>are able to</w:t>
            </w:r>
            <w:proofErr w:type="gramEnd"/>
            <w:r>
              <w:rPr>
                <w:rFonts w:ascii="Calibri" w:hAnsi="Calibri" w:cs="Calibri"/>
                <w:i/>
                <w:iCs/>
                <w:color w:val="4F81BD" w:themeColor="accent1"/>
                <w:sz w:val="20"/>
                <w:szCs w:val="20"/>
              </w:rPr>
              <w:t xml:space="preserve"> offer services across all customers within a certain segment. </w:t>
            </w:r>
          </w:p>
          <w:p w14:paraId="0C652743" w14:textId="13184770" w:rsidR="00633867" w:rsidRDefault="00633867"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Customers </w:t>
            </w:r>
            <w:proofErr w:type="gramStart"/>
            <w:r>
              <w:rPr>
                <w:rFonts w:ascii="Calibri" w:hAnsi="Calibri" w:cs="Calibri"/>
                <w:i/>
                <w:iCs/>
                <w:color w:val="4F81BD" w:themeColor="accent1"/>
                <w:sz w:val="20"/>
                <w:szCs w:val="20"/>
              </w:rPr>
              <w:t>happy</w:t>
            </w:r>
            <w:proofErr w:type="gramEnd"/>
            <w:r>
              <w:rPr>
                <w:rFonts w:ascii="Calibri" w:hAnsi="Calibri" w:cs="Calibri"/>
                <w:i/>
                <w:iCs/>
                <w:color w:val="4F81BD" w:themeColor="accent1"/>
                <w:sz w:val="20"/>
                <w:szCs w:val="20"/>
              </w:rPr>
              <w:t xml:space="preserve"> to receive additional services </w:t>
            </w:r>
          </w:p>
          <w:p w14:paraId="60522BB9" w14:textId="5191D7A9" w:rsidR="00EA66A9" w:rsidRDefault="00EA66A9"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Opportunities to onward </w:t>
            </w:r>
            <w:proofErr w:type="gramStart"/>
            <w:r>
              <w:rPr>
                <w:rFonts w:ascii="Calibri" w:hAnsi="Calibri" w:cs="Calibri"/>
                <w:i/>
                <w:iCs/>
                <w:color w:val="4F81BD" w:themeColor="accent1"/>
                <w:sz w:val="20"/>
                <w:szCs w:val="20"/>
              </w:rPr>
              <w:t>sell</w:t>
            </w:r>
            <w:proofErr w:type="gramEnd"/>
            <w:r>
              <w:rPr>
                <w:rFonts w:ascii="Calibri" w:hAnsi="Calibri" w:cs="Calibri"/>
                <w:i/>
                <w:iCs/>
                <w:color w:val="4F81BD" w:themeColor="accent1"/>
                <w:sz w:val="20"/>
                <w:szCs w:val="20"/>
              </w:rPr>
              <w:t xml:space="preserve"> more products to wholesale partners</w:t>
            </w:r>
          </w:p>
          <w:p w14:paraId="12D824F1" w14:textId="2D1FE1EA" w:rsidR="00A14EC6" w:rsidRDefault="00A14EC6"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Better customer experience </w:t>
            </w:r>
          </w:p>
          <w:p w14:paraId="4603D342" w14:textId="4D3A8811" w:rsidR="00EA66A9" w:rsidRDefault="00EA66A9" w:rsidP="0042537F">
            <w:pPr>
              <w:rPr>
                <w:rFonts w:ascii="Calibri" w:hAnsi="Calibri" w:cs="Calibri"/>
                <w:i/>
                <w:iCs/>
                <w:color w:val="4F81BD" w:themeColor="accent1"/>
                <w:sz w:val="20"/>
                <w:szCs w:val="20"/>
              </w:rPr>
            </w:pPr>
          </w:p>
          <w:p w14:paraId="275EECB3" w14:textId="359978F7" w:rsidR="00EA66A9" w:rsidRPr="001D62AE" w:rsidRDefault="00EA66A9" w:rsidP="0042537F">
            <w:pPr>
              <w:rPr>
                <w:rFonts w:ascii="Calibri" w:hAnsi="Calibri" w:cs="Calibri"/>
                <w:i/>
                <w:iCs/>
                <w:color w:val="4F81BD" w:themeColor="accent1"/>
                <w:sz w:val="20"/>
                <w:szCs w:val="20"/>
              </w:rPr>
            </w:pPr>
          </w:p>
        </w:tc>
      </w:tr>
      <w:tr w:rsidR="00FD7606" w:rsidRPr="009E21A4" w14:paraId="07D945A4" w14:textId="77777777" w:rsidTr="58FF6394">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439841EB" w14:textId="77777777" w:rsidR="00FD7606" w:rsidRPr="009D0549" w:rsidRDefault="00FD7606" w:rsidP="00FD7606">
            <w:pPr>
              <w:rPr>
                <w:rFonts w:ascii="Calibri" w:hAnsi="Calibri" w:cs="Calibri"/>
                <w:color w:val="4F81BD" w:themeColor="accent1"/>
                <w:sz w:val="20"/>
                <w:szCs w:val="20"/>
              </w:rPr>
            </w:pPr>
            <w:r w:rsidRPr="009D0549">
              <w:rPr>
                <w:rFonts w:ascii="Calibri" w:hAnsi="Calibri" w:cs="Calibri"/>
                <w:color w:val="4F81BD" w:themeColor="accent1"/>
                <w:sz w:val="20"/>
                <w:szCs w:val="20"/>
              </w:rPr>
              <w:t xml:space="preserve">Product </w:t>
            </w:r>
            <w:r>
              <w:rPr>
                <w:rFonts w:ascii="Calibri" w:hAnsi="Calibri" w:cs="Calibri"/>
                <w:color w:val="4F81BD" w:themeColor="accent1"/>
                <w:sz w:val="20"/>
                <w:szCs w:val="20"/>
              </w:rPr>
              <w:t xml:space="preserve">or experience </w:t>
            </w:r>
            <w:r w:rsidRPr="009D0549">
              <w:rPr>
                <w:rFonts w:ascii="Calibri" w:hAnsi="Calibri" w:cs="Calibri"/>
                <w:color w:val="4F81BD" w:themeColor="accent1"/>
                <w:sz w:val="20"/>
                <w:szCs w:val="20"/>
              </w:rPr>
              <w:t>developments will ideally have a Customer Journey</w:t>
            </w:r>
            <w:r>
              <w:rPr>
                <w:rFonts w:ascii="Calibri" w:hAnsi="Calibri" w:cs="Calibri"/>
                <w:color w:val="4F81BD" w:themeColor="accent1"/>
                <w:sz w:val="20"/>
                <w:szCs w:val="20"/>
              </w:rPr>
              <w:t xml:space="preserve"> example</w:t>
            </w:r>
            <w:r w:rsidRPr="009D0549">
              <w:rPr>
                <w:rFonts w:ascii="Calibri" w:hAnsi="Calibri" w:cs="Calibri"/>
                <w:color w:val="4F81BD" w:themeColor="accent1"/>
                <w:sz w:val="20"/>
                <w:szCs w:val="20"/>
              </w:rPr>
              <w:t>:</w:t>
            </w:r>
          </w:p>
          <w:p w14:paraId="2267EC19" w14:textId="257197C9" w:rsidR="00FD7606" w:rsidRPr="00A22FE3" w:rsidRDefault="00104986" w:rsidP="00FD7606">
            <w:pPr>
              <w:rPr>
                <w:rFonts w:ascii="Calibri" w:hAnsi="Calibri" w:cs="Calibri"/>
                <w:i/>
                <w:iCs/>
                <w:color w:val="4F81BD" w:themeColor="accent1"/>
                <w:sz w:val="20"/>
                <w:szCs w:val="20"/>
                <w:lang w:val="en-GB"/>
              </w:rPr>
            </w:pPr>
            <w:r w:rsidRPr="00104986">
              <w:rPr>
                <w:rFonts w:ascii="Calibri" w:hAnsi="Calibri" w:cs="Calibri"/>
                <w:i/>
                <w:iCs/>
                <w:color w:val="4F81BD" w:themeColor="accent1"/>
                <w:sz w:val="20"/>
                <w:szCs w:val="20"/>
              </w:rPr>
              <w:t> </w:t>
            </w:r>
            <w:r w:rsidR="006828C4" w:rsidRPr="006828C4">
              <w:rPr>
                <w:rFonts w:ascii="Calibri" w:hAnsi="Calibri" w:cs="Calibri"/>
                <w:i/>
                <w:iCs/>
                <w:noProof/>
                <w:color w:val="4F81BD" w:themeColor="accent1"/>
                <w:sz w:val="20"/>
                <w:szCs w:val="20"/>
              </w:rPr>
              <w:drawing>
                <wp:inline distT="0" distB="0" distL="0" distR="0" wp14:anchorId="11D8B54A" wp14:editId="41AFA55C">
                  <wp:extent cx="5274310" cy="2966720"/>
                  <wp:effectExtent l="0" t="0" r="0" b="5080"/>
                  <wp:docPr id="6383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9203" name=""/>
                          <pic:cNvPicPr/>
                        </pic:nvPicPr>
                        <pic:blipFill>
                          <a:blip r:embed="rId11"/>
                          <a:stretch>
                            <a:fillRect/>
                          </a:stretch>
                        </pic:blipFill>
                        <pic:spPr>
                          <a:xfrm>
                            <a:off x="0" y="0"/>
                            <a:ext cx="5274310" cy="2966720"/>
                          </a:xfrm>
                          <a:prstGeom prst="rect">
                            <a:avLst/>
                          </a:prstGeom>
                        </pic:spPr>
                      </pic:pic>
                    </a:graphicData>
                  </a:graphic>
                </wp:inline>
              </w:drawing>
            </w:r>
          </w:p>
        </w:tc>
      </w:tr>
      <w:tr w:rsidR="00FD7606" w:rsidRPr="009E21A4" w14:paraId="5823209A" w14:textId="77777777" w:rsidTr="58FF6394">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lastRenderedPageBreak/>
              <w:t xml:space="preserve">What constraints or non-negotiables must the future solution </w:t>
            </w:r>
            <w:bookmarkStart w:id="27" w:name="_Int_Y3ZMFUy4"/>
            <w:r w:rsidRPr="00A013FB">
              <w:rPr>
                <w:rFonts w:ascii="Calibri" w:hAnsi="Calibri" w:cs="Calibri"/>
                <w:b/>
                <w:bCs/>
                <w:sz w:val="20"/>
                <w:szCs w:val="20"/>
              </w:rPr>
              <w:t>respect</w:t>
            </w:r>
            <w:bookmarkEnd w:id="27"/>
            <w:r w:rsidRPr="00A013FB">
              <w:rPr>
                <w:rFonts w:ascii="Calibri" w:hAnsi="Calibri" w:cs="Calibri"/>
                <w:b/>
                <w:bCs/>
                <w:sz w:val="20"/>
                <w:szCs w:val="20"/>
              </w:rPr>
              <w:t>?</w:t>
            </w:r>
          </w:p>
        </w:tc>
        <w:tc>
          <w:tcPr>
            <w:tcW w:w="6044" w:type="dxa"/>
          </w:tcPr>
          <w:p w14:paraId="26EE42F7" w14:textId="77777777" w:rsidR="00FD7606" w:rsidRDefault="006010E8" w:rsidP="00FD7606">
            <w:pPr>
              <w:rPr>
                <w:ins w:id="28" w:author="Claire Rushforth" w:date="2026-04-24T12:11:00Z" w16du:dateUtc="2026-04-24T11:11:00Z"/>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Regulatory have advised we must be able to offer customers within the same segments the same services or </w:t>
            </w:r>
            <w:proofErr w:type="gramStart"/>
            <w:r>
              <w:rPr>
                <w:rFonts w:ascii="Calibri" w:hAnsi="Calibri" w:cs="Calibri"/>
                <w:i/>
                <w:iCs/>
                <w:color w:val="4F81BD" w:themeColor="accent1"/>
                <w:sz w:val="20"/>
                <w:szCs w:val="20"/>
                <w:lang w:val="en-GB"/>
              </w:rPr>
              <w:t>will could</w:t>
            </w:r>
            <w:proofErr w:type="gramEnd"/>
            <w:r>
              <w:rPr>
                <w:rFonts w:ascii="Calibri" w:hAnsi="Calibri" w:cs="Calibri"/>
                <w:i/>
                <w:iCs/>
                <w:color w:val="4F81BD" w:themeColor="accent1"/>
                <w:sz w:val="20"/>
                <w:szCs w:val="20"/>
                <w:lang w:val="en-GB"/>
              </w:rPr>
              <w:t xml:space="preserve"> potentially have issues. </w:t>
            </w:r>
          </w:p>
          <w:p w14:paraId="7B110CC0" w14:textId="05C122C7" w:rsidR="00A12C4B" w:rsidRPr="009D0549" w:rsidRDefault="00A12C4B" w:rsidP="00FD7606">
            <w:pPr>
              <w:rPr>
                <w:rFonts w:ascii="Calibri" w:hAnsi="Calibri" w:cs="Calibri"/>
                <w:color w:val="4F81BD" w:themeColor="accent1"/>
                <w:sz w:val="20"/>
                <w:szCs w:val="20"/>
              </w:rPr>
            </w:pPr>
            <w:ins w:id="29" w:author="Claire Rushforth" w:date="2026-04-24T12:11:00Z" w16du:dateUtc="2026-04-24T11:11:00Z">
              <w:r>
                <w:rPr>
                  <w:rFonts w:ascii="Calibri" w:hAnsi="Calibri" w:cs="Calibri"/>
                  <w:color w:val="4F81BD" w:themeColor="accent1"/>
                  <w:sz w:val="20"/>
                  <w:szCs w:val="20"/>
                  <w:lang w:val="en-GB"/>
                </w:rPr>
                <w:t xml:space="preserve">TSA </w:t>
              </w:r>
              <w:r w:rsidR="002757F6">
                <w:rPr>
                  <w:rFonts w:ascii="Calibri" w:hAnsi="Calibri" w:cs="Calibri"/>
                  <w:color w:val="4F81BD" w:themeColor="accent1"/>
                  <w:sz w:val="20"/>
                  <w:szCs w:val="20"/>
                  <w:lang w:val="en-GB"/>
                </w:rPr>
                <w:t xml:space="preserve">compliance </w:t>
              </w:r>
            </w:ins>
          </w:p>
        </w:tc>
      </w:tr>
      <w:tr w:rsidR="00FD7606" w:rsidRPr="009E21A4" w14:paraId="74F8534D" w14:textId="77777777" w:rsidTr="58FF6394">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51D8D64E" w:rsidR="00FD7606" w:rsidRPr="009D0549" w:rsidRDefault="00B5381A" w:rsidP="00FD7606">
            <w:pPr>
              <w:rPr>
                <w:rFonts w:ascii="Calibri" w:hAnsi="Calibri" w:cs="Calibri"/>
                <w:color w:val="4F81BD" w:themeColor="accent1"/>
                <w:sz w:val="20"/>
                <w:szCs w:val="20"/>
              </w:rPr>
            </w:pPr>
            <w:r>
              <w:rPr>
                <w:rFonts w:ascii="Calibri" w:hAnsi="Calibri" w:cs="Calibri"/>
                <w:i/>
                <w:iCs/>
                <w:color w:val="4F81BD" w:themeColor="accent1"/>
                <w:sz w:val="20"/>
                <w:szCs w:val="20"/>
              </w:rPr>
              <w:t>All other custom</w:t>
            </w:r>
            <w:r w:rsidR="00812898">
              <w:rPr>
                <w:rFonts w:ascii="Calibri" w:hAnsi="Calibri" w:cs="Calibri"/>
                <w:i/>
                <w:iCs/>
                <w:color w:val="4F81BD" w:themeColor="accent1"/>
                <w:sz w:val="20"/>
                <w:szCs w:val="20"/>
              </w:rPr>
              <w:t xml:space="preserve">ers who have been migrated </w:t>
            </w:r>
          </w:p>
        </w:tc>
      </w:tr>
      <w:tr w:rsidR="00FD7606" w:rsidRPr="009E21A4" w14:paraId="1E99D756" w14:textId="77777777" w:rsidTr="58FF6394">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6D55C028" w:rsidR="00FD7606" w:rsidRPr="001D62AE" w:rsidRDefault="00812898"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Ideally migrations to take place Q12027 but the deadline date is Dec 2027</w:t>
            </w:r>
          </w:p>
        </w:tc>
      </w:tr>
      <w:tr w:rsidR="00FD7606" w:rsidRPr="009E21A4" w14:paraId="4B939B2A" w14:textId="77777777" w:rsidTr="58FF6394">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073A0D">
              <w:rPr>
                <w:rFonts w:ascii="Calibri" w:hAnsi="Calibri" w:cs="Calibri"/>
                <w:sz w:val="20"/>
                <w:szCs w:val="20"/>
                <w:lang w:val="en-GB"/>
              </w:rPr>
              <w:t>Critical drivers for timing</w:t>
            </w:r>
            <w:r>
              <w:rPr>
                <w:rFonts w:ascii="Calibri" w:hAnsi="Calibri" w:cs="Calibri"/>
                <w:sz w:val="20"/>
                <w:szCs w:val="20"/>
                <w:lang w:val="en-GB"/>
              </w:rPr>
              <w:t>.</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7A9CAA17" w:rsidR="00FD7606" w:rsidRPr="001D62AE" w:rsidRDefault="00812898"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There is no further support on the HLRS which could impact customer services </w:t>
            </w:r>
          </w:p>
        </w:tc>
      </w:tr>
      <w:tr w:rsidR="00FD7606" w:rsidRPr="009E21A4" w14:paraId="170EED4F" w14:textId="77777777" w:rsidTr="58FF6394">
        <w:trPr>
          <w:cantSplit/>
        </w:trPr>
        <w:tc>
          <w:tcPr>
            <w:tcW w:w="2853" w:type="dxa"/>
          </w:tcPr>
          <w:p w14:paraId="75FF929B" w14:textId="62C588EE" w:rsidR="00FD7606"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Pr>
          <w:p w14:paraId="47811A37" w14:textId="061D80F6" w:rsidR="00851126" w:rsidRDefault="003A5F83" w:rsidP="00851126">
            <w:pPr>
              <w:rPr>
                <w:ins w:id="30" w:author="Claire Rushforth" w:date="2026-04-24T12:12:00Z" w16du:dateUtc="2026-04-24T11:12:00Z"/>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R</w:t>
            </w:r>
            <w:r w:rsidR="00851126" w:rsidRPr="00851126">
              <w:rPr>
                <w:rFonts w:ascii="Calibri" w:hAnsi="Calibri" w:cs="Calibri"/>
                <w:i/>
                <w:iCs/>
                <w:color w:val="4F81BD" w:themeColor="accent1"/>
                <w:sz w:val="20"/>
                <w:szCs w:val="20"/>
                <w:lang w:val="en-GB"/>
              </w:rPr>
              <w:t>unning costs</w:t>
            </w:r>
            <w:r>
              <w:rPr>
                <w:rFonts w:ascii="Calibri" w:hAnsi="Calibri" w:cs="Calibri"/>
                <w:i/>
                <w:iCs/>
                <w:color w:val="4F81BD" w:themeColor="accent1"/>
                <w:sz w:val="20"/>
                <w:szCs w:val="20"/>
                <w:lang w:val="en-GB"/>
              </w:rPr>
              <w:t xml:space="preserve"> for Ericsson HLR are estimated at </w:t>
            </w:r>
            <w:r w:rsidR="00851126" w:rsidRPr="00851126">
              <w:rPr>
                <w:rFonts w:ascii="Calibri" w:hAnsi="Calibri" w:cs="Calibri"/>
                <w:i/>
                <w:iCs/>
                <w:color w:val="4F81BD" w:themeColor="accent1"/>
                <w:sz w:val="20"/>
                <w:szCs w:val="20"/>
                <w:lang w:val="en-GB"/>
              </w:rPr>
              <w:t>£1,2M CAPEX a year paying for license fees and software upgrades, as well as £977k OPEX a year to keep it going under reduced extended support. </w:t>
            </w:r>
            <w:r>
              <w:rPr>
                <w:rFonts w:ascii="Calibri" w:hAnsi="Calibri" w:cs="Calibri"/>
                <w:i/>
                <w:iCs/>
                <w:color w:val="4F81BD" w:themeColor="accent1"/>
                <w:sz w:val="20"/>
                <w:szCs w:val="20"/>
                <w:lang w:val="en-GB"/>
              </w:rPr>
              <w:t xml:space="preserve">We have had to pay this for an additional 3 years due to customers still not moved onto Nokia UDB. </w:t>
            </w:r>
          </w:p>
          <w:p w14:paraId="22A6E3B2" w14:textId="77777777" w:rsidR="00871CB9" w:rsidRDefault="00871CB9" w:rsidP="00851126">
            <w:pPr>
              <w:rPr>
                <w:ins w:id="31" w:author="Claire Rushforth" w:date="2026-04-24T12:12:00Z" w16du:dateUtc="2026-04-24T11:12:00Z"/>
                <w:rFonts w:ascii="Calibri" w:hAnsi="Calibri" w:cs="Calibri"/>
                <w:i/>
                <w:iCs/>
                <w:color w:val="4F81BD" w:themeColor="accent1"/>
                <w:sz w:val="20"/>
                <w:szCs w:val="20"/>
                <w:lang w:val="en-GB"/>
              </w:rPr>
            </w:pPr>
          </w:p>
          <w:p w14:paraId="1D1ED9A0" w14:textId="4B935B04" w:rsidR="00871CB9" w:rsidRPr="00851126" w:rsidRDefault="00871CB9" w:rsidP="00851126">
            <w:pPr>
              <w:rPr>
                <w:rFonts w:ascii="Calibri" w:hAnsi="Calibri" w:cs="Calibri"/>
                <w:i/>
                <w:iCs/>
                <w:color w:val="4F81BD" w:themeColor="accent1"/>
                <w:sz w:val="20"/>
                <w:szCs w:val="20"/>
                <w:lang w:val="en-GB"/>
              </w:rPr>
            </w:pPr>
            <w:ins w:id="32" w:author="Claire Rushforth" w:date="2026-04-24T12:12:00Z" w16du:dateUtc="2026-04-24T11:12:00Z">
              <w:r>
                <w:rPr>
                  <w:rFonts w:ascii="Calibri" w:hAnsi="Calibri" w:cs="Calibri"/>
                  <w:i/>
                  <w:iCs/>
                  <w:color w:val="4F81BD" w:themeColor="accent1"/>
                  <w:sz w:val="20"/>
                  <w:szCs w:val="20"/>
                  <w:lang w:val="en-GB"/>
                </w:rPr>
                <w:t xml:space="preserve">Customer loss as can not access standard services. </w:t>
              </w:r>
            </w:ins>
          </w:p>
          <w:p w14:paraId="68A82E8E" w14:textId="2F8224BC" w:rsidR="00FD7606" w:rsidRDefault="00FD7606" w:rsidP="00FD7606">
            <w:pPr>
              <w:rPr>
                <w:rFonts w:ascii="Calibri" w:hAnsi="Calibri" w:cs="Calibri"/>
                <w:i/>
                <w:iCs/>
                <w:color w:val="4F81BD" w:themeColor="accent1"/>
                <w:sz w:val="20"/>
                <w:szCs w:val="20"/>
                <w:lang w:val="en-GB"/>
              </w:rPr>
            </w:pPr>
          </w:p>
        </w:tc>
      </w:tr>
      <w:tr w:rsidR="00D77685" w:rsidRPr="009E21A4" w14:paraId="46281CBA" w14:textId="77777777" w:rsidTr="58FF6394">
        <w:trPr>
          <w:cantSplit/>
        </w:trPr>
        <w:tc>
          <w:tcPr>
            <w:tcW w:w="2853" w:type="dxa"/>
          </w:tcPr>
          <w:p w14:paraId="6C6AA3F3" w14:textId="07EB9A75" w:rsidR="00D77685"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r w:rsidR="00ED0D43" w:rsidRPr="00ED0D43">
              <w:rPr>
                <w:rFonts w:ascii="Calibri" w:hAnsi="Calibri" w:cs="Calibri"/>
                <w:i/>
                <w:iCs/>
                <w:sz w:val="20"/>
                <w:szCs w:val="20"/>
              </w:rPr>
              <w:t>Suggest</w:t>
            </w:r>
            <w:r w:rsidR="00AE01DF" w:rsidRPr="00ED0D43">
              <w:rPr>
                <w:rFonts w:ascii="Calibri" w:hAnsi="Calibri" w:cs="Calibri"/>
                <w:i/>
                <w:iCs/>
                <w:sz w:val="20"/>
                <w:szCs w:val="20"/>
              </w:rPr>
              <w:t xml:space="preserve"> </w:t>
            </w:r>
            <w:r w:rsidR="00ED0D43" w:rsidRPr="00ED0D43">
              <w:rPr>
                <w:rFonts w:ascii="Calibri" w:hAnsi="Calibri" w:cs="Calibri"/>
                <w:i/>
                <w:iCs/>
                <w:sz w:val="20"/>
                <w:szCs w:val="20"/>
              </w:rPr>
              <w:t>(</w:t>
            </w:r>
            <w:r w:rsidR="00AE01DF" w:rsidRPr="00ED0D43">
              <w:rPr>
                <w:rFonts w:ascii="Calibri" w:hAnsi="Calibri" w:cs="Calibri"/>
                <w:i/>
                <w:iCs/>
                <w:sz w:val="20"/>
                <w:szCs w:val="20"/>
              </w:rPr>
              <w:t>if you know</w:t>
            </w:r>
            <w:r w:rsidR="00ED0D43" w:rsidRPr="00ED0D43">
              <w:rPr>
                <w:rFonts w:ascii="Calibri" w:hAnsi="Calibri" w:cs="Calibri"/>
                <w:i/>
                <w:iCs/>
                <w:sz w:val="20"/>
                <w:szCs w:val="20"/>
              </w:rPr>
              <w:t>)</w:t>
            </w:r>
            <w:r w:rsidR="00AE01DF" w:rsidRPr="00ED0D43">
              <w:rPr>
                <w:rFonts w:ascii="Calibri" w:hAnsi="Calibri" w:cs="Calibri"/>
                <w:i/>
                <w:iCs/>
                <w:sz w:val="20"/>
                <w:szCs w:val="20"/>
              </w:rPr>
              <w:t xml:space="preserve"> what </w:t>
            </w:r>
            <w:r w:rsidR="00ED0D43" w:rsidRPr="00ED0D43">
              <w:rPr>
                <w:rFonts w:ascii="Calibri" w:hAnsi="Calibri" w:cs="Calibri"/>
                <w:i/>
                <w:iCs/>
                <w:sz w:val="20"/>
                <w:szCs w:val="20"/>
              </w:rPr>
              <w:t xml:space="preserve">metric </w:t>
            </w:r>
            <w:r w:rsidR="00AE01DF" w:rsidRPr="00ED0D43">
              <w:rPr>
                <w:rFonts w:ascii="Calibri" w:hAnsi="Calibri" w:cs="Calibri"/>
                <w:i/>
                <w:iCs/>
                <w:sz w:val="20"/>
                <w:szCs w:val="20"/>
              </w:rPr>
              <w:t>will measure successful execution of this change</w:t>
            </w:r>
            <w:r w:rsidR="00ED0D43" w:rsidRPr="00ED0D43">
              <w:rPr>
                <w:rFonts w:ascii="Calibri" w:hAnsi="Calibri" w:cs="Calibri"/>
                <w:i/>
                <w:iCs/>
                <w:sz w:val="20"/>
                <w:szCs w:val="20"/>
              </w:rPr>
              <w:t>.</w:t>
            </w:r>
          </w:p>
        </w:tc>
        <w:tc>
          <w:tcPr>
            <w:tcW w:w="6044" w:type="dxa"/>
          </w:tcPr>
          <w:p w14:paraId="52208F59" w14:textId="79BFC910" w:rsidR="00D77685" w:rsidRDefault="00B72436"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100% of customers migrated off HLRs and that contract terminated. </w:t>
            </w:r>
            <w:r w:rsidR="00641C02">
              <w:rPr>
                <w:rFonts w:ascii="Calibri" w:hAnsi="Calibri" w:cs="Calibri"/>
                <w:i/>
                <w:iCs/>
                <w:color w:val="4F81BD" w:themeColor="accent1"/>
                <w:sz w:val="20"/>
                <w:szCs w:val="20"/>
                <w:lang w:val="en-GB"/>
              </w:rPr>
              <w:t xml:space="preserve"> </w:t>
            </w:r>
          </w:p>
        </w:tc>
      </w:tr>
      <w:tr w:rsidR="00FD7606" w:rsidRPr="009E21A4" w14:paraId="685DF938" w14:textId="77777777" w:rsidTr="58FF6394">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06DFDB7" w14:textId="2BE91E45" w:rsidR="00FD7606" w:rsidRPr="00434853" w:rsidRDefault="004B2C55"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This isn’t a cost saving request, this is about an EOL platform where we need to migrate customers off. </w:t>
            </w:r>
          </w:p>
          <w:p w14:paraId="6B9FB134" w14:textId="4668B400" w:rsidR="00FD7606" w:rsidRDefault="00FD7606" w:rsidP="00FD7606">
            <w:pPr>
              <w:rPr>
                <w:rFonts w:ascii="Calibri" w:hAnsi="Calibri" w:cs="Calibri"/>
                <w:i/>
                <w:iCs/>
                <w:color w:val="4F81BD" w:themeColor="accent1"/>
                <w:sz w:val="20"/>
                <w:szCs w:val="20"/>
              </w:rPr>
            </w:pPr>
          </w:p>
        </w:tc>
      </w:tr>
      <w:tr w:rsidR="58FF6394" w14:paraId="72B39DD5" w14:textId="77777777" w:rsidTr="58FF6394">
        <w:trPr>
          <w:cantSplit/>
          <w:trHeight w:val="300"/>
        </w:trPr>
        <w:tc>
          <w:tcPr>
            <w:tcW w:w="2853" w:type="dxa"/>
          </w:tcPr>
          <w:p w14:paraId="733D2DEA" w14:textId="5CC4FF27" w:rsidR="58FF6394" w:rsidRDefault="58FF6394" w:rsidP="58FF6394">
            <w:r w:rsidRPr="58FF6394">
              <w:rPr>
                <w:rFonts w:ascii="Calibri" w:eastAsia="Calibri" w:hAnsi="Calibri" w:cs="Calibri"/>
                <w:b/>
                <w:bCs/>
                <w:sz w:val="20"/>
                <w:szCs w:val="20"/>
              </w:rPr>
              <w:lastRenderedPageBreak/>
              <w:t xml:space="preserve">Key assumptions. </w:t>
            </w:r>
            <w:r w:rsidRPr="58FF6394">
              <w:rPr>
                <w:rFonts w:ascii="Calibri" w:eastAsia="Calibri" w:hAnsi="Calibri" w:cs="Calibri"/>
                <w:i/>
                <w:iCs/>
                <w:sz w:val="20"/>
                <w:szCs w:val="20"/>
              </w:rPr>
              <w:t>Are there any critical assumptions that support your timing or business case?</w:t>
            </w:r>
          </w:p>
        </w:tc>
        <w:tc>
          <w:tcPr>
            <w:tcW w:w="6044" w:type="dxa"/>
          </w:tcPr>
          <w:p w14:paraId="50600E72" w14:textId="77777777" w:rsidR="00DC291C" w:rsidRPr="00DC291C" w:rsidRDefault="00DC291C" w:rsidP="00DC291C">
            <w:pPr>
              <w:rPr>
                <w:rFonts w:ascii="Calibri" w:eastAsia="Calibri" w:hAnsi="Calibri" w:cs="Calibri"/>
                <w:i/>
                <w:iCs/>
                <w:color w:val="4F81BD" w:themeColor="accent1"/>
                <w:sz w:val="20"/>
                <w:szCs w:val="20"/>
              </w:rPr>
            </w:pPr>
            <w:r w:rsidRPr="00DC291C">
              <w:rPr>
                <w:rFonts w:ascii="Calibri" w:eastAsia="Calibri" w:hAnsi="Calibri" w:cs="Calibri"/>
                <w:i/>
                <w:iCs/>
                <w:color w:val="4F81BD" w:themeColor="accent1"/>
                <w:sz w:val="20"/>
                <w:szCs w:val="20"/>
                <w:lang w:val="en-GB"/>
              </w:rPr>
              <w:t>Funding for initial discovery will be covered by CIO / CTO to work out what projects are required. (agreed with JR &amp; JK ) .</w:t>
            </w:r>
            <w:r w:rsidRPr="00DC291C">
              <w:rPr>
                <w:rFonts w:ascii="Calibri" w:eastAsia="Calibri" w:hAnsi="Calibri" w:cs="Calibri"/>
                <w:i/>
                <w:iCs/>
                <w:color w:val="4F81BD" w:themeColor="accent1"/>
                <w:sz w:val="20"/>
                <w:szCs w:val="20"/>
              </w:rPr>
              <w:t>​</w:t>
            </w:r>
          </w:p>
          <w:p w14:paraId="10170C4D" w14:textId="77777777" w:rsidR="00DC291C" w:rsidRPr="00DC291C" w:rsidRDefault="00DC291C" w:rsidP="00DC291C">
            <w:pPr>
              <w:rPr>
                <w:rFonts w:ascii="Calibri" w:eastAsia="Calibri" w:hAnsi="Calibri" w:cs="Calibri"/>
                <w:i/>
                <w:iCs/>
                <w:color w:val="4F81BD" w:themeColor="accent1"/>
                <w:sz w:val="20"/>
                <w:szCs w:val="20"/>
              </w:rPr>
            </w:pPr>
            <w:r w:rsidRPr="00DC291C">
              <w:rPr>
                <w:rFonts w:ascii="Calibri" w:eastAsia="Calibri" w:hAnsi="Calibri" w:cs="Calibri"/>
                <w:i/>
                <w:iCs/>
                <w:color w:val="4F81BD" w:themeColor="accent1"/>
                <w:sz w:val="20"/>
                <w:szCs w:val="20"/>
                <w:lang w:val="en-GB"/>
              </w:rPr>
              <w:t xml:space="preserve">That migrations from DISE to UDB compatible platforms will complete </w:t>
            </w:r>
            <w:proofErr w:type="gramStart"/>
            <w:r w:rsidRPr="00DC291C">
              <w:rPr>
                <w:rFonts w:ascii="Calibri" w:eastAsia="Calibri" w:hAnsi="Calibri" w:cs="Calibri"/>
                <w:i/>
                <w:iCs/>
                <w:color w:val="4F81BD" w:themeColor="accent1"/>
                <w:sz w:val="20"/>
                <w:szCs w:val="20"/>
                <w:lang w:val="en-GB"/>
              </w:rPr>
              <w:t>pre end</w:t>
            </w:r>
            <w:proofErr w:type="gramEnd"/>
            <w:r w:rsidRPr="00DC291C">
              <w:rPr>
                <w:rFonts w:ascii="Calibri" w:eastAsia="Calibri" w:hAnsi="Calibri" w:cs="Calibri"/>
                <w:i/>
                <w:iCs/>
                <w:color w:val="4F81BD" w:themeColor="accent1"/>
                <w:sz w:val="20"/>
                <w:szCs w:val="20"/>
                <w:lang w:val="en-GB"/>
              </w:rPr>
              <w:t xml:space="preserve"> 2026.</w:t>
            </w:r>
            <w:r w:rsidRPr="00DC291C">
              <w:rPr>
                <w:rFonts w:ascii="Calibri" w:eastAsia="Calibri" w:hAnsi="Calibri" w:cs="Calibri"/>
                <w:i/>
                <w:iCs/>
                <w:color w:val="4F81BD" w:themeColor="accent1"/>
                <w:sz w:val="20"/>
                <w:szCs w:val="20"/>
              </w:rPr>
              <w:t>​</w:t>
            </w:r>
          </w:p>
          <w:p w14:paraId="5F3F9420" w14:textId="77777777" w:rsidR="00DC291C" w:rsidRPr="00DC291C" w:rsidRDefault="00DC291C" w:rsidP="00DC291C">
            <w:pPr>
              <w:rPr>
                <w:rFonts w:ascii="Calibri" w:eastAsia="Calibri" w:hAnsi="Calibri" w:cs="Calibri"/>
                <w:i/>
                <w:iCs/>
                <w:color w:val="4F81BD" w:themeColor="accent1"/>
                <w:sz w:val="20"/>
                <w:szCs w:val="20"/>
              </w:rPr>
            </w:pPr>
            <w:r w:rsidRPr="00DC291C">
              <w:rPr>
                <w:rFonts w:ascii="Calibri" w:eastAsia="Calibri" w:hAnsi="Calibri" w:cs="Calibri"/>
                <w:i/>
                <w:iCs/>
                <w:color w:val="4F81BD" w:themeColor="accent1"/>
                <w:sz w:val="20"/>
                <w:szCs w:val="20"/>
                <w:lang w:val="en-GB"/>
              </w:rPr>
              <w:t xml:space="preserve">That where customer cohorts are still on DISE HLR to UDB migrations of existing customers will take place post DISE migration activity ( to be ratified) </w:t>
            </w:r>
          </w:p>
          <w:p w14:paraId="25894082" w14:textId="3C8834D8" w:rsidR="70FD5987" w:rsidRDefault="70FD5987" w:rsidP="58FF6394">
            <w:pPr>
              <w:rPr>
                <w:rFonts w:ascii="Calibri" w:eastAsia="Calibri" w:hAnsi="Calibri" w:cs="Calibri"/>
                <w:i/>
                <w:iCs/>
                <w:color w:val="4F81BD" w:themeColor="accent1"/>
                <w:sz w:val="20"/>
                <w:szCs w:val="20"/>
              </w:rPr>
            </w:pP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w:t>
      </w:r>
      <w:proofErr w:type="spellStart"/>
      <w:r w:rsidR="00A871D9" w:rsidRPr="006E7C05">
        <w:rPr>
          <w:rFonts w:ascii="Calibri" w:hAnsi="Calibri" w:cs="Calibri"/>
          <w:i/>
          <w:iCs/>
          <w:sz w:val="20"/>
          <w:szCs w:val="20"/>
        </w:rPr>
        <w:t>giffgaff</w:t>
      </w:r>
      <w:proofErr w:type="spellEnd"/>
      <w:r w:rsidR="00A871D9" w:rsidRPr="006E7C05">
        <w:rPr>
          <w:rFonts w:ascii="Calibri" w:hAnsi="Calibri" w:cs="Calibri"/>
          <w:i/>
          <w:iCs/>
          <w:sz w:val="20"/>
          <w:szCs w:val="20"/>
        </w:rPr>
        <w:t xml:space="preserve">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4B2641"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4B2641" w:rsidRPr="009E21A4" w14:paraId="7735B513" w14:textId="77777777" w:rsidTr="006B25E5">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79F30304" w:rsidR="00871844" w:rsidRPr="001D62AE" w:rsidRDefault="0095426E" w:rsidP="00850E2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must ensure </w:t>
            </w:r>
            <w:r w:rsidR="001939B5">
              <w:rPr>
                <w:rFonts w:ascii="Calibri" w:hAnsi="Calibri" w:cs="Calibri"/>
                <w:i/>
                <w:iCs/>
                <w:color w:val="4F81BD" w:themeColor="accent1"/>
                <w:sz w:val="20"/>
                <w:szCs w:val="20"/>
              </w:rPr>
              <w:t xml:space="preserve">all </w:t>
            </w:r>
            <w:ins w:id="33" w:author="Claire Rushforth" w:date="2026-04-23T14:04:00Z">
              <w:r w:rsidR="001F5862" w:rsidRPr="001F5862">
                <w:rPr>
                  <w:rFonts w:ascii="Calibri" w:hAnsi="Calibri" w:cs="Calibri"/>
                  <w:i/>
                  <w:iCs/>
                  <w:color w:val="4F81BD" w:themeColor="accent1"/>
                  <w:sz w:val="20"/>
                  <w:szCs w:val="20"/>
                </w:rPr>
                <w:t>customers with private APNs, static IPs, or requiring IMS uplift, bespoke APNs,</w:t>
              </w:r>
            </w:ins>
            <w:ins w:id="34" w:author="Claire Rushforth" w:date="2026-04-23T14:08:00Z" w16du:dateUtc="2026-04-23T13:08:00Z">
              <w:r w:rsidR="005B762D">
                <w:rPr>
                  <w:rFonts w:ascii="Calibri" w:hAnsi="Calibri" w:cs="Calibri"/>
                  <w:i/>
                  <w:iCs/>
                  <w:color w:val="4F81BD" w:themeColor="accent1"/>
                  <w:sz w:val="20"/>
                  <w:szCs w:val="20"/>
                </w:rPr>
                <w:t xml:space="preserve"> </w:t>
              </w:r>
            </w:ins>
            <w:ins w:id="35" w:author="Claire Rushforth" w:date="2026-04-23T14:04:00Z">
              <w:r w:rsidR="001F5862" w:rsidRPr="001F5862">
                <w:rPr>
                  <w:rFonts w:ascii="Calibri" w:hAnsi="Calibri" w:cs="Calibri"/>
                  <w:i/>
                  <w:iCs/>
                  <w:color w:val="4F81BD" w:themeColor="accent1"/>
                  <w:sz w:val="20"/>
                  <w:szCs w:val="20"/>
                </w:rPr>
                <w:t>IoT use cases</w:t>
              </w:r>
            </w:ins>
            <w:ins w:id="36" w:author="Claire Rushforth" w:date="2026-04-23T14:06:00Z" w16du:dateUtc="2026-04-23T13:06:00Z">
              <w:r w:rsidR="00812DE5">
                <w:rPr>
                  <w:rFonts w:ascii="Calibri" w:hAnsi="Calibri" w:cs="Calibri"/>
                  <w:i/>
                  <w:iCs/>
                  <w:color w:val="4F81BD" w:themeColor="accent1"/>
                  <w:sz w:val="20"/>
                  <w:szCs w:val="20"/>
                </w:rPr>
                <w:t xml:space="preserve"> and public sector services </w:t>
              </w:r>
              <w:r w:rsidR="00A5754B">
                <w:rPr>
                  <w:rFonts w:ascii="Calibri" w:hAnsi="Calibri" w:cs="Calibri"/>
                  <w:i/>
                  <w:iCs/>
                  <w:color w:val="4F81BD" w:themeColor="accent1"/>
                  <w:sz w:val="20"/>
                  <w:szCs w:val="20"/>
                </w:rPr>
                <w:t xml:space="preserve">but </w:t>
              </w:r>
            </w:ins>
            <w:del w:id="37" w:author="Claire Rushforth" w:date="2026-04-23T14:04:00Z" w16du:dateUtc="2026-04-23T13:04:00Z">
              <w:r w:rsidR="001939B5" w:rsidDel="001F5862">
                <w:rPr>
                  <w:rFonts w:ascii="Calibri" w:hAnsi="Calibri" w:cs="Calibri"/>
                  <w:i/>
                  <w:iCs/>
                  <w:color w:val="4F81BD" w:themeColor="accent1"/>
                  <w:sz w:val="20"/>
                  <w:szCs w:val="20"/>
                </w:rPr>
                <w:delText xml:space="preserve">compatible services are on Nokia UDB </w:delText>
              </w:r>
            </w:del>
            <w:ins w:id="38" w:author="Claire Rushforth" w:date="2026-04-23T14:04:00Z" w16du:dateUtc="2026-04-23T13:04:00Z">
              <w:r w:rsidR="00B7218D">
                <w:rPr>
                  <w:rFonts w:ascii="Calibri" w:hAnsi="Calibri" w:cs="Calibri"/>
                  <w:i/>
                  <w:iCs/>
                  <w:color w:val="4F81BD" w:themeColor="accent1"/>
                  <w:sz w:val="20"/>
                  <w:szCs w:val="20"/>
                </w:rPr>
                <w:t>not limited to these</w:t>
              </w:r>
            </w:ins>
            <w:ins w:id="39" w:author="Claire Rushforth" w:date="2026-04-23T14:06:00Z" w16du:dateUtc="2026-04-23T13:06:00Z">
              <w:r w:rsidR="00A5754B">
                <w:rPr>
                  <w:rFonts w:ascii="Calibri" w:hAnsi="Calibri" w:cs="Calibri"/>
                  <w:i/>
                  <w:iCs/>
                  <w:color w:val="4F81BD" w:themeColor="accent1"/>
                  <w:sz w:val="20"/>
                  <w:szCs w:val="20"/>
                </w:rPr>
                <w:t>,</w:t>
              </w:r>
            </w:ins>
            <w:ins w:id="40" w:author="Claire Rushforth" w:date="2026-04-23T14:05:00Z" w16du:dateUtc="2026-04-23T13:05:00Z">
              <w:r w:rsidR="00812DE5">
                <w:rPr>
                  <w:rFonts w:ascii="Calibri" w:hAnsi="Calibri" w:cs="Calibri"/>
                  <w:i/>
                  <w:iCs/>
                  <w:color w:val="4F81BD" w:themeColor="accent1"/>
                  <w:sz w:val="20"/>
                  <w:szCs w:val="20"/>
                </w:rPr>
                <w:t xml:space="preserve"> are able to migrate over to Nokia UDB</w:t>
              </w:r>
            </w:ins>
          </w:p>
        </w:tc>
        <w:tc>
          <w:tcPr>
            <w:tcW w:w="1048" w:type="dxa"/>
          </w:tcPr>
          <w:p w14:paraId="11F821CF" w14:textId="6B5DB9D4" w:rsidR="00871844" w:rsidRPr="001D62AE" w:rsidRDefault="00871844" w:rsidP="6A297115">
            <w:pPr>
              <w:jc w:val="center"/>
            </w:pPr>
          </w:p>
        </w:tc>
      </w:tr>
      <w:tr w:rsidR="004B2641" w:rsidRPr="009E21A4" w14:paraId="78379606" w14:textId="77777777" w:rsidTr="006B25E5">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3CBF93A8" w:rsidR="00871844" w:rsidRPr="001D62AE" w:rsidRDefault="0059024C" w:rsidP="00850E21">
            <w:pPr>
              <w:rPr>
                <w:rFonts w:ascii="Calibri" w:hAnsi="Calibri" w:cs="Calibri"/>
                <w:i/>
                <w:iCs/>
                <w:color w:val="4F81BD" w:themeColor="accent1"/>
                <w:sz w:val="20"/>
                <w:szCs w:val="20"/>
              </w:rPr>
            </w:pPr>
            <w:r>
              <w:rPr>
                <w:rFonts w:ascii="Calibri" w:hAnsi="Calibri" w:cs="Calibri"/>
                <w:i/>
                <w:iCs/>
                <w:color w:val="4F81BD" w:themeColor="accent1"/>
                <w:sz w:val="20"/>
                <w:szCs w:val="20"/>
              </w:rPr>
              <w:t>We must ensure</w:t>
            </w:r>
            <w:r w:rsidR="00304701">
              <w:rPr>
                <w:rFonts w:ascii="Calibri" w:hAnsi="Calibri" w:cs="Calibri"/>
                <w:i/>
                <w:iCs/>
                <w:color w:val="4F81BD" w:themeColor="accent1"/>
                <w:sz w:val="20"/>
                <w:szCs w:val="20"/>
              </w:rPr>
              <w:t xml:space="preserve"> that all migrations programs are </w:t>
            </w:r>
            <w:r w:rsidR="00ED4C5E">
              <w:rPr>
                <w:rFonts w:ascii="Calibri" w:hAnsi="Calibri" w:cs="Calibri"/>
                <w:i/>
                <w:iCs/>
                <w:color w:val="4F81BD" w:themeColor="accent1"/>
                <w:sz w:val="20"/>
                <w:szCs w:val="20"/>
              </w:rPr>
              <w:t>taken into consideration</w:t>
            </w:r>
            <w:r w:rsidR="0052405F">
              <w:rPr>
                <w:rFonts w:ascii="Calibri" w:hAnsi="Calibri" w:cs="Calibri"/>
                <w:i/>
                <w:iCs/>
                <w:color w:val="4F81BD" w:themeColor="accent1"/>
                <w:sz w:val="20"/>
                <w:szCs w:val="20"/>
              </w:rPr>
              <w:t xml:space="preserve"> and planned effectively</w:t>
            </w:r>
          </w:p>
        </w:tc>
        <w:tc>
          <w:tcPr>
            <w:tcW w:w="1048" w:type="dxa"/>
          </w:tcPr>
          <w:p w14:paraId="672B03A4" w14:textId="05AEEBE9" w:rsidR="00871844" w:rsidRPr="001D62AE" w:rsidRDefault="00871844" w:rsidP="6A297115">
            <w:pPr>
              <w:jc w:val="center"/>
            </w:pPr>
          </w:p>
        </w:tc>
      </w:tr>
      <w:tr w:rsidR="004B2641" w:rsidRPr="009E21A4" w14:paraId="6ABA94A8" w14:textId="77777777" w:rsidTr="006B25E5">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6D4FA3C4" w:rsidR="00F02CDC" w:rsidRPr="000F1585" w:rsidRDefault="0052405F" w:rsidP="00F02CD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must plan </w:t>
            </w:r>
            <w:ins w:id="41" w:author="Chris Dollimore (UK)" w:date="2026-04-23T13:29:00Z" w16du:dateUtc="2026-04-23T12:29:00Z">
              <w:r w:rsidR="0061394A">
                <w:rPr>
                  <w:rFonts w:ascii="Calibri" w:hAnsi="Calibri" w:cs="Calibri"/>
                  <w:i/>
                  <w:iCs/>
                  <w:color w:val="4F81BD" w:themeColor="accent1"/>
                  <w:sz w:val="20"/>
                  <w:szCs w:val="20"/>
                </w:rPr>
                <w:t xml:space="preserve">and implement </w:t>
              </w:r>
            </w:ins>
            <w:r>
              <w:rPr>
                <w:rFonts w:ascii="Calibri" w:hAnsi="Calibri" w:cs="Calibri"/>
                <w:i/>
                <w:iCs/>
                <w:color w:val="4F81BD" w:themeColor="accent1"/>
                <w:sz w:val="20"/>
                <w:szCs w:val="20"/>
              </w:rPr>
              <w:t>the most</w:t>
            </w:r>
            <w:del w:id="42" w:author="Claire Rushforth" w:date="2026-04-23T14:07:00Z" w16du:dateUtc="2026-04-23T13:07:00Z">
              <w:r w:rsidDel="00AB35F8">
                <w:rPr>
                  <w:rFonts w:ascii="Calibri" w:hAnsi="Calibri" w:cs="Calibri"/>
                  <w:i/>
                  <w:iCs/>
                  <w:color w:val="4F81BD" w:themeColor="accent1"/>
                  <w:sz w:val="20"/>
                  <w:szCs w:val="20"/>
                </w:rPr>
                <w:delText xml:space="preserve"> </w:delText>
              </w:r>
            </w:del>
            <w:ins w:id="43" w:author="Claire Rushforth" w:date="2026-04-23T14:07:00Z" w16du:dateUtc="2026-04-23T13:07:00Z">
              <w:r w:rsidR="003005BD">
                <w:rPr>
                  <w:rFonts w:ascii="Calibri" w:hAnsi="Calibri" w:cs="Calibri"/>
                  <w:i/>
                  <w:iCs/>
                  <w:color w:val="4F81BD" w:themeColor="accent1"/>
                  <w:sz w:val="20"/>
                  <w:szCs w:val="20"/>
                </w:rPr>
                <w:t xml:space="preserve"> efficient</w:t>
              </w:r>
              <w:r w:rsidR="00AB35F8">
                <w:rPr>
                  <w:rFonts w:ascii="Calibri" w:hAnsi="Calibri" w:cs="Calibri"/>
                  <w:i/>
                  <w:iCs/>
                  <w:color w:val="4F81BD" w:themeColor="accent1"/>
                  <w:sz w:val="20"/>
                  <w:szCs w:val="20"/>
                </w:rPr>
                <w:t xml:space="preserve"> migration</w:t>
              </w:r>
            </w:ins>
            <w:del w:id="44" w:author="Claire Rushforth" w:date="2026-04-23T14:07:00Z" w16du:dateUtc="2026-04-23T13:07:00Z">
              <w:r w:rsidDel="000618AE">
                <w:rPr>
                  <w:rFonts w:ascii="Calibri" w:hAnsi="Calibri" w:cs="Calibri"/>
                  <w:i/>
                  <w:iCs/>
                  <w:color w:val="4F81BD" w:themeColor="accent1"/>
                  <w:sz w:val="20"/>
                  <w:szCs w:val="20"/>
                </w:rPr>
                <w:delText>cost-effective migration</w:delText>
              </w:r>
            </w:del>
            <w:r>
              <w:rPr>
                <w:rFonts w:ascii="Calibri" w:hAnsi="Calibri" w:cs="Calibri"/>
                <w:i/>
                <w:iCs/>
                <w:color w:val="4F81BD" w:themeColor="accent1"/>
                <w:sz w:val="20"/>
                <w:szCs w:val="20"/>
              </w:rPr>
              <w:t xml:space="preserve"> </w:t>
            </w:r>
            <w:ins w:id="45" w:author="Chris Dollimore (UK)" w:date="2026-04-23T13:53:00Z" w16du:dateUtc="2026-04-23T12:53:00Z">
              <w:r w:rsidR="00974FD3">
                <w:rPr>
                  <w:rFonts w:ascii="Calibri" w:hAnsi="Calibri" w:cs="Calibri"/>
                  <w:i/>
                  <w:iCs/>
                  <w:color w:val="4F81BD" w:themeColor="accent1"/>
                  <w:sz w:val="20"/>
                  <w:szCs w:val="20"/>
                </w:rPr>
                <w:t>strategy</w:t>
              </w:r>
            </w:ins>
            <w:ins w:id="46" w:author="Claire Rushforth" w:date="2026-04-23T14:07:00Z" w16du:dateUtc="2026-04-23T13:07:00Z">
              <w:r w:rsidR="00AB35F8">
                <w:rPr>
                  <w:rFonts w:ascii="Calibri" w:hAnsi="Calibri" w:cs="Calibri"/>
                  <w:i/>
                  <w:iCs/>
                  <w:color w:val="4F81BD" w:themeColor="accent1"/>
                  <w:sz w:val="20"/>
                  <w:szCs w:val="20"/>
                </w:rPr>
                <w:t xml:space="preserve"> to </w:t>
              </w:r>
            </w:ins>
            <w:ins w:id="47" w:author="Claire Rushforth" w:date="2026-04-23T14:09:00Z" w16du:dateUtc="2026-04-23T13:09:00Z">
              <w:r w:rsidR="00E23CE9">
                <w:rPr>
                  <w:rFonts w:ascii="Calibri" w:hAnsi="Calibri" w:cs="Calibri"/>
                  <w:i/>
                  <w:iCs/>
                  <w:color w:val="4F81BD" w:themeColor="accent1"/>
                  <w:sz w:val="20"/>
                  <w:szCs w:val="20"/>
                </w:rPr>
                <w:t>enable a seamless customer impact</w:t>
              </w:r>
            </w:ins>
            <w:ins w:id="48" w:author="Claire Rushforth" w:date="2026-04-24T12:14:00Z" w16du:dateUtc="2026-04-24T11:14:00Z">
              <w:r w:rsidR="00833AF4">
                <w:rPr>
                  <w:rFonts w:ascii="Calibri" w:hAnsi="Calibri" w:cs="Calibri"/>
                  <w:i/>
                  <w:iCs/>
                  <w:color w:val="4F81BD" w:themeColor="accent1"/>
                  <w:sz w:val="20"/>
                  <w:szCs w:val="20"/>
                </w:rPr>
                <w:t xml:space="preserve"> </w:t>
              </w:r>
            </w:ins>
            <w:ins w:id="49" w:author="Claire Rushforth" w:date="2026-04-23T14:09:00Z" w16du:dateUtc="2026-04-23T13:09:00Z">
              <w:r w:rsidR="00E23CE9">
                <w:rPr>
                  <w:rFonts w:ascii="Calibri" w:hAnsi="Calibri" w:cs="Calibri"/>
                  <w:i/>
                  <w:iCs/>
                  <w:color w:val="4F81BD" w:themeColor="accent1"/>
                  <w:sz w:val="20"/>
                  <w:szCs w:val="20"/>
                </w:rPr>
                <w:t>but as</w:t>
              </w:r>
            </w:ins>
            <w:ins w:id="50" w:author="Claire Rushforth" w:date="2026-04-23T14:08:00Z" w16du:dateUtc="2026-04-23T13:08:00Z">
              <w:r w:rsidR="00AB35F8">
                <w:rPr>
                  <w:rFonts w:ascii="Calibri" w:hAnsi="Calibri" w:cs="Calibri"/>
                  <w:i/>
                  <w:iCs/>
                  <w:color w:val="4F81BD" w:themeColor="accent1"/>
                  <w:sz w:val="20"/>
                  <w:szCs w:val="20"/>
                </w:rPr>
                <w:t xml:space="preserve"> quickly as possible</w:t>
              </w:r>
            </w:ins>
            <w:ins w:id="51" w:author="Claire Rushforth" w:date="2026-04-23T14:09:00Z" w16du:dateUtc="2026-04-23T13:09:00Z">
              <w:r w:rsidR="00E23CE9">
                <w:rPr>
                  <w:rFonts w:ascii="Calibri" w:hAnsi="Calibri" w:cs="Calibri"/>
                  <w:i/>
                  <w:iCs/>
                  <w:color w:val="4F81BD" w:themeColor="accent1"/>
                  <w:sz w:val="20"/>
                  <w:szCs w:val="20"/>
                </w:rPr>
                <w:t>.</w:t>
              </w:r>
            </w:ins>
            <w:ins w:id="52" w:author="Claire Rushforth" w:date="2026-04-23T14:08:00Z" w16du:dateUtc="2026-04-23T13:08:00Z">
              <w:r w:rsidR="00AB35F8">
                <w:rPr>
                  <w:rFonts w:ascii="Calibri" w:hAnsi="Calibri" w:cs="Calibri"/>
                  <w:i/>
                  <w:iCs/>
                  <w:color w:val="4F81BD" w:themeColor="accent1"/>
                  <w:sz w:val="20"/>
                  <w:szCs w:val="20"/>
                </w:rPr>
                <w:t xml:space="preserve"> </w:t>
              </w:r>
            </w:ins>
          </w:p>
        </w:tc>
        <w:tc>
          <w:tcPr>
            <w:tcW w:w="1048" w:type="dxa"/>
          </w:tcPr>
          <w:p w14:paraId="3DF7E936" w14:textId="229D00B8" w:rsidR="00F02CDC" w:rsidRPr="001D62AE" w:rsidRDefault="00F02CDC" w:rsidP="00F02CDC">
            <w:pPr>
              <w:jc w:val="center"/>
            </w:pPr>
          </w:p>
        </w:tc>
      </w:tr>
      <w:tr w:rsidR="004B2641" w:rsidRPr="009E21A4" w14:paraId="4EB7EB2F" w14:textId="77777777" w:rsidTr="006B25E5">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29011334" w:rsidR="000F1585" w:rsidRPr="006312B1" w:rsidRDefault="0052405F" w:rsidP="00F02CD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must complete all migrations by </w:t>
            </w:r>
            <w:r w:rsidR="006F2F12">
              <w:rPr>
                <w:rFonts w:ascii="Calibri" w:hAnsi="Calibri" w:cs="Calibri"/>
                <w:i/>
                <w:iCs/>
                <w:color w:val="4F81BD" w:themeColor="accent1"/>
                <w:sz w:val="20"/>
                <w:szCs w:val="20"/>
              </w:rPr>
              <w:t>1</w:t>
            </w:r>
            <w:r w:rsidR="006F2F12" w:rsidRPr="006F2F12">
              <w:rPr>
                <w:rFonts w:ascii="Calibri" w:hAnsi="Calibri" w:cs="Calibri"/>
                <w:i/>
                <w:iCs/>
                <w:color w:val="4F81BD" w:themeColor="accent1"/>
                <w:sz w:val="20"/>
                <w:szCs w:val="20"/>
                <w:vertAlign w:val="superscript"/>
              </w:rPr>
              <w:t>st</w:t>
            </w:r>
            <w:r w:rsidR="006F2F12">
              <w:rPr>
                <w:rFonts w:ascii="Calibri" w:hAnsi="Calibri" w:cs="Calibri"/>
                <w:i/>
                <w:iCs/>
                <w:color w:val="4F81BD" w:themeColor="accent1"/>
                <w:sz w:val="20"/>
                <w:szCs w:val="20"/>
              </w:rPr>
              <w:t xml:space="preserve"> Dec </w:t>
            </w:r>
            <w:r>
              <w:rPr>
                <w:rFonts w:ascii="Calibri" w:hAnsi="Calibri" w:cs="Calibri"/>
                <w:i/>
                <w:iCs/>
                <w:color w:val="4F81BD" w:themeColor="accent1"/>
                <w:sz w:val="20"/>
                <w:szCs w:val="20"/>
              </w:rPr>
              <w:t>2027</w:t>
            </w:r>
            <w:r w:rsidR="006F2F12">
              <w:rPr>
                <w:rFonts w:ascii="Calibri" w:hAnsi="Calibri" w:cs="Calibri"/>
                <w:i/>
                <w:iCs/>
                <w:color w:val="4F81BD" w:themeColor="accent1"/>
                <w:sz w:val="20"/>
                <w:szCs w:val="20"/>
              </w:rPr>
              <w:t xml:space="preserve"> to avoid </w:t>
            </w:r>
            <w:r w:rsidR="000015D6">
              <w:rPr>
                <w:rFonts w:ascii="Calibri" w:hAnsi="Calibri" w:cs="Calibri"/>
                <w:i/>
                <w:iCs/>
                <w:color w:val="4F81BD" w:themeColor="accent1"/>
                <w:sz w:val="20"/>
                <w:szCs w:val="20"/>
              </w:rPr>
              <w:t>change freeze</w:t>
            </w:r>
            <w:ins w:id="53" w:author="Chris Dollimore (UK)" w:date="2026-04-23T13:31:00Z" w16du:dateUtc="2026-04-23T12:31:00Z">
              <w:r w:rsidR="00DC45DA">
                <w:rPr>
                  <w:rFonts w:ascii="Calibri" w:hAnsi="Calibri" w:cs="Calibri"/>
                  <w:i/>
                  <w:iCs/>
                  <w:color w:val="4F81BD" w:themeColor="accent1"/>
                  <w:sz w:val="20"/>
                  <w:szCs w:val="20"/>
                </w:rPr>
                <w:t xml:space="preserve"> and </w:t>
              </w:r>
            </w:ins>
            <w:ins w:id="54" w:author="Chris Dollimore (UK)" w:date="2026-04-23T13:53:00Z" w16du:dateUtc="2026-04-23T12:53:00Z">
              <w:r w:rsidR="00974FD3">
                <w:rPr>
                  <w:rFonts w:ascii="Calibri" w:hAnsi="Calibri" w:cs="Calibri"/>
                  <w:i/>
                  <w:iCs/>
                  <w:color w:val="4F81BD" w:themeColor="accent1"/>
                  <w:sz w:val="20"/>
                  <w:szCs w:val="20"/>
                </w:rPr>
                <w:t xml:space="preserve">allow for </w:t>
              </w:r>
            </w:ins>
            <w:ins w:id="55" w:author="Chris Dollimore (UK)" w:date="2026-04-23T13:31:00Z" w16du:dateUtc="2026-04-23T12:31:00Z">
              <w:r w:rsidR="00DC45DA">
                <w:rPr>
                  <w:rFonts w:ascii="Calibri" w:hAnsi="Calibri" w:cs="Calibri"/>
                  <w:i/>
                  <w:iCs/>
                  <w:color w:val="4F81BD" w:themeColor="accent1"/>
                  <w:sz w:val="20"/>
                  <w:szCs w:val="20"/>
                </w:rPr>
                <w:t xml:space="preserve">EOY </w:t>
              </w:r>
            </w:ins>
            <w:proofErr w:type="gramStart"/>
            <w:ins w:id="56" w:author="Chris Dollimore (UK)" w:date="2026-04-23T13:53:00Z" w16du:dateUtc="2026-04-23T12:53:00Z">
              <w:r w:rsidR="00D27777">
                <w:rPr>
                  <w:rFonts w:ascii="Calibri" w:hAnsi="Calibri" w:cs="Calibri"/>
                  <w:i/>
                  <w:iCs/>
                  <w:color w:val="4F81BD" w:themeColor="accent1"/>
                  <w:sz w:val="20"/>
                  <w:szCs w:val="20"/>
                </w:rPr>
                <w:t>E//</w:t>
              </w:r>
              <w:proofErr w:type="gramEnd"/>
              <w:r w:rsidR="00D27777">
                <w:rPr>
                  <w:rFonts w:ascii="Calibri" w:hAnsi="Calibri" w:cs="Calibri"/>
                  <w:i/>
                  <w:iCs/>
                  <w:color w:val="4F81BD" w:themeColor="accent1"/>
                  <w:sz w:val="20"/>
                  <w:szCs w:val="20"/>
                </w:rPr>
                <w:t xml:space="preserve">/ </w:t>
              </w:r>
            </w:ins>
            <w:ins w:id="57" w:author="Chris Dollimore (UK)" w:date="2026-04-23T13:31:00Z" w16du:dateUtc="2026-04-23T12:31:00Z">
              <w:r w:rsidR="00DC45DA">
                <w:rPr>
                  <w:rFonts w:ascii="Calibri" w:hAnsi="Calibri" w:cs="Calibri"/>
                  <w:i/>
                  <w:iCs/>
                  <w:color w:val="4F81BD" w:themeColor="accent1"/>
                  <w:sz w:val="20"/>
                  <w:szCs w:val="20"/>
                </w:rPr>
                <w:t>contract termination.</w:t>
              </w:r>
            </w:ins>
          </w:p>
        </w:tc>
        <w:tc>
          <w:tcPr>
            <w:tcW w:w="1048" w:type="dxa"/>
          </w:tcPr>
          <w:p w14:paraId="4F2B6469" w14:textId="7C3159B9" w:rsidR="000F1585" w:rsidRDefault="000F1585" w:rsidP="00F02CDC">
            <w:pPr>
              <w:jc w:val="center"/>
              <w:rPr>
                <w:rFonts w:ascii="Calibri" w:hAnsi="Calibri" w:cs="Calibri"/>
                <w:i/>
                <w:iCs/>
                <w:color w:val="4F81BD" w:themeColor="accent1"/>
                <w:sz w:val="20"/>
                <w:szCs w:val="20"/>
              </w:rPr>
            </w:pPr>
          </w:p>
        </w:tc>
      </w:tr>
      <w:tr w:rsidR="004B2641" w:rsidRPr="009E21A4" w14:paraId="1951BC69" w14:textId="77777777" w:rsidTr="006B25E5">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3249CCC1" w:rsidR="005E6B15" w:rsidRPr="001D62AE" w:rsidRDefault="005E6B15" w:rsidP="00812DE5">
            <w:pPr>
              <w:rPr>
                <w:rFonts w:ascii="Calibri" w:hAnsi="Calibri" w:cs="Calibri"/>
                <w:i/>
                <w:iCs/>
                <w:color w:val="4F81BD" w:themeColor="accent1"/>
                <w:sz w:val="20"/>
                <w:szCs w:val="20"/>
                <w:lang w:val="en-GB"/>
              </w:rPr>
            </w:pPr>
          </w:p>
        </w:tc>
        <w:tc>
          <w:tcPr>
            <w:tcW w:w="1048" w:type="dxa"/>
          </w:tcPr>
          <w:p w14:paraId="2351EF30" w14:textId="0C4C07F8" w:rsidR="005E6B15" w:rsidRPr="6A297115" w:rsidRDefault="005E6B15" w:rsidP="00F02CDC">
            <w:pPr>
              <w:jc w:val="center"/>
              <w:rPr>
                <w:rFonts w:ascii="Calibri" w:hAnsi="Calibri" w:cs="Calibri"/>
                <w:i/>
                <w:iCs/>
                <w:color w:val="4F81BD" w:themeColor="accent1"/>
                <w:sz w:val="20"/>
                <w:szCs w:val="20"/>
              </w:rPr>
            </w:pPr>
          </w:p>
        </w:tc>
      </w:tr>
      <w:tr w:rsidR="004B2641" w:rsidRPr="009E21A4" w14:paraId="1DB469DA" w14:textId="77777777" w:rsidTr="006B25E5">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5440DF67" w:rsidR="00F02CDC" w:rsidRPr="001D62AE" w:rsidRDefault="00F02CDC" w:rsidP="00F02CDC">
            <w:pPr>
              <w:rPr>
                <w:rFonts w:ascii="Calibri" w:hAnsi="Calibri" w:cs="Calibri"/>
                <w:i/>
                <w:iCs/>
                <w:color w:val="4F81BD" w:themeColor="accent1"/>
                <w:sz w:val="20"/>
                <w:szCs w:val="20"/>
              </w:rPr>
            </w:pPr>
          </w:p>
        </w:tc>
        <w:tc>
          <w:tcPr>
            <w:tcW w:w="1048" w:type="dxa"/>
          </w:tcPr>
          <w:p w14:paraId="0F21C5F8" w14:textId="5BDA6F03" w:rsidR="00F02CDC" w:rsidRPr="001D62AE" w:rsidRDefault="00F02CDC" w:rsidP="00F02CDC">
            <w:pPr>
              <w:jc w:val="center"/>
            </w:pPr>
          </w:p>
        </w:tc>
      </w:tr>
      <w:tr w:rsidR="004B2641" w:rsidRPr="009E21A4" w14:paraId="79B4F0FA" w14:textId="77777777" w:rsidTr="006B25E5">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4E2036A7" w:rsidR="00F02CDC" w:rsidRPr="001D3629" w:rsidRDefault="00F02CDC" w:rsidP="00F02CDC">
            <w:pPr>
              <w:rPr>
                <w:rFonts w:ascii="Calibri" w:hAnsi="Calibri" w:cs="Calibri"/>
                <w:i/>
                <w:iCs/>
                <w:color w:val="4F81BD" w:themeColor="accent1"/>
                <w:sz w:val="20"/>
                <w:szCs w:val="20"/>
              </w:rPr>
            </w:pPr>
          </w:p>
        </w:tc>
        <w:tc>
          <w:tcPr>
            <w:tcW w:w="1048" w:type="dxa"/>
          </w:tcPr>
          <w:p w14:paraId="2A00BF3B" w14:textId="0354251B" w:rsidR="00F02CDC" w:rsidRPr="001D3629" w:rsidRDefault="00F02CDC" w:rsidP="00F02CDC">
            <w:pPr>
              <w:jc w:val="center"/>
              <w:rPr>
                <w:rFonts w:ascii="Calibri" w:hAnsi="Calibri" w:cs="Calibri"/>
                <w:i/>
                <w:iCs/>
                <w:color w:val="4F81BD" w:themeColor="accent1"/>
                <w:sz w:val="20"/>
                <w:szCs w:val="20"/>
              </w:rPr>
            </w:pPr>
          </w:p>
        </w:tc>
      </w:tr>
      <w:tr w:rsidR="004B2641" w:rsidRPr="009E21A4" w14:paraId="229FD41A" w14:textId="77777777" w:rsidTr="006B25E5">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79E6B44D" w14:textId="77777777" w:rsidR="00F02CDC" w:rsidRPr="001D3629" w:rsidRDefault="00F02CDC" w:rsidP="00F02CDC">
            <w:pPr>
              <w:jc w:val="center"/>
              <w:rPr>
                <w:rFonts w:ascii="Calibri" w:hAnsi="Calibri" w:cs="Calibri"/>
                <w:i/>
                <w:iCs/>
                <w:color w:val="4F81BD" w:themeColor="accent1"/>
                <w:sz w:val="20"/>
                <w:szCs w:val="20"/>
              </w:rPr>
            </w:pPr>
          </w:p>
        </w:tc>
      </w:tr>
      <w:tr w:rsidR="004B2641" w:rsidRPr="009E21A4" w14:paraId="5281683A" w14:textId="77777777" w:rsidTr="006B25E5">
        <w:tc>
          <w:tcPr>
            <w:tcW w:w="795" w:type="dxa"/>
          </w:tcPr>
          <w:p w14:paraId="6898B319" w14:textId="1F72BD20" w:rsidR="00F02CDC" w:rsidRPr="001D3629" w:rsidRDefault="47166FD7" w:rsidP="00F02CDC">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53006DCE" w14:textId="77777777" w:rsidR="00F02CDC" w:rsidRPr="001D3629" w:rsidRDefault="00F02CDC" w:rsidP="00F02CDC">
            <w:pPr>
              <w:jc w:val="center"/>
              <w:rPr>
                <w:rFonts w:ascii="Calibri" w:hAnsi="Calibri" w:cs="Calibri"/>
                <w:i/>
                <w:iCs/>
                <w:color w:val="4F81BD" w:themeColor="accent1"/>
                <w:sz w:val="20"/>
                <w:szCs w:val="20"/>
              </w:rPr>
            </w:pPr>
          </w:p>
        </w:tc>
      </w:tr>
      <w:tr w:rsidR="004B2641" w:rsidRPr="009E21A4" w14:paraId="506C30F0" w14:textId="77777777" w:rsidTr="006B25E5">
        <w:tc>
          <w:tcPr>
            <w:tcW w:w="795" w:type="dxa"/>
          </w:tcPr>
          <w:p w14:paraId="2D8DB004" w14:textId="259A5EB2" w:rsidR="00F02CDC" w:rsidRPr="001D3629" w:rsidRDefault="47166FD7" w:rsidP="00F02CDC">
            <w:pPr>
              <w:jc w:val="center"/>
            </w:pPr>
            <w:r w:rsidRPr="39D0B259">
              <w:rPr>
                <w:rFonts w:ascii="Calibri" w:hAnsi="Calibri" w:cs="Calibri"/>
                <w:i/>
                <w:iCs/>
                <w:color w:val="4F81BD" w:themeColor="accent1"/>
                <w:sz w:val="20"/>
                <w:szCs w:val="20"/>
              </w:rPr>
              <w:t>10</w:t>
            </w:r>
          </w:p>
        </w:tc>
        <w:tc>
          <w:tcPr>
            <w:tcW w:w="7059" w:type="dxa"/>
            <w:gridSpan w:val="2"/>
          </w:tcPr>
          <w:p w14:paraId="2FA65369"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1ADAA156" w14:textId="77777777" w:rsidR="00F02CDC" w:rsidRPr="001D3629" w:rsidRDefault="00F02CDC" w:rsidP="00F02CDC">
            <w:pPr>
              <w:jc w:val="center"/>
              <w:rPr>
                <w:rFonts w:ascii="Calibri" w:hAnsi="Calibri" w:cs="Calibri"/>
                <w:i/>
                <w:iCs/>
                <w:color w:val="4F81BD" w:themeColor="accent1"/>
                <w:sz w:val="20"/>
                <w:szCs w:val="20"/>
              </w:rPr>
            </w:pPr>
          </w:p>
        </w:tc>
      </w:tr>
      <w:tr w:rsidR="00BD32FA" w:rsidRPr="00CE6213" w14:paraId="026257DF" w14:textId="77777777" w:rsidTr="006B25E5">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 xml:space="preserve">self-serve analytics (data </w:t>
            </w:r>
            <w:proofErr w:type="spellStart"/>
            <w:r w:rsidR="00017219">
              <w:rPr>
                <w:rFonts w:ascii="Calibri" w:hAnsi="Calibri" w:cs="Calibri"/>
                <w:b/>
                <w:bCs/>
                <w:sz w:val="20"/>
                <w:szCs w:val="20"/>
                <w:lang w:val="en-GB"/>
              </w:rPr>
              <w:t>democ</w:t>
            </w:r>
            <w:proofErr w:type="spellEnd"/>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49DD6918" w14:textId="0303E7C4" w:rsidR="006D05F5" w:rsidRPr="007C56B8" w:rsidRDefault="00F825AA" w:rsidP="007C56B8">
            <w:pPr>
              <w:pStyle w:val="ListParagraph"/>
              <w:numPr>
                <w:ilvl w:val="0"/>
                <w:numId w:val="17"/>
              </w:num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5C8FB84F" w:rsidR="0048235B" w:rsidRPr="00042248" w:rsidRDefault="007E12A8" w:rsidP="001E4023">
      <w:pPr>
        <w:spacing w:after="0"/>
        <w:rPr>
          <w:rFonts w:ascii="Calibri" w:hAnsi="Calibri" w:cs="Calibri"/>
          <w:b/>
          <w:bCs/>
          <w:sz w:val="28"/>
          <w:szCs w:val="28"/>
        </w:rPr>
      </w:pPr>
      <w:r w:rsidRPr="00042248">
        <w:rPr>
          <w:rFonts w:ascii="Calibri" w:hAnsi="Calibri" w:cs="Calibri"/>
          <w:b/>
          <w:bCs/>
          <w:sz w:val="28"/>
          <w:szCs w:val="28"/>
        </w:rPr>
        <w:t xml:space="preserve">5.1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9F6A31">
              <w:rPr>
                <w:rFonts w:ascii="Calibri" w:hAnsi="Calibri" w:cs="Calibri"/>
                <w:i/>
                <w:iCs/>
                <w:sz w:val="20"/>
                <w:szCs w:val="20"/>
                <w:lang w:val="en-GB"/>
              </w:rPr>
              <w:t>Delete as appropriate</w:t>
            </w:r>
          </w:p>
        </w:tc>
        <w:tc>
          <w:tcPr>
            <w:tcW w:w="6237" w:type="dxa"/>
          </w:tcPr>
          <w:p w14:paraId="35839A2F" w14:textId="77777777" w:rsidR="00F825AA" w:rsidRPr="00EA57E1" w:rsidRDefault="00F825AA" w:rsidP="00F825AA">
            <w:pPr>
              <w:rPr>
                <w:rFonts w:ascii="Calibri" w:hAnsi="Calibri" w:cs="Calibri"/>
                <w:i/>
                <w:iCs/>
                <w:color w:val="4F81BD" w:themeColor="accent1"/>
                <w:sz w:val="20"/>
                <w:szCs w:val="20"/>
              </w:rPr>
            </w:pPr>
            <w:r w:rsidRPr="00EA57E1">
              <w:rPr>
                <w:rFonts w:ascii="Calibri" w:hAnsi="Calibri" w:cs="Calibri"/>
                <w:b/>
                <w:bCs/>
                <w:i/>
                <w:iCs/>
                <w:color w:val="4F81BD" w:themeColor="accent1"/>
                <w:sz w:val="20"/>
                <w:szCs w:val="20"/>
                <w:lang w:val="en-GB"/>
              </w:rPr>
              <w:t>5.5m</w:t>
            </w:r>
            <w:r w:rsidRPr="00EA57E1">
              <w:rPr>
                <w:rFonts w:ascii="Calibri" w:hAnsi="Calibri" w:cs="Calibri"/>
                <w:i/>
                <w:iCs/>
                <w:color w:val="4F81BD" w:themeColor="accent1"/>
                <w:sz w:val="20"/>
                <w:szCs w:val="20"/>
                <w:lang w:val="en-GB"/>
              </w:rPr>
              <w:t xml:space="preserve"> – Wholesale Mobile Customers ( plus BUD also not yet resolved) need to be migrated from E/// HLR to Nokia UDB. </w:t>
            </w:r>
            <w:r w:rsidRPr="00EA57E1">
              <w:rPr>
                <w:rFonts w:ascii="Calibri" w:hAnsi="Calibri" w:cs="Calibri"/>
                <w:i/>
                <w:iCs/>
                <w:color w:val="4F81BD" w:themeColor="accent1"/>
                <w:sz w:val="20"/>
                <w:szCs w:val="20"/>
              </w:rPr>
              <w:t>​</w:t>
            </w:r>
          </w:p>
          <w:p w14:paraId="14BEDB57" w14:textId="77777777" w:rsidR="00F825AA" w:rsidRPr="00EA57E1" w:rsidRDefault="00F825AA" w:rsidP="00F825AA">
            <w:pPr>
              <w:numPr>
                <w:ilvl w:val="0"/>
                <w:numId w:val="22"/>
              </w:numPr>
              <w:rPr>
                <w:rFonts w:ascii="Calibri" w:hAnsi="Calibri" w:cs="Calibri"/>
                <w:i/>
                <w:iCs/>
                <w:color w:val="4F81BD" w:themeColor="accent1"/>
                <w:sz w:val="20"/>
                <w:szCs w:val="20"/>
              </w:rPr>
            </w:pPr>
            <w:r w:rsidRPr="00EA57E1">
              <w:rPr>
                <w:rFonts w:ascii="Calibri" w:hAnsi="Calibri" w:cs="Calibri"/>
                <w:i/>
                <w:iCs/>
                <w:color w:val="4F81BD" w:themeColor="accent1"/>
                <w:sz w:val="20"/>
                <w:szCs w:val="20"/>
                <w:lang w:val="en-GB"/>
              </w:rPr>
              <w:t xml:space="preserve">SMB Wholesale: </w:t>
            </w:r>
            <w:r w:rsidRPr="00EA57E1">
              <w:rPr>
                <w:rFonts w:ascii="Calibri" w:hAnsi="Calibri" w:cs="Calibri"/>
                <w:b/>
                <w:bCs/>
                <w:i/>
                <w:iCs/>
                <w:color w:val="4F81BD" w:themeColor="accent1"/>
                <w:sz w:val="20"/>
                <w:szCs w:val="20"/>
                <w:lang w:val="en-GB"/>
              </w:rPr>
              <w:t>818,428</w:t>
            </w:r>
            <w:r w:rsidRPr="00EA57E1">
              <w:rPr>
                <w:rFonts w:ascii="Calibri" w:hAnsi="Calibri" w:cs="Calibri"/>
                <w:i/>
                <w:iCs/>
                <w:color w:val="4F81BD" w:themeColor="accent1"/>
                <w:sz w:val="20"/>
                <w:szCs w:val="20"/>
              </w:rPr>
              <w:t>​</w:t>
            </w:r>
          </w:p>
          <w:p w14:paraId="78F14483" w14:textId="77777777" w:rsidR="00F825AA" w:rsidRPr="00EA57E1" w:rsidRDefault="00F825AA" w:rsidP="00F825AA">
            <w:pPr>
              <w:numPr>
                <w:ilvl w:val="0"/>
                <w:numId w:val="22"/>
              </w:numPr>
              <w:rPr>
                <w:rFonts w:ascii="Calibri" w:hAnsi="Calibri" w:cs="Calibri"/>
                <w:i/>
                <w:iCs/>
                <w:color w:val="4F81BD" w:themeColor="accent1"/>
                <w:sz w:val="20"/>
                <w:szCs w:val="20"/>
              </w:rPr>
            </w:pPr>
            <w:r w:rsidRPr="00EA57E1">
              <w:rPr>
                <w:rFonts w:ascii="Calibri" w:hAnsi="Calibri" w:cs="Calibri"/>
                <w:i/>
                <w:iCs/>
                <w:color w:val="4F81BD" w:themeColor="accent1"/>
                <w:sz w:val="20"/>
                <w:szCs w:val="20"/>
                <w:lang w:val="en-GB"/>
              </w:rPr>
              <w:t xml:space="preserve">O2 Daisy: </w:t>
            </w:r>
            <w:r w:rsidRPr="00EA57E1">
              <w:rPr>
                <w:rFonts w:ascii="Calibri" w:hAnsi="Calibri" w:cs="Calibri"/>
                <w:b/>
                <w:bCs/>
                <w:i/>
                <w:iCs/>
                <w:color w:val="4F81BD" w:themeColor="accent1"/>
                <w:sz w:val="20"/>
                <w:szCs w:val="20"/>
                <w:lang w:val="en-GB"/>
              </w:rPr>
              <w:t>3,339,085</w:t>
            </w:r>
            <w:r w:rsidRPr="00EA57E1">
              <w:rPr>
                <w:rFonts w:ascii="Calibri" w:hAnsi="Calibri" w:cs="Calibri"/>
                <w:i/>
                <w:iCs/>
                <w:color w:val="4F81BD" w:themeColor="accent1"/>
                <w:sz w:val="20"/>
                <w:szCs w:val="20"/>
              </w:rPr>
              <w:t>​</w:t>
            </w:r>
          </w:p>
          <w:p w14:paraId="5ADE405D" w14:textId="77777777" w:rsidR="00F825AA" w:rsidRPr="00EA57E1" w:rsidRDefault="00F825AA" w:rsidP="00F825AA">
            <w:pPr>
              <w:numPr>
                <w:ilvl w:val="0"/>
                <w:numId w:val="22"/>
              </w:numPr>
              <w:rPr>
                <w:rFonts w:ascii="Calibri" w:hAnsi="Calibri" w:cs="Calibri"/>
                <w:i/>
                <w:iCs/>
                <w:color w:val="4F81BD" w:themeColor="accent1"/>
                <w:sz w:val="20"/>
                <w:szCs w:val="20"/>
              </w:rPr>
            </w:pPr>
            <w:r w:rsidRPr="00EA57E1">
              <w:rPr>
                <w:rFonts w:ascii="Calibri" w:hAnsi="Calibri" w:cs="Calibri"/>
                <w:i/>
                <w:iCs/>
                <w:color w:val="4F81BD" w:themeColor="accent1"/>
                <w:sz w:val="20"/>
                <w:szCs w:val="20"/>
                <w:lang w:val="en-GB"/>
              </w:rPr>
              <w:t xml:space="preserve">IOT: </w:t>
            </w:r>
            <w:r w:rsidRPr="00EA57E1">
              <w:rPr>
                <w:rFonts w:ascii="Calibri" w:hAnsi="Calibri" w:cs="Calibri"/>
                <w:b/>
                <w:bCs/>
                <w:i/>
                <w:iCs/>
                <w:color w:val="4F81BD" w:themeColor="accent1"/>
                <w:sz w:val="20"/>
                <w:szCs w:val="20"/>
                <w:lang w:val="en-GB"/>
              </w:rPr>
              <w:t xml:space="preserve">Approx. 1m </w:t>
            </w:r>
          </w:p>
          <w:p w14:paraId="5A06CC5B" w14:textId="77777777" w:rsidR="004218BA" w:rsidRDefault="004218BA" w:rsidP="00CE6213">
            <w:pPr>
              <w:rPr>
                <w:rFonts w:ascii="Calibri" w:hAnsi="Calibri" w:cs="Calibri"/>
                <w:i/>
                <w:iCs/>
                <w:color w:val="4F81BD" w:themeColor="accent1"/>
                <w:sz w:val="20"/>
                <w:szCs w:val="20"/>
              </w:rPr>
            </w:pPr>
          </w:p>
          <w:p w14:paraId="7BA57D83" w14:textId="3CF17B5D" w:rsidR="005252FB" w:rsidRPr="00CE6213" w:rsidRDefault="005252FB" w:rsidP="00CE621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could migrate customers in Cohorts so the </w:t>
            </w:r>
            <w:r w:rsidR="00890687">
              <w:rPr>
                <w:rFonts w:ascii="Calibri" w:hAnsi="Calibri" w:cs="Calibri"/>
                <w:i/>
                <w:iCs/>
                <w:color w:val="4F81BD" w:themeColor="accent1"/>
                <w:sz w:val="20"/>
                <w:szCs w:val="20"/>
              </w:rPr>
              <w:t>transactions</w:t>
            </w:r>
            <w:r>
              <w:rPr>
                <w:rFonts w:ascii="Calibri" w:hAnsi="Calibri" w:cs="Calibri"/>
                <w:i/>
                <w:iCs/>
                <w:color w:val="4F81BD" w:themeColor="accent1"/>
                <w:sz w:val="20"/>
                <w:szCs w:val="20"/>
              </w:rPr>
              <w:t xml:space="preserve"> would be reduced but that would need to be worked through </w:t>
            </w: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519D60A3" w14:textId="22198E0A" w:rsidR="00890687" w:rsidRPr="005B7FB8" w:rsidRDefault="00890687" w:rsidP="005B7FB8">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This needs to be done with minimal customer impact</w:t>
            </w:r>
          </w:p>
          <w:p w14:paraId="10BF0F09" w14:textId="626D643C" w:rsidR="004218BA" w:rsidRPr="00FB12A8" w:rsidRDefault="004218BA">
            <w:pPr>
              <w:rPr>
                <w:rFonts w:ascii="Calibri" w:hAnsi="Calibri" w:cs="Calibri"/>
                <w:i/>
                <w:iCs/>
                <w:color w:val="4F81BD" w:themeColor="accent1"/>
                <w:sz w:val="20"/>
                <w:szCs w:val="20"/>
              </w:rPr>
            </w:pP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14:paraId="42FF52E8" w14:textId="08B822C3" w:rsidR="004218BA" w:rsidRPr="00FB12A8" w:rsidRDefault="00577308">
            <w:pPr>
              <w:rPr>
                <w:rFonts w:ascii="Calibri" w:hAnsi="Calibri" w:cs="Calibri"/>
                <w:i/>
                <w:iCs/>
                <w:color w:val="4F81BD" w:themeColor="accent1"/>
                <w:sz w:val="20"/>
                <w:szCs w:val="20"/>
              </w:rPr>
            </w:pPr>
            <w:ins w:id="58" w:author="Claire Rushforth" w:date="2026-04-24T12:15:00Z" w16du:dateUtc="2026-04-24T11:15:00Z">
              <w:r>
                <w:rPr>
                  <w:rFonts w:ascii="Calibri" w:hAnsi="Calibri" w:cs="Calibri"/>
                  <w:i/>
                  <w:iCs/>
                  <w:color w:val="4F81BD" w:themeColor="accent1"/>
                  <w:sz w:val="20"/>
                  <w:szCs w:val="20"/>
                </w:rPr>
                <w:t xml:space="preserve">TSA compliance </w:t>
              </w:r>
            </w:ins>
            <w:del w:id="59" w:author="Claire Rushforth" w:date="2026-04-24T12:15:00Z" w16du:dateUtc="2026-04-24T11:15:00Z">
              <w:r w:rsidR="003E296C" w:rsidDel="00577308">
                <w:rPr>
                  <w:rFonts w:ascii="Calibri" w:hAnsi="Calibri" w:cs="Calibri"/>
                  <w:i/>
                  <w:iCs/>
                  <w:color w:val="4F81BD" w:themeColor="accent1"/>
                  <w:sz w:val="20"/>
                  <w:szCs w:val="20"/>
                </w:rPr>
                <w:delText>tbc</w:delText>
              </w:r>
            </w:del>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11E66030" w:rsidR="004218BA" w:rsidRPr="00D4432D" w:rsidRDefault="003E296C" w:rsidP="00D4432D">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Regulatory have advised we must be able to offer customers within the same segments the same services or </w:t>
            </w:r>
            <w:proofErr w:type="gramStart"/>
            <w:r>
              <w:rPr>
                <w:rFonts w:ascii="Calibri" w:hAnsi="Calibri" w:cs="Calibri"/>
                <w:i/>
                <w:iCs/>
                <w:color w:val="4F81BD" w:themeColor="accent1"/>
                <w:sz w:val="20"/>
                <w:szCs w:val="20"/>
                <w:lang w:val="en-GB"/>
              </w:rPr>
              <w:t>will could</w:t>
            </w:r>
            <w:proofErr w:type="gramEnd"/>
            <w:r>
              <w:rPr>
                <w:rFonts w:ascii="Calibri" w:hAnsi="Calibri" w:cs="Calibri"/>
                <w:i/>
                <w:iCs/>
                <w:color w:val="4F81BD" w:themeColor="accent1"/>
                <w:sz w:val="20"/>
                <w:szCs w:val="20"/>
                <w:lang w:val="en-GB"/>
              </w:rPr>
              <w:t xml:space="preserve"> potentially have issues – so they will need to be informed of the timelines </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690AD81A" w:rsidR="00753008" w:rsidRPr="005B7FB8" w:rsidRDefault="003E296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No</w:t>
            </w:r>
          </w:p>
        </w:tc>
      </w:tr>
      <w:tr w:rsidR="00577580" w14:paraId="4BD89FA1" w14:textId="77777777" w:rsidTr="006B25E5">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73A64E74" w:rsidR="00577580" w:rsidRPr="005B7FB8" w:rsidRDefault="003E296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No</w:t>
            </w: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43B33C2F" w:rsidR="004218BA" w:rsidRPr="005B7FB8" w:rsidRDefault="003E296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Unknown</w:t>
            </w:r>
          </w:p>
        </w:tc>
      </w:tr>
    </w:tbl>
    <w:p w14:paraId="2D02A9BD" w14:textId="378F21D9" w:rsidR="00073993" w:rsidRDefault="00073993" w:rsidP="00073993">
      <w:pPr>
        <w:rPr>
          <w:rFonts w:ascii="Calibri" w:hAnsi="Calibri" w:cs="Calibri"/>
          <w:b/>
          <w:bCs/>
        </w:rPr>
      </w:pPr>
    </w:p>
    <w:p w14:paraId="7E11A339" w14:textId="659D6E57" w:rsidR="007E12A8" w:rsidRPr="00042248" w:rsidRDefault="5AD7A67D" w:rsidP="001E4023">
      <w:pPr>
        <w:pStyle w:val="ListParagraph"/>
        <w:numPr>
          <w:ilvl w:val="1"/>
          <w:numId w:val="14"/>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00D02E69" w:rsidRPr="00042248">
        <w:rPr>
          <w:rFonts w:ascii="Calibri" w:hAnsi="Calibri" w:cs="Calibri"/>
          <w:b/>
          <w:bCs/>
          <w:sz w:val="28"/>
          <w:szCs w:val="28"/>
        </w:rPr>
        <w:t>What parts of the business are likely to be impacted</w:t>
      </w:r>
      <w:r w:rsidR="00042248">
        <w:rPr>
          <w:rFonts w:ascii="Calibri" w:hAnsi="Calibri" w:cs="Calibri"/>
          <w:b/>
          <w:bCs/>
          <w:sz w:val="28"/>
          <w:szCs w:val="28"/>
        </w:rPr>
        <w:t>?</w:t>
      </w:r>
    </w:p>
    <w:p w14:paraId="1D6CE8E2" w14:textId="37884D8E" w:rsidR="00966ED7" w:rsidRPr="006E7C05" w:rsidRDefault="00156AF1" w:rsidP="00053FC4">
      <w:pPr>
        <w:rPr>
          <w:rFonts w:ascii="Calibri" w:hAnsi="Calibri" w:cs="Calibri"/>
        </w:rPr>
      </w:pPr>
      <w:r w:rsidRPr="006E7C05">
        <w:rPr>
          <w:rFonts w:ascii="Calibri" w:hAnsi="Calibri" w:cs="Calibri"/>
        </w:rPr>
        <w:t xml:space="preserve">Have you thought about how your requirement will impact key channels or </w:t>
      </w:r>
      <w:r w:rsidR="00AB7C55" w:rsidRPr="006E7C05">
        <w:rPr>
          <w:rFonts w:ascii="Calibri" w:hAnsi="Calibri" w:cs="Calibri"/>
        </w:rPr>
        <w:t xml:space="preserve">operational units in </w:t>
      </w:r>
      <w:r w:rsidR="00726983" w:rsidRPr="006E7C05">
        <w:rPr>
          <w:rFonts w:ascii="Calibri" w:hAnsi="Calibri" w:cs="Calibri"/>
        </w:rPr>
        <w:t>VMO2</w:t>
      </w:r>
      <w:r w:rsidR="00AB7C55" w:rsidRPr="006E7C05">
        <w:rPr>
          <w:rFonts w:ascii="Calibri" w:hAnsi="Calibri" w:cs="Calibri"/>
        </w:rPr>
        <w:t xml:space="preserve">? </w:t>
      </w:r>
      <w:r w:rsidR="003D46FE" w:rsidRPr="4E2CF9D3">
        <w:rPr>
          <w:rFonts w:ascii="Calibri" w:eastAsia="Calibri" w:hAnsi="Calibri" w:cs="Calibri"/>
          <w:i/>
          <w:sz w:val="20"/>
          <w:szCs w:val="20"/>
          <w:lang w:val="en-GB"/>
        </w:rPr>
        <w:t>Say if you believe an operational department will be impacted by implementing this idea</w:t>
      </w:r>
      <w:r w:rsidR="003D46FE">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794"/>
        <w:gridCol w:w="1276"/>
        <w:gridCol w:w="3827"/>
      </w:tblGrid>
      <w:tr w:rsidR="00AB3472" w:rsidRPr="009E21A4" w14:paraId="2ECE2414" w14:textId="77777777" w:rsidTr="00BC15DE">
        <w:tc>
          <w:tcPr>
            <w:tcW w:w="3794" w:type="dxa"/>
          </w:tcPr>
          <w:p w14:paraId="5A368609" w14:textId="77777777" w:rsidR="00D4432D" w:rsidRPr="009E21A4" w:rsidRDefault="00D4432D" w:rsidP="00D4432D">
            <w:pPr>
              <w:rPr>
                <w:rFonts w:ascii="Calibri" w:hAnsi="Calibri" w:cs="Calibri"/>
                <w:b/>
                <w:bCs/>
                <w:sz w:val="20"/>
                <w:szCs w:val="20"/>
              </w:rPr>
            </w:pPr>
            <w:r w:rsidRPr="009E21A4">
              <w:rPr>
                <w:rFonts w:ascii="Calibri" w:hAnsi="Calibri" w:cs="Calibri"/>
                <w:b/>
                <w:bCs/>
                <w:sz w:val="20"/>
                <w:szCs w:val="20"/>
              </w:rPr>
              <w:t>Operational area</w:t>
            </w:r>
          </w:p>
        </w:tc>
        <w:tc>
          <w:tcPr>
            <w:tcW w:w="1276" w:type="dxa"/>
          </w:tcPr>
          <w:p w14:paraId="78C0E0F5" w14:textId="3B6A88FF" w:rsidR="00D4432D" w:rsidRPr="009E21A4" w:rsidRDefault="5842F8BE" w:rsidP="00D4432D">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p>
        </w:tc>
        <w:tc>
          <w:tcPr>
            <w:tcW w:w="3827" w:type="dxa"/>
          </w:tcPr>
          <w:p w14:paraId="1A83011B" w14:textId="77777777" w:rsidR="00D4432D" w:rsidRDefault="00D4432D" w:rsidP="00D4432D">
            <w:pPr>
              <w:jc w:val="center"/>
              <w:rPr>
                <w:rFonts w:ascii="Calibri" w:hAnsi="Calibri" w:cs="Calibri"/>
                <w:b/>
                <w:bCs/>
                <w:sz w:val="20"/>
                <w:szCs w:val="20"/>
              </w:rPr>
            </w:pPr>
            <w:r>
              <w:rPr>
                <w:rFonts w:ascii="Calibri" w:hAnsi="Calibri" w:cs="Calibri"/>
                <w:b/>
                <w:bCs/>
                <w:sz w:val="20"/>
                <w:szCs w:val="20"/>
              </w:rPr>
              <w:t>How</w:t>
            </w:r>
          </w:p>
        </w:tc>
      </w:tr>
      <w:tr w:rsidR="00AB3472" w:rsidRPr="009E21A4" w14:paraId="5CFF53D3" w14:textId="77777777" w:rsidTr="00BC15DE">
        <w:tc>
          <w:tcPr>
            <w:tcW w:w="3794" w:type="dxa"/>
          </w:tcPr>
          <w:p w14:paraId="4510CAC3" w14:textId="7D62A2F8" w:rsidR="000A5631" w:rsidRPr="009E21A4" w:rsidRDefault="009B155F" w:rsidP="000A5631">
            <w:pPr>
              <w:rPr>
                <w:rFonts w:ascii="Calibri" w:hAnsi="Calibri" w:cs="Calibri"/>
                <w:sz w:val="20"/>
                <w:szCs w:val="20"/>
              </w:rPr>
            </w:pPr>
            <w:r>
              <w:rPr>
                <w:rFonts w:ascii="Calibri" w:hAnsi="Calibri" w:cs="Calibri"/>
                <w:sz w:val="20"/>
                <w:szCs w:val="20"/>
              </w:rPr>
              <w:t xml:space="preserve">CTO: </w:t>
            </w:r>
            <w:r w:rsidR="006F280C">
              <w:rPr>
                <w:rFonts w:ascii="Calibri" w:hAnsi="Calibri" w:cs="Calibri"/>
                <w:sz w:val="20"/>
                <w:szCs w:val="20"/>
              </w:rPr>
              <w:t>Will this requirement involve changes to the mobile or fixed network</w:t>
            </w:r>
            <w:r w:rsidR="0069134D">
              <w:rPr>
                <w:rFonts w:ascii="Calibri" w:hAnsi="Calibri" w:cs="Calibri"/>
                <w:sz w:val="20"/>
                <w:szCs w:val="20"/>
              </w:rPr>
              <w:t xml:space="preserve"> or the services they deliver? </w:t>
            </w:r>
            <w:r w:rsidR="0069134D" w:rsidRPr="00CD2CB3">
              <w:rPr>
                <w:rFonts w:ascii="Calibri" w:hAnsi="Calibri" w:cs="Calibri"/>
                <w:i/>
                <w:iCs/>
                <w:sz w:val="20"/>
                <w:szCs w:val="20"/>
              </w:rPr>
              <w:t>e.g</w:t>
            </w:r>
            <w:r>
              <w:rPr>
                <w:rFonts w:ascii="Calibri" w:hAnsi="Calibri" w:cs="Calibri"/>
                <w:i/>
                <w:iCs/>
                <w:sz w:val="20"/>
                <w:szCs w:val="20"/>
              </w:rPr>
              <w:t>.</w:t>
            </w:r>
            <w:r w:rsidR="0069134D" w:rsidRPr="00CD2CB3">
              <w:rPr>
                <w:rFonts w:ascii="Calibri" w:hAnsi="Calibri" w:cs="Calibri"/>
                <w:i/>
                <w:iCs/>
                <w:sz w:val="20"/>
                <w:szCs w:val="20"/>
              </w:rPr>
              <w:t xml:space="preserve"> </w:t>
            </w:r>
            <w:r>
              <w:rPr>
                <w:rFonts w:ascii="Calibri" w:hAnsi="Calibri" w:cs="Calibri"/>
                <w:i/>
                <w:iCs/>
                <w:sz w:val="20"/>
                <w:szCs w:val="20"/>
              </w:rPr>
              <w:t>c</w:t>
            </w:r>
            <w:r w:rsidR="0069134D" w:rsidRPr="00CD2CB3">
              <w:rPr>
                <w:rFonts w:ascii="Calibri" w:hAnsi="Calibri" w:cs="Calibri"/>
                <w:i/>
                <w:iCs/>
                <w:sz w:val="20"/>
                <w:szCs w:val="20"/>
              </w:rPr>
              <w:t>onnectivity, coverage, messaging, et</w:t>
            </w:r>
            <w:r w:rsidR="00680A82">
              <w:rPr>
                <w:rFonts w:ascii="Calibri" w:hAnsi="Calibri" w:cs="Calibri"/>
                <w:i/>
                <w:iCs/>
                <w:sz w:val="20"/>
                <w:szCs w:val="20"/>
              </w:rPr>
              <w:t>c.</w:t>
            </w:r>
          </w:p>
        </w:tc>
        <w:tc>
          <w:tcPr>
            <w:tcW w:w="1276" w:type="dxa"/>
          </w:tcPr>
          <w:p w14:paraId="303F7E0C" w14:textId="24984F0F" w:rsidR="000A5631" w:rsidRPr="001D62AE" w:rsidRDefault="003E296C" w:rsidP="000A563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6D7C0FD4" w14:textId="16E9720C" w:rsidR="000A5631" w:rsidRDefault="00214B6F" w:rsidP="000A5631">
            <w:pPr>
              <w:rPr>
                <w:rFonts w:ascii="Calibri" w:hAnsi="Calibri" w:cs="Calibri"/>
                <w:i/>
                <w:iCs/>
                <w:color w:val="4F81BD" w:themeColor="accent1"/>
                <w:sz w:val="20"/>
                <w:szCs w:val="20"/>
              </w:rPr>
            </w:pPr>
            <w:ins w:id="60" w:author="Claire Rushforth" w:date="2026-04-24T12:16:00Z" w16du:dateUtc="2026-04-24T11:16:00Z">
              <w:r>
                <w:rPr>
                  <w:rFonts w:ascii="Calibri" w:hAnsi="Calibri" w:cs="Calibri"/>
                  <w:i/>
                  <w:iCs/>
                  <w:color w:val="4F81BD" w:themeColor="accent1"/>
                  <w:sz w:val="20"/>
                  <w:szCs w:val="20"/>
                </w:rPr>
                <w:t xml:space="preserve">Mobile </w:t>
              </w:r>
            </w:ins>
            <w:r w:rsidR="00EA7C86">
              <w:rPr>
                <w:rFonts w:ascii="Calibri" w:hAnsi="Calibri" w:cs="Calibri"/>
                <w:i/>
                <w:iCs/>
                <w:color w:val="4F81BD" w:themeColor="accent1"/>
                <w:sz w:val="20"/>
                <w:szCs w:val="20"/>
              </w:rPr>
              <w:t>Network</w:t>
            </w:r>
            <w:r w:rsidR="003E296C">
              <w:rPr>
                <w:rFonts w:ascii="Calibri" w:hAnsi="Calibri" w:cs="Calibri"/>
                <w:i/>
                <w:iCs/>
                <w:color w:val="4F81BD" w:themeColor="accent1"/>
                <w:sz w:val="20"/>
                <w:szCs w:val="20"/>
              </w:rPr>
              <w:t>s for migration activities</w:t>
            </w:r>
          </w:p>
          <w:p w14:paraId="240EBC94" w14:textId="27C6373B" w:rsidR="00802027" w:rsidRDefault="00802027" w:rsidP="000A563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Wholesale Mobile </w:t>
            </w:r>
          </w:p>
          <w:p w14:paraId="5AE0C6FA" w14:textId="77777777" w:rsidR="00E60785" w:rsidRDefault="00E60785" w:rsidP="00E60785">
            <w:pPr>
              <w:rPr>
                <w:ins w:id="61" w:author="Claire Rushforth" w:date="2026-04-24T12:16:00Z" w16du:dateUtc="2026-04-24T11:16:00Z"/>
                <w:rFonts w:ascii="Calibri" w:hAnsi="Calibri" w:cs="Calibri"/>
                <w:i/>
                <w:iCs/>
                <w:color w:val="4F81BD" w:themeColor="accent1"/>
                <w:sz w:val="20"/>
                <w:szCs w:val="20"/>
              </w:rPr>
            </w:pPr>
            <w:ins w:id="62" w:author="Claire Rushforth" w:date="2026-04-24T12:16:00Z" w16du:dateUtc="2026-04-24T11:16:00Z">
              <w:r>
                <w:rPr>
                  <w:rFonts w:ascii="Calibri" w:hAnsi="Calibri" w:cs="Calibri"/>
                  <w:i/>
                  <w:iCs/>
                  <w:color w:val="4F81BD" w:themeColor="accent1"/>
                  <w:sz w:val="20"/>
                  <w:szCs w:val="20"/>
                </w:rPr>
                <w:t xml:space="preserve">Netcracker support </w:t>
              </w:r>
            </w:ins>
          </w:p>
          <w:p w14:paraId="0ED358B8" w14:textId="7C3E488C" w:rsidR="003E296C" w:rsidRDefault="00E60785" w:rsidP="00E60785">
            <w:pPr>
              <w:rPr>
                <w:rFonts w:ascii="Calibri" w:hAnsi="Calibri" w:cs="Calibri"/>
                <w:i/>
                <w:iCs/>
                <w:color w:val="4F81BD" w:themeColor="accent1"/>
                <w:sz w:val="20"/>
                <w:szCs w:val="20"/>
              </w:rPr>
            </w:pPr>
            <w:ins w:id="63" w:author="Claire Rushforth" w:date="2026-04-24T12:16:00Z" w16du:dateUtc="2026-04-24T11:16:00Z">
              <w:r>
                <w:rPr>
                  <w:rFonts w:ascii="Calibri" w:hAnsi="Calibri" w:cs="Calibri"/>
                  <w:i/>
                  <w:iCs/>
                  <w:color w:val="4F81BD" w:themeColor="accent1"/>
                  <w:sz w:val="20"/>
                  <w:szCs w:val="20"/>
                </w:rPr>
                <w:t>ABS support</w:t>
              </w:r>
            </w:ins>
          </w:p>
        </w:tc>
      </w:tr>
      <w:tr w:rsidR="00AB3472" w:rsidRPr="009E21A4" w14:paraId="61CBE00E" w14:textId="77777777" w:rsidTr="00BC15DE">
        <w:tc>
          <w:tcPr>
            <w:tcW w:w="3794" w:type="dxa"/>
          </w:tcPr>
          <w:p w14:paraId="31086198" w14:textId="7429828F" w:rsidR="0056193A" w:rsidRPr="009E21A4" w:rsidRDefault="0056193A" w:rsidP="0056193A">
            <w:pPr>
              <w:rPr>
                <w:rFonts w:ascii="Calibri" w:hAnsi="Calibri" w:cs="Calibri"/>
                <w:sz w:val="20"/>
                <w:szCs w:val="20"/>
              </w:rPr>
            </w:pPr>
            <w:r>
              <w:rPr>
                <w:rFonts w:ascii="Calibri" w:hAnsi="Calibri" w:cs="Calibri"/>
                <w:sz w:val="20"/>
                <w:szCs w:val="20"/>
              </w:rPr>
              <w:t xml:space="preserve">Will CIO or CTO operational teams need to change the way they support our services? </w:t>
            </w:r>
          </w:p>
        </w:tc>
        <w:tc>
          <w:tcPr>
            <w:tcW w:w="1276" w:type="dxa"/>
          </w:tcPr>
          <w:p w14:paraId="2994DC69" w14:textId="6AF54C6D" w:rsidR="0056193A" w:rsidRPr="001D62AE" w:rsidRDefault="0056193A"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316DE4D3" w14:textId="7132FDE9" w:rsidR="0056193A" w:rsidDel="00BE5609" w:rsidRDefault="00BE5609" w:rsidP="0056193A">
            <w:pPr>
              <w:rPr>
                <w:del w:id="64" w:author="Claire Rushforth" w:date="2026-04-24T12:16:00Z" w16du:dateUtc="2026-04-24T11:16:00Z"/>
                <w:rFonts w:ascii="Calibri" w:hAnsi="Calibri" w:cs="Calibri"/>
                <w:i/>
                <w:iCs/>
                <w:color w:val="4F81BD" w:themeColor="accent1"/>
                <w:sz w:val="20"/>
                <w:szCs w:val="20"/>
              </w:rPr>
            </w:pPr>
            <w:ins w:id="65" w:author="Claire Rushforth" w:date="2026-04-24T12:17:00Z" w16du:dateUtc="2026-04-24T11:17:00Z">
              <w:r>
                <w:rPr>
                  <w:rFonts w:ascii="Calibri" w:hAnsi="Calibri" w:cs="Calibri"/>
                  <w:i/>
                  <w:iCs/>
                  <w:color w:val="4F81BD" w:themeColor="accent1"/>
                  <w:sz w:val="20"/>
                  <w:szCs w:val="20"/>
                </w:rPr>
                <w:t xml:space="preserve">Simplify support moving to single core network. </w:t>
              </w:r>
            </w:ins>
            <w:del w:id="66" w:author="Claire Rushforth" w:date="2026-04-24T12:16:00Z" w16du:dateUtc="2026-04-24T11:16:00Z">
              <w:r w:rsidR="00802027" w:rsidDel="00BE5609">
                <w:rPr>
                  <w:rFonts w:ascii="Calibri" w:hAnsi="Calibri" w:cs="Calibri"/>
                  <w:i/>
                  <w:iCs/>
                  <w:color w:val="4F81BD" w:themeColor="accent1"/>
                  <w:sz w:val="20"/>
                  <w:szCs w:val="20"/>
                </w:rPr>
                <w:delText xml:space="preserve">Netcracker support </w:delText>
              </w:r>
            </w:del>
          </w:p>
          <w:p w14:paraId="4ED879F7" w14:textId="52CFCEA7" w:rsidR="00802027" w:rsidRDefault="00802027" w:rsidP="0056193A">
            <w:pPr>
              <w:rPr>
                <w:rFonts w:ascii="Calibri" w:hAnsi="Calibri" w:cs="Calibri"/>
                <w:i/>
                <w:iCs/>
                <w:color w:val="4F81BD" w:themeColor="accent1"/>
                <w:sz w:val="20"/>
                <w:szCs w:val="20"/>
              </w:rPr>
            </w:pPr>
            <w:del w:id="67" w:author="Claire Rushforth" w:date="2026-04-24T12:16:00Z" w16du:dateUtc="2026-04-24T11:16:00Z">
              <w:r w:rsidDel="00BE5609">
                <w:rPr>
                  <w:rFonts w:ascii="Calibri" w:hAnsi="Calibri" w:cs="Calibri"/>
                  <w:i/>
                  <w:iCs/>
                  <w:color w:val="4F81BD" w:themeColor="accent1"/>
                  <w:sz w:val="20"/>
                  <w:szCs w:val="20"/>
                </w:rPr>
                <w:delText>ABS support</w:delText>
              </w:r>
            </w:del>
            <w:r>
              <w:rPr>
                <w:rFonts w:ascii="Calibri" w:hAnsi="Calibri" w:cs="Calibri"/>
                <w:i/>
                <w:iCs/>
                <w:color w:val="4F81BD" w:themeColor="accent1"/>
                <w:sz w:val="20"/>
                <w:szCs w:val="20"/>
              </w:rPr>
              <w:t xml:space="preserve"> </w:t>
            </w:r>
          </w:p>
        </w:tc>
      </w:tr>
      <w:tr w:rsidR="00AB3472" w:rsidRPr="009E21A4" w14:paraId="7AF243AB" w14:textId="77777777" w:rsidTr="00BC15DE">
        <w:tc>
          <w:tcPr>
            <w:tcW w:w="3794" w:type="dxa"/>
          </w:tcPr>
          <w:p w14:paraId="354AE0BE" w14:textId="6DDB35E8" w:rsidR="0056193A" w:rsidRPr="009E21A4" w:rsidRDefault="0056193A" w:rsidP="0056193A">
            <w:pPr>
              <w:rPr>
                <w:rFonts w:ascii="Calibri" w:hAnsi="Calibri" w:cs="Calibri"/>
                <w:sz w:val="20"/>
                <w:szCs w:val="20"/>
              </w:rPr>
            </w:pPr>
            <w:r w:rsidRPr="009E21A4">
              <w:rPr>
                <w:rFonts w:ascii="Calibri" w:hAnsi="Calibri" w:cs="Calibri"/>
                <w:sz w:val="20"/>
                <w:szCs w:val="20"/>
              </w:rPr>
              <w:t xml:space="preserve">Digital channels </w:t>
            </w:r>
            <w:r w:rsidR="00A42479">
              <w:rPr>
                <w:rFonts w:ascii="Calibri" w:hAnsi="Calibri" w:cs="Calibri"/>
                <w:sz w:val="20"/>
                <w:szCs w:val="20"/>
              </w:rPr>
              <w:t xml:space="preserve">or </w:t>
            </w:r>
            <w:r w:rsidRPr="009E21A4">
              <w:rPr>
                <w:rFonts w:ascii="Calibri" w:hAnsi="Calibri" w:cs="Calibri"/>
                <w:sz w:val="20"/>
                <w:szCs w:val="20"/>
              </w:rPr>
              <w:t>App</w:t>
            </w:r>
          </w:p>
        </w:tc>
        <w:tc>
          <w:tcPr>
            <w:tcW w:w="1276" w:type="dxa"/>
          </w:tcPr>
          <w:p w14:paraId="149CABD2" w14:textId="68479E18"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5978661D" w14:textId="6DCB8895" w:rsidR="0056193A" w:rsidRPr="001D62AE" w:rsidRDefault="00802027"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no</w:t>
            </w:r>
            <w:r w:rsidR="0056193A">
              <w:rPr>
                <w:rFonts w:ascii="Calibri" w:hAnsi="Calibri" w:cs="Calibri"/>
                <w:i/>
                <w:iCs/>
                <w:color w:val="4F81BD" w:themeColor="accent1"/>
                <w:sz w:val="20"/>
                <w:szCs w:val="20"/>
              </w:rPr>
              <w:t xml:space="preserve"> </w:t>
            </w:r>
          </w:p>
        </w:tc>
      </w:tr>
      <w:tr w:rsidR="00AB3472" w:rsidRPr="009E21A4" w14:paraId="34335517" w14:textId="77777777" w:rsidTr="00BC15DE">
        <w:tc>
          <w:tcPr>
            <w:tcW w:w="3794" w:type="dxa"/>
          </w:tcPr>
          <w:p w14:paraId="3B1AEEDB" w14:textId="6DCBC545" w:rsidR="0056193A" w:rsidRPr="009E21A4" w:rsidRDefault="0056193A" w:rsidP="0056193A">
            <w:pPr>
              <w:rPr>
                <w:rFonts w:ascii="Calibri" w:hAnsi="Calibri" w:cs="Calibri"/>
                <w:sz w:val="20"/>
                <w:szCs w:val="20"/>
              </w:rPr>
            </w:pPr>
            <w:r w:rsidRPr="009E21A4">
              <w:rPr>
                <w:rFonts w:ascii="Calibri" w:hAnsi="Calibri" w:cs="Calibri"/>
                <w:sz w:val="20"/>
                <w:szCs w:val="20"/>
              </w:rPr>
              <w:t>Commercial</w:t>
            </w:r>
            <w:r w:rsidR="00A42479">
              <w:rPr>
                <w:rFonts w:ascii="Calibri" w:hAnsi="Calibri" w:cs="Calibri"/>
                <w:sz w:val="20"/>
                <w:szCs w:val="20"/>
              </w:rPr>
              <w:t xml:space="preserve"> and </w:t>
            </w:r>
            <w:r w:rsidRPr="009E21A4">
              <w:rPr>
                <w:rFonts w:ascii="Calibri" w:hAnsi="Calibri" w:cs="Calibri"/>
                <w:sz w:val="20"/>
                <w:szCs w:val="20"/>
              </w:rPr>
              <w:t>Product teams</w:t>
            </w:r>
          </w:p>
        </w:tc>
        <w:tc>
          <w:tcPr>
            <w:tcW w:w="1276" w:type="dxa"/>
          </w:tcPr>
          <w:p w14:paraId="134A2B97" w14:textId="04BD428B"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1F770624" w14:textId="4E848275" w:rsidR="0056193A" w:rsidRPr="001D62AE" w:rsidRDefault="004A4EC3"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Wholesale commercial Team </w:t>
            </w:r>
            <w:ins w:id="68" w:author="Claire Rushforth" w:date="2026-04-24T12:17:00Z" w16du:dateUtc="2026-04-24T11:17:00Z">
              <w:r w:rsidR="00C436B0">
                <w:rPr>
                  <w:rFonts w:ascii="Calibri" w:hAnsi="Calibri" w:cs="Calibri"/>
                  <w:i/>
                  <w:iCs/>
                  <w:color w:val="4F81BD" w:themeColor="accent1"/>
                  <w:sz w:val="20"/>
                  <w:szCs w:val="20"/>
                </w:rPr>
                <w:t>(customer facing impact)</w:t>
              </w:r>
            </w:ins>
          </w:p>
        </w:tc>
      </w:tr>
      <w:tr w:rsidR="00AB3472" w:rsidRPr="009E21A4" w14:paraId="4E374036" w14:textId="77777777" w:rsidTr="00BC15DE">
        <w:tc>
          <w:tcPr>
            <w:tcW w:w="3794" w:type="dxa"/>
          </w:tcPr>
          <w:p w14:paraId="30542E2B" w14:textId="195F7A49" w:rsidR="0056193A" w:rsidRPr="009E21A4" w:rsidRDefault="0056193A" w:rsidP="0056193A">
            <w:pPr>
              <w:rPr>
                <w:rFonts w:ascii="Calibri" w:hAnsi="Calibri" w:cs="Calibri"/>
                <w:sz w:val="20"/>
                <w:szCs w:val="20"/>
              </w:rPr>
            </w:pPr>
            <w:r w:rsidRPr="009E21A4">
              <w:rPr>
                <w:rFonts w:ascii="Calibri" w:hAnsi="Calibri" w:cs="Calibri"/>
                <w:sz w:val="20"/>
                <w:szCs w:val="20"/>
              </w:rPr>
              <w:t>Marketing</w:t>
            </w:r>
            <w:r>
              <w:rPr>
                <w:rFonts w:ascii="Calibri" w:hAnsi="Calibri" w:cs="Calibri"/>
                <w:sz w:val="20"/>
                <w:szCs w:val="20"/>
              </w:rPr>
              <w:t xml:space="preserve"> and </w:t>
            </w:r>
            <w:r w:rsidRPr="009E21A4">
              <w:rPr>
                <w:rFonts w:ascii="Calibri" w:hAnsi="Calibri" w:cs="Calibri"/>
                <w:sz w:val="20"/>
                <w:szCs w:val="20"/>
              </w:rPr>
              <w:t>Sales</w:t>
            </w:r>
          </w:p>
        </w:tc>
        <w:tc>
          <w:tcPr>
            <w:tcW w:w="1276" w:type="dxa"/>
          </w:tcPr>
          <w:p w14:paraId="287C0728" w14:textId="6BAE9454"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392B53B6" w14:textId="7CFBEBAE" w:rsidR="0056193A" w:rsidRPr="001D62AE" w:rsidRDefault="00DF0440"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No</w:t>
            </w:r>
          </w:p>
        </w:tc>
      </w:tr>
      <w:tr w:rsidR="00AB3472" w:rsidRPr="009E21A4" w14:paraId="35961882" w14:textId="77777777" w:rsidTr="00BC15DE">
        <w:tc>
          <w:tcPr>
            <w:tcW w:w="3794" w:type="dxa"/>
          </w:tcPr>
          <w:p w14:paraId="38A74251" w14:textId="6731F37B" w:rsidR="0056193A" w:rsidRPr="009E21A4" w:rsidRDefault="0056193A" w:rsidP="0056193A">
            <w:pPr>
              <w:rPr>
                <w:rFonts w:ascii="Calibri" w:hAnsi="Calibri" w:cs="Calibri"/>
                <w:sz w:val="20"/>
                <w:szCs w:val="20"/>
              </w:rPr>
            </w:pPr>
            <w:r w:rsidRPr="009E21A4">
              <w:rPr>
                <w:rFonts w:ascii="Calibri" w:hAnsi="Calibri" w:cs="Calibri"/>
                <w:sz w:val="20"/>
                <w:szCs w:val="20"/>
              </w:rPr>
              <w:t>Shop</w:t>
            </w:r>
            <w:r>
              <w:rPr>
                <w:rFonts w:ascii="Calibri" w:hAnsi="Calibri" w:cs="Calibri"/>
                <w:sz w:val="20"/>
                <w:szCs w:val="20"/>
              </w:rPr>
              <w:t xml:space="preserve"> and </w:t>
            </w:r>
            <w:proofErr w:type="gramStart"/>
            <w:r w:rsidR="00E42B78">
              <w:rPr>
                <w:rFonts w:ascii="Calibri" w:hAnsi="Calibri" w:cs="Calibri"/>
                <w:sz w:val="20"/>
                <w:szCs w:val="20"/>
              </w:rPr>
              <w:t>B</w:t>
            </w:r>
            <w:r w:rsidRPr="009E21A4">
              <w:rPr>
                <w:rFonts w:ascii="Calibri" w:hAnsi="Calibri" w:cs="Calibri"/>
                <w:sz w:val="20"/>
                <w:szCs w:val="20"/>
              </w:rPr>
              <w:t>asket</w:t>
            </w:r>
            <w:proofErr w:type="gramEnd"/>
          </w:p>
        </w:tc>
        <w:tc>
          <w:tcPr>
            <w:tcW w:w="1276" w:type="dxa"/>
          </w:tcPr>
          <w:p w14:paraId="03A7EA15" w14:textId="16F7C5AB"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5BCBD423" w14:textId="5F9C7C57" w:rsidR="0056193A" w:rsidRPr="001D62AE" w:rsidRDefault="0056193A" w:rsidP="0056193A">
            <w:pPr>
              <w:rPr>
                <w:rFonts w:ascii="Calibri" w:hAnsi="Calibri" w:cs="Calibri"/>
                <w:i/>
                <w:iCs/>
                <w:color w:val="4F81BD" w:themeColor="accent1"/>
                <w:sz w:val="20"/>
                <w:szCs w:val="20"/>
              </w:rPr>
            </w:pPr>
          </w:p>
        </w:tc>
      </w:tr>
      <w:tr w:rsidR="00AB3472" w:rsidRPr="009E21A4" w14:paraId="0EE60417" w14:textId="77777777" w:rsidTr="00BC15DE">
        <w:tc>
          <w:tcPr>
            <w:tcW w:w="3794" w:type="dxa"/>
          </w:tcPr>
          <w:p w14:paraId="03F30154" w14:textId="50C0A08E" w:rsidR="009C15F4" w:rsidRPr="009E21A4" w:rsidRDefault="009C15F4" w:rsidP="0056193A">
            <w:pPr>
              <w:rPr>
                <w:rFonts w:ascii="Calibri" w:hAnsi="Calibri" w:cs="Calibri"/>
                <w:sz w:val="20"/>
                <w:szCs w:val="20"/>
              </w:rPr>
            </w:pPr>
            <w:r>
              <w:rPr>
                <w:rFonts w:ascii="Calibri" w:hAnsi="Calibri" w:cs="Calibri"/>
                <w:sz w:val="20"/>
                <w:szCs w:val="20"/>
              </w:rPr>
              <w:lastRenderedPageBreak/>
              <w:t>Retail stores</w:t>
            </w:r>
          </w:p>
        </w:tc>
        <w:tc>
          <w:tcPr>
            <w:tcW w:w="1276" w:type="dxa"/>
          </w:tcPr>
          <w:p w14:paraId="1C86A725" w14:textId="19EC2148" w:rsidR="009C15F4"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74C6EFAF" w14:textId="77777777" w:rsidR="009C15F4" w:rsidRDefault="009C15F4" w:rsidP="0056193A">
            <w:pPr>
              <w:rPr>
                <w:rFonts w:ascii="Calibri" w:hAnsi="Calibri" w:cs="Calibri"/>
                <w:i/>
                <w:iCs/>
                <w:color w:val="4F81BD" w:themeColor="accent1"/>
                <w:sz w:val="20"/>
                <w:szCs w:val="20"/>
              </w:rPr>
            </w:pPr>
          </w:p>
        </w:tc>
      </w:tr>
      <w:tr w:rsidR="00AB3472" w:rsidRPr="009E21A4" w14:paraId="083152B5" w14:textId="77777777" w:rsidTr="00BC15DE">
        <w:tc>
          <w:tcPr>
            <w:tcW w:w="3794" w:type="dxa"/>
          </w:tcPr>
          <w:p w14:paraId="5A370C3D" w14:textId="35EB3C4D" w:rsidR="0056193A" w:rsidRPr="009E21A4" w:rsidRDefault="0056193A" w:rsidP="0056193A">
            <w:pPr>
              <w:rPr>
                <w:rFonts w:ascii="Calibri" w:hAnsi="Calibri" w:cs="Calibri"/>
                <w:sz w:val="20"/>
                <w:szCs w:val="20"/>
              </w:rPr>
            </w:pPr>
            <w:r w:rsidRPr="009E21A4">
              <w:rPr>
                <w:rFonts w:ascii="Calibri" w:hAnsi="Calibri" w:cs="Calibri"/>
                <w:sz w:val="20"/>
                <w:szCs w:val="20"/>
              </w:rPr>
              <w:t>Care</w:t>
            </w:r>
            <w:r>
              <w:rPr>
                <w:rFonts w:ascii="Calibri" w:hAnsi="Calibri" w:cs="Calibri"/>
                <w:sz w:val="20"/>
                <w:szCs w:val="20"/>
              </w:rPr>
              <w:t xml:space="preserve"> and </w:t>
            </w:r>
            <w:r w:rsidRPr="009E21A4">
              <w:rPr>
                <w:rFonts w:ascii="Calibri" w:hAnsi="Calibri" w:cs="Calibri"/>
                <w:sz w:val="20"/>
                <w:szCs w:val="20"/>
              </w:rPr>
              <w:t>Retentions</w:t>
            </w:r>
          </w:p>
        </w:tc>
        <w:tc>
          <w:tcPr>
            <w:tcW w:w="1276" w:type="dxa"/>
          </w:tcPr>
          <w:p w14:paraId="0CDD7846" w14:textId="3D51C6C6"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275BCF6D" w14:textId="05436EE7" w:rsidR="0056193A" w:rsidRPr="001D62AE" w:rsidRDefault="0056193A" w:rsidP="0056193A">
            <w:pPr>
              <w:rPr>
                <w:rFonts w:ascii="Calibri" w:hAnsi="Calibri" w:cs="Calibri"/>
                <w:i/>
                <w:iCs/>
                <w:color w:val="4F81BD" w:themeColor="accent1"/>
                <w:sz w:val="20"/>
                <w:szCs w:val="20"/>
              </w:rPr>
            </w:pPr>
          </w:p>
        </w:tc>
      </w:tr>
      <w:tr w:rsidR="00AB3472" w:rsidRPr="009E21A4" w14:paraId="455010A5" w14:textId="77777777" w:rsidTr="00BC15DE">
        <w:tc>
          <w:tcPr>
            <w:tcW w:w="3794" w:type="dxa"/>
          </w:tcPr>
          <w:p w14:paraId="673E8F84" w14:textId="5904F947" w:rsidR="0056193A" w:rsidRPr="009E21A4" w:rsidRDefault="0056193A" w:rsidP="0056193A">
            <w:pPr>
              <w:rPr>
                <w:rFonts w:ascii="Calibri" w:hAnsi="Calibri" w:cs="Calibri"/>
                <w:sz w:val="20"/>
                <w:szCs w:val="20"/>
              </w:rPr>
            </w:pPr>
            <w:r w:rsidRPr="009E21A4">
              <w:rPr>
                <w:rFonts w:ascii="Calibri" w:hAnsi="Calibri" w:cs="Calibri"/>
                <w:sz w:val="20"/>
                <w:szCs w:val="20"/>
              </w:rPr>
              <w:t>Billing</w:t>
            </w:r>
            <w:r>
              <w:rPr>
                <w:rFonts w:ascii="Calibri" w:hAnsi="Calibri" w:cs="Calibri"/>
                <w:sz w:val="20"/>
                <w:szCs w:val="20"/>
              </w:rPr>
              <w:t xml:space="preserve">, </w:t>
            </w:r>
            <w:r w:rsidRPr="009E21A4">
              <w:rPr>
                <w:rFonts w:ascii="Calibri" w:hAnsi="Calibri" w:cs="Calibri"/>
                <w:sz w:val="20"/>
                <w:szCs w:val="20"/>
              </w:rPr>
              <w:t>Payments</w:t>
            </w:r>
            <w:r>
              <w:rPr>
                <w:rFonts w:ascii="Calibri" w:hAnsi="Calibri" w:cs="Calibri"/>
                <w:sz w:val="20"/>
                <w:szCs w:val="20"/>
              </w:rPr>
              <w:t xml:space="preserve">, Customer </w:t>
            </w:r>
            <w:r w:rsidRPr="009E21A4">
              <w:rPr>
                <w:rFonts w:ascii="Calibri" w:hAnsi="Calibri" w:cs="Calibri"/>
                <w:sz w:val="20"/>
                <w:szCs w:val="20"/>
              </w:rPr>
              <w:t>Finance</w:t>
            </w:r>
            <w:r>
              <w:rPr>
                <w:rFonts w:ascii="Calibri" w:hAnsi="Calibri" w:cs="Calibri"/>
                <w:sz w:val="20"/>
                <w:szCs w:val="20"/>
              </w:rPr>
              <w:t xml:space="preserve">, </w:t>
            </w:r>
            <w:r w:rsidRPr="009E21A4">
              <w:rPr>
                <w:rFonts w:ascii="Calibri" w:hAnsi="Calibri" w:cs="Calibri"/>
                <w:sz w:val="20"/>
                <w:szCs w:val="20"/>
              </w:rPr>
              <w:t>Insurance</w:t>
            </w:r>
          </w:p>
        </w:tc>
        <w:tc>
          <w:tcPr>
            <w:tcW w:w="1276" w:type="dxa"/>
          </w:tcPr>
          <w:p w14:paraId="6614A9C5" w14:textId="070246A6"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41C1DD35" w14:textId="77777777" w:rsidR="0056193A" w:rsidRPr="001D62AE" w:rsidRDefault="0056193A" w:rsidP="0056193A">
            <w:pPr>
              <w:rPr>
                <w:rFonts w:ascii="Calibri" w:hAnsi="Calibri" w:cs="Calibri"/>
                <w:i/>
                <w:iCs/>
                <w:color w:val="4F81BD" w:themeColor="accent1"/>
                <w:sz w:val="20"/>
                <w:szCs w:val="20"/>
              </w:rPr>
            </w:pPr>
          </w:p>
        </w:tc>
      </w:tr>
      <w:tr w:rsidR="00AB3472" w:rsidRPr="009E21A4" w14:paraId="68B3B91C" w14:textId="77777777" w:rsidTr="00BC15DE">
        <w:tc>
          <w:tcPr>
            <w:tcW w:w="3794" w:type="dxa"/>
          </w:tcPr>
          <w:p w14:paraId="67B56644" w14:textId="6DC512ED" w:rsidR="0056193A" w:rsidRPr="009E21A4" w:rsidRDefault="0056193A" w:rsidP="0056193A">
            <w:pPr>
              <w:rPr>
                <w:rFonts w:ascii="Calibri" w:hAnsi="Calibri" w:cs="Calibri"/>
                <w:sz w:val="20"/>
                <w:szCs w:val="20"/>
              </w:rPr>
            </w:pPr>
            <w:r w:rsidRPr="009E21A4">
              <w:rPr>
                <w:rFonts w:ascii="Calibri" w:hAnsi="Calibri" w:cs="Calibri"/>
                <w:sz w:val="20"/>
                <w:szCs w:val="20"/>
              </w:rPr>
              <w:t>Logistics</w:t>
            </w:r>
            <w:r w:rsidR="00C12D36">
              <w:rPr>
                <w:rFonts w:ascii="Calibri" w:hAnsi="Calibri" w:cs="Calibri"/>
                <w:sz w:val="20"/>
                <w:szCs w:val="20"/>
              </w:rPr>
              <w:t xml:space="preserve">, </w:t>
            </w:r>
            <w:r w:rsidRPr="009E21A4">
              <w:rPr>
                <w:rFonts w:ascii="Calibri" w:hAnsi="Calibri" w:cs="Calibri"/>
                <w:sz w:val="20"/>
                <w:szCs w:val="20"/>
              </w:rPr>
              <w:t>supply chain</w:t>
            </w:r>
            <w:r w:rsidR="00C12D36">
              <w:rPr>
                <w:rFonts w:ascii="Calibri" w:hAnsi="Calibri" w:cs="Calibri"/>
                <w:sz w:val="20"/>
                <w:szCs w:val="20"/>
              </w:rPr>
              <w:t xml:space="preserve"> and field</w:t>
            </w:r>
            <w:r w:rsidR="00E66828">
              <w:rPr>
                <w:rFonts w:ascii="Calibri" w:hAnsi="Calibri" w:cs="Calibri"/>
                <w:sz w:val="20"/>
                <w:szCs w:val="20"/>
              </w:rPr>
              <w:t xml:space="preserve"> operations</w:t>
            </w:r>
          </w:p>
        </w:tc>
        <w:tc>
          <w:tcPr>
            <w:tcW w:w="1276" w:type="dxa"/>
          </w:tcPr>
          <w:p w14:paraId="3521262E" w14:textId="73EF0944" w:rsidR="0056193A" w:rsidRPr="001D62AE" w:rsidRDefault="00DF044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3827" w:type="dxa"/>
          </w:tcPr>
          <w:p w14:paraId="53C286A1" w14:textId="3443669F" w:rsidR="0056193A" w:rsidRPr="001D62AE" w:rsidRDefault="0056193A" w:rsidP="0056193A">
            <w:pPr>
              <w:rPr>
                <w:rFonts w:ascii="Calibri" w:hAnsi="Calibri" w:cs="Calibri"/>
                <w:i/>
                <w:iCs/>
                <w:color w:val="4F81BD" w:themeColor="accent1"/>
                <w:sz w:val="20"/>
                <w:szCs w:val="20"/>
              </w:rPr>
            </w:pPr>
          </w:p>
        </w:tc>
      </w:tr>
      <w:tr w:rsidR="00AB3472" w:rsidRPr="009E21A4" w14:paraId="44F6F9EE" w14:textId="77777777" w:rsidTr="00BC15DE">
        <w:tc>
          <w:tcPr>
            <w:tcW w:w="3794" w:type="dxa"/>
          </w:tcPr>
          <w:p w14:paraId="51D15338" w14:textId="77777777" w:rsidR="0056193A" w:rsidRPr="009E21A4" w:rsidRDefault="0056193A" w:rsidP="0056193A">
            <w:pPr>
              <w:rPr>
                <w:rFonts w:ascii="Calibri" w:hAnsi="Calibri" w:cs="Calibri"/>
                <w:sz w:val="20"/>
                <w:szCs w:val="20"/>
              </w:rPr>
            </w:pPr>
            <w:r w:rsidRPr="009E21A4">
              <w:rPr>
                <w:rFonts w:ascii="Calibri" w:hAnsi="Calibri" w:cs="Calibri"/>
                <w:sz w:val="20"/>
                <w:szCs w:val="20"/>
              </w:rPr>
              <w:t>Other: (State)</w:t>
            </w:r>
          </w:p>
        </w:tc>
        <w:tc>
          <w:tcPr>
            <w:tcW w:w="1276" w:type="dxa"/>
          </w:tcPr>
          <w:p w14:paraId="66726255" w14:textId="77777777" w:rsidR="0056193A" w:rsidRPr="001D62AE" w:rsidRDefault="0056193A" w:rsidP="0056193A">
            <w:pPr>
              <w:jc w:val="center"/>
              <w:rPr>
                <w:rFonts w:ascii="Calibri" w:hAnsi="Calibri" w:cs="Calibri"/>
                <w:i/>
                <w:iCs/>
                <w:color w:val="4F81BD" w:themeColor="accent1"/>
                <w:sz w:val="20"/>
                <w:szCs w:val="20"/>
              </w:rPr>
            </w:pPr>
          </w:p>
        </w:tc>
        <w:tc>
          <w:tcPr>
            <w:tcW w:w="3827" w:type="dxa"/>
          </w:tcPr>
          <w:p w14:paraId="4D3352A9" w14:textId="65F872CA" w:rsidR="0056193A" w:rsidRPr="001D62AE" w:rsidRDefault="00DF0440"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Wholesale partner leads O2D and SMB</w:t>
            </w:r>
          </w:p>
        </w:tc>
      </w:tr>
    </w:tbl>
    <w:p w14:paraId="24AA1C0B" w14:textId="77777777" w:rsidR="00073993" w:rsidRDefault="00073993">
      <w:pPr>
        <w:rPr>
          <w:rFonts w:ascii="Calibri" w:hAnsi="Calibri" w:cs="Calibri"/>
          <w:b/>
          <w:bCs/>
        </w:rPr>
      </w:pPr>
    </w:p>
    <w:p w14:paraId="0770F622" w14:textId="5CB4CB47" w:rsidR="00280D0A" w:rsidRPr="001806B0" w:rsidRDefault="00542206" w:rsidP="001E4023">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1175"/>
        <w:gridCol w:w="8662"/>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16608D">
              <w:rPr>
                <w:rFonts w:ascii="Calibri" w:hAnsi="Calibri" w:cs="Calibri"/>
                <w:i/>
                <w:iCs/>
                <w:sz w:val="20"/>
                <w:szCs w:val="20"/>
              </w:rPr>
              <w:t xml:space="preserve">Include links to </w:t>
            </w:r>
            <w:r w:rsidR="00E420CB" w:rsidRPr="0016608D">
              <w:rPr>
                <w:rFonts w:ascii="Calibri" w:hAnsi="Calibri" w:cs="Calibri"/>
                <w:i/>
                <w:iCs/>
                <w:sz w:val="20"/>
                <w:szCs w:val="20"/>
              </w:rPr>
              <w:t>existing</w:t>
            </w:r>
            <w:r w:rsidR="00D95C24" w:rsidRPr="0016608D">
              <w:rPr>
                <w:rFonts w:ascii="Calibri" w:hAnsi="Calibri" w:cs="Calibri"/>
                <w:i/>
                <w:iCs/>
                <w:sz w:val="20"/>
                <w:szCs w:val="20"/>
              </w:rPr>
              <w:t xml:space="preserve"> solution options, blueprints</w:t>
            </w:r>
            <w:r w:rsidR="3326F244" w:rsidRPr="0016608D">
              <w:rPr>
                <w:rFonts w:ascii="Calibri" w:hAnsi="Calibri" w:cs="Calibri"/>
                <w:i/>
                <w:iCs/>
                <w:sz w:val="20"/>
                <w:szCs w:val="20"/>
              </w:rPr>
              <w:t>,</w:t>
            </w:r>
            <w:r w:rsidR="00D95C24" w:rsidRPr="0016608D">
              <w:rPr>
                <w:rFonts w:ascii="Calibri" w:hAnsi="Calibri" w:cs="Calibri"/>
                <w:i/>
                <w:iCs/>
                <w:sz w:val="20"/>
                <w:szCs w:val="20"/>
              </w:rPr>
              <w:t xml:space="preserve"> etc</w:t>
            </w:r>
            <w:r w:rsidR="00FC0EAE" w:rsidRPr="0016608D">
              <w:rPr>
                <w:rFonts w:ascii="Calibri" w:hAnsi="Calibri" w:cs="Calibri"/>
                <w:i/>
                <w:iCs/>
                <w:sz w:val="20"/>
                <w:szCs w:val="20"/>
              </w:rPr>
              <w:t>.</w:t>
            </w:r>
            <w:r w:rsidR="00D95C24" w:rsidRPr="0016608D">
              <w:rPr>
                <w:rFonts w:ascii="Calibri" w:hAnsi="Calibri" w:cs="Calibri"/>
                <w:i/>
                <w:iCs/>
                <w:sz w:val="20"/>
                <w:szCs w:val="20"/>
              </w:rPr>
              <w:t xml:space="preserve"> that</w:t>
            </w:r>
            <w:r w:rsidR="00E420CB" w:rsidRPr="0016608D">
              <w:rPr>
                <w:rFonts w:ascii="Calibri" w:hAnsi="Calibri" w:cs="Calibri"/>
                <w:i/>
                <w:iCs/>
                <w:sz w:val="20"/>
                <w:szCs w:val="20"/>
              </w:rPr>
              <w:t xml:space="preserve"> </w:t>
            </w:r>
            <w:r w:rsidR="00A42479">
              <w:rPr>
                <w:rFonts w:ascii="Calibri" w:hAnsi="Calibri" w:cs="Calibri"/>
                <w:i/>
                <w:iCs/>
                <w:sz w:val="20"/>
                <w:szCs w:val="20"/>
              </w:rPr>
              <w:t>may</w:t>
            </w:r>
            <w:r w:rsidR="00E420CB" w:rsidRPr="0016608D">
              <w:rPr>
                <w:rFonts w:ascii="Calibri" w:hAnsi="Calibri" w:cs="Calibri"/>
                <w:i/>
                <w:iCs/>
                <w:sz w:val="20"/>
                <w:szCs w:val="20"/>
              </w:rPr>
              <w:t xml:space="preserve"> support </w:t>
            </w:r>
            <w:r w:rsidR="00A42479">
              <w:rPr>
                <w:rFonts w:ascii="Calibri" w:hAnsi="Calibri" w:cs="Calibri"/>
                <w:i/>
                <w:iCs/>
                <w:sz w:val="20"/>
                <w:szCs w:val="20"/>
              </w:rPr>
              <w:t>T Shirt sizing</w:t>
            </w:r>
            <w:r w:rsidR="00D95C24" w:rsidRPr="0016608D">
              <w:rPr>
                <w:rFonts w:ascii="Calibri" w:hAnsi="Calibri" w:cs="Calibri"/>
                <w:i/>
                <w:iCs/>
                <w:sz w:val="20"/>
                <w:szCs w:val="20"/>
              </w:rPr>
              <w:t xml:space="preserve">  </w:t>
            </w:r>
          </w:p>
        </w:tc>
        <w:tc>
          <w:tcPr>
            <w:tcW w:w="5103" w:type="dxa"/>
          </w:tcPr>
          <w:p w14:paraId="19AA5E72" w14:textId="54BC20F6" w:rsidR="00061602" w:rsidRPr="001D62AE" w:rsidRDefault="0095426E">
            <w:pPr>
              <w:rPr>
                <w:rFonts w:ascii="Calibri" w:hAnsi="Calibri" w:cs="Calibri"/>
                <w:i/>
                <w:iCs/>
                <w:color w:val="4F81BD" w:themeColor="accent1"/>
                <w:sz w:val="20"/>
                <w:szCs w:val="20"/>
              </w:rPr>
            </w:pPr>
            <w:r w:rsidRPr="0095426E">
              <w:rPr>
                <w:rFonts w:ascii="Calibri" w:hAnsi="Calibri" w:cs="Calibri"/>
                <w:i/>
                <w:iCs/>
                <w:color w:val="4F81BD" w:themeColor="accent1"/>
                <w:sz w:val="20"/>
                <w:szCs w:val="20"/>
              </w:rPr>
              <w:t> </w:t>
            </w:r>
            <w:del w:id="69" w:author="Chris Dollimore (UK)" w:date="2026-04-23T13:54:00Z" w16du:dateUtc="2026-04-23T12:54:00Z">
              <w:r w:rsidRPr="0095426E" w:rsidDel="00D27777">
                <w:rPr>
                  <w:rFonts w:ascii="Calibri" w:hAnsi="Calibri" w:cs="Calibri"/>
                  <w:i/>
                  <w:iCs/>
                  <w:noProof/>
                  <w:color w:val="4F81BD" w:themeColor="accent1"/>
                  <w:sz w:val="20"/>
                  <w:szCs w:val="20"/>
                </w:rPr>
                <w:drawing>
                  <wp:inline distT="0" distB="0" distL="0" distR="0" wp14:anchorId="33A0CBF2" wp14:editId="1DD34589">
                    <wp:extent cx="5274310" cy="2966720"/>
                    <wp:effectExtent l="0" t="0" r="2540" b="5080"/>
                    <wp:docPr id="760662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del>
            <w:ins w:id="70" w:author="Chris Dollimore (UK)" w:date="2026-04-23T13:54:00Z" w16du:dateUtc="2026-04-23T12:54:00Z">
              <w:r w:rsidR="000D5C58" w:rsidRPr="000D5C58">
                <w:rPr>
                  <w:noProof/>
                </w:rPr>
                <w:t xml:space="preserve"> </w:t>
              </w:r>
              <w:r w:rsidR="000D5C58" w:rsidRPr="000D5C58">
                <w:rPr>
                  <w:rFonts w:ascii="Calibri" w:hAnsi="Calibri" w:cs="Calibri"/>
                  <w:i/>
                  <w:iCs/>
                  <w:noProof/>
                  <w:color w:val="4F81BD" w:themeColor="accent1"/>
                  <w:sz w:val="20"/>
                  <w:szCs w:val="20"/>
                </w:rPr>
                <w:drawing>
                  <wp:inline distT="0" distB="0" distL="0" distR="0" wp14:anchorId="106E026B" wp14:editId="675F7944">
                    <wp:extent cx="5274310" cy="2966720"/>
                    <wp:effectExtent l="0" t="0" r="0" b="5080"/>
                    <wp:docPr id="200266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0094" name=""/>
                            <pic:cNvPicPr/>
                          </pic:nvPicPr>
                          <pic:blipFill>
                            <a:blip r:embed="rId13"/>
                            <a:stretch>
                              <a:fillRect/>
                            </a:stretch>
                          </pic:blipFill>
                          <pic:spPr>
                            <a:xfrm>
                              <a:off x="0" y="0"/>
                              <a:ext cx="5274310" cy="2966720"/>
                            </a:xfrm>
                            <a:prstGeom prst="rect">
                              <a:avLst/>
                            </a:prstGeom>
                          </pic:spPr>
                        </pic:pic>
                      </a:graphicData>
                    </a:graphic>
                  </wp:inline>
                </w:drawing>
              </w:r>
            </w:ins>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lastRenderedPageBreak/>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xml:space="preserve">, customer personas </w:t>
            </w:r>
            <w:r w:rsidR="004003CF">
              <w:rPr>
                <w:rFonts w:ascii="Calibri" w:hAnsi="Calibri" w:cs="Calibri"/>
                <w:i/>
                <w:iCs/>
                <w:sz w:val="20"/>
                <w:szCs w:val="20"/>
              </w:rPr>
              <w:t>etc.</w:t>
            </w:r>
          </w:p>
        </w:tc>
        <w:tc>
          <w:tcPr>
            <w:tcW w:w="5103" w:type="dxa"/>
          </w:tcPr>
          <w:p w14:paraId="6D044FCD" w14:textId="4D48E6FB" w:rsidR="005E0887" w:rsidRDefault="00DD0926">
            <w:pPr>
              <w:rPr>
                <w:rFonts w:ascii="Calibri" w:hAnsi="Calibri" w:cs="Calibri"/>
                <w:i/>
                <w:iCs/>
                <w:color w:val="4F81BD" w:themeColor="accent1"/>
                <w:sz w:val="20"/>
                <w:szCs w:val="20"/>
              </w:rPr>
            </w:pPr>
            <w:r w:rsidRPr="00DD0926">
              <w:rPr>
                <w:rFonts w:ascii="Calibri" w:hAnsi="Calibri" w:cs="Calibri"/>
                <w:i/>
                <w:iCs/>
                <w:color w:val="4F81BD" w:themeColor="accent1"/>
                <w:sz w:val="20"/>
                <w:szCs w:val="20"/>
              </w:rPr>
              <w:t> </w:t>
            </w:r>
            <w:r w:rsidR="005E0887" w:rsidRPr="005E0887">
              <w:rPr>
                <w:rFonts w:ascii="Calibri" w:hAnsi="Calibri" w:cs="Calibri"/>
                <w:i/>
                <w:iCs/>
                <w:color w:val="4F81BD" w:themeColor="accent1"/>
                <w:sz w:val="20"/>
                <w:szCs w:val="20"/>
              </w:rPr>
              <w:t> </w:t>
            </w:r>
            <w:r w:rsidR="0095426E" w:rsidRPr="0095426E">
              <w:rPr>
                <w:rFonts w:ascii="Calibri" w:hAnsi="Calibri" w:cs="Calibri"/>
                <w:i/>
                <w:iCs/>
                <w:color w:val="4F81BD" w:themeColor="accent1"/>
                <w:sz w:val="20"/>
                <w:szCs w:val="20"/>
              </w:rPr>
              <w:t> </w:t>
            </w:r>
            <w:r w:rsidR="0095426E" w:rsidRPr="0095426E">
              <w:rPr>
                <w:rFonts w:ascii="Calibri" w:hAnsi="Calibri" w:cs="Calibri"/>
                <w:i/>
                <w:iCs/>
                <w:noProof/>
                <w:color w:val="4F81BD" w:themeColor="accent1"/>
                <w:sz w:val="20"/>
                <w:szCs w:val="20"/>
              </w:rPr>
              <w:drawing>
                <wp:inline distT="0" distB="0" distL="0" distR="0" wp14:anchorId="21A1A4A4" wp14:editId="0E0768B7">
                  <wp:extent cx="5274310" cy="2966720"/>
                  <wp:effectExtent l="0" t="0" r="2540" b="5080"/>
                  <wp:docPr id="740762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2AB80F84" w14:textId="30548413" w:rsidR="005E0887" w:rsidRDefault="005E0887">
            <w:pPr>
              <w:rPr>
                <w:rFonts w:ascii="Calibri" w:hAnsi="Calibri" w:cs="Calibri"/>
                <w:b/>
                <w:bCs/>
                <w:color w:val="4F81BD" w:themeColor="accent1"/>
                <w:sz w:val="20"/>
                <w:szCs w:val="20"/>
              </w:rPr>
            </w:pPr>
            <w:r w:rsidRPr="005E0887">
              <w:rPr>
                <w:rFonts w:ascii="Calibri" w:hAnsi="Calibri" w:cs="Calibri"/>
                <w:b/>
                <w:bCs/>
                <w:color w:val="4F81BD" w:themeColor="accent1"/>
                <w:sz w:val="20"/>
                <w:szCs w:val="20"/>
              </w:rPr>
              <w:t> </w:t>
            </w:r>
            <w:r w:rsidRPr="005E0887">
              <w:rPr>
                <w:rFonts w:ascii="Calibri" w:hAnsi="Calibri" w:cs="Calibri"/>
                <w:b/>
                <w:bCs/>
                <w:noProof/>
                <w:color w:val="4F81BD" w:themeColor="accent1"/>
                <w:sz w:val="20"/>
                <w:szCs w:val="20"/>
              </w:rPr>
              <w:drawing>
                <wp:inline distT="0" distB="0" distL="0" distR="0" wp14:anchorId="552BE457" wp14:editId="5F0079FB">
                  <wp:extent cx="5274310" cy="2966720"/>
                  <wp:effectExtent l="0" t="0" r="2540" b="5080"/>
                  <wp:docPr id="1075020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752B7D49" w14:textId="59764EC0" w:rsidR="00300DD6" w:rsidRPr="001D62AE" w:rsidRDefault="005E0887">
            <w:pPr>
              <w:rPr>
                <w:rFonts w:ascii="Calibri" w:hAnsi="Calibri" w:cs="Calibri"/>
                <w:b/>
                <w:bCs/>
                <w:color w:val="4F81BD" w:themeColor="accent1"/>
                <w:sz w:val="20"/>
                <w:szCs w:val="20"/>
              </w:rPr>
            </w:pPr>
            <w:r w:rsidRPr="005E0887">
              <w:rPr>
                <w:rFonts w:ascii="Calibri" w:hAnsi="Calibri" w:cs="Calibri"/>
                <w:i/>
                <w:iCs/>
                <w:noProof/>
                <w:color w:val="4F81BD" w:themeColor="accent1"/>
                <w:sz w:val="20"/>
                <w:szCs w:val="20"/>
              </w:rPr>
              <w:lastRenderedPageBreak/>
              <w:drawing>
                <wp:inline distT="0" distB="0" distL="0" distR="0" wp14:anchorId="0AF5A7A3" wp14:editId="56F24DAB">
                  <wp:extent cx="5274310" cy="2966720"/>
                  <wp:effectExtent l="0" t="0" r="2540" b="5080"/>
                  <wp:docPr id="1329071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proofErr w:type="spellStart"/>
            <w:r w:rsidRPr="007962CF">
              <w:rPr>
                <w:rFonts w:ascii="Calibri" w:hAnsi="Calibri" w:cs="Calibri"/>
                <w:b/>
                <w:bCs/>
                <w:i/>
                <w:iCs/>
                <w:sz w:val="20"/>
                <w:szCs w:val="20"/>
              </w:rPr>
              <w:t>Mobilisation</w:t>
            </w:r>
            <w:proofErr w:type="spellEnd"/>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7"/>
      <w:headerReference w:type="default" r:id="rId18"/>
      <w:headerReference w:type="first" r:id="rId19"/>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C2750" w14:textId="77777777" w:rsidR="00104E13" w:rsidRDefault="00104E13" w:rsidP="006540C6">
      <w:pPr>
        <w:spacing w:after="0" w:line="240" w:lineRule="auto"/>
      </w:pPr>
      <w:r>
        <w:separator/>
      </w:r>
    </w:p>
  </w:endnote>
  <w:endnote w:type="continuationSeparator" w:id="0">
    <w:p w14:paraId="1AB2BBED" w14:textId="77777777" w:rsidR="00104E13" w:rsidRDefault="00104E13"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576D9" w14:textId="77777777" w:rsidR="00104E13" w:rsidRDefault="00104E13" w:rsidP="006540C6">
      <w:pPr>
        <w:spacing w:after="0" w:line="240" w:lineRule="auto"/>
      </w:pPr>
      <w:r>
        <w:separator/>
      </w:r>
    </w:p>
  </w:footnote>
  <w:footnote w:type="continuationSeparator" w:id="0">
    <w:p w14:paraId="5479A67C" w14:textId="77777777" w:rsidR="00104E13" w:rsidRDefault="00104E13"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E2B8A1A-EF3A-4F88-8A81-79A30A25FE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0EAF90A-124D-4773-9307-30B6AC51301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DB9988-EE60-4E57-9E2D-EC868B3E5D4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3F94616"/>
    <w:multiLevelType w:val="multilevel"/>
    <w:tmpl w:val="FFC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7D2426"/>
    <w:multiLevelType w:val="multilevel"/>
    <w:tmpl w:val="E058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20"/>
  </w:num>
  <w:num w:numId="12" w16cid:durableId="1692032458">
    <w:abstractNumId w:val="16"/>
  </w:num>
  <w:num w:numId="13" w16cid:durableId="1688869075">
    <w:abstractNumId w:val="19"/>
  </w:num>
  <w:num w:numId="14" w16cid:durableId="1788500100">
    <w:abstractNumId w:val="15"/>
  </w:num>
  <w:num w:numId="15" w16cid:durableId="1098020669">
    <w:abstractNumId w:val="10"/>
  </w:num>
  <w:num w:numId="16" w16cid:durableId="1163862706">
    <w:abstractNumId w:val="14"/>
  </w:num>
  <w:num w:numId="17" w16cid:durableId="521743960">
    <w:abstractNumId w:val="11"/>
  </w:num>
  <w:num w:numId="18" w16cid:durableId="1867867120">
    <w:abstractNumId w:val="12"/>
  </w:num>
  <w:num w:numId="19" w16cid:durableId="2006660724">
    <w:abstractNumId w:val="13"/>
  </w:num>
  <w:num w:numId="20" w16cid:durableId="956718646">
    <w:abstractNumId w:val="22"/>
  </w:num>
  <w:num w:numId="21" w16cid:durableId="1981038578">
    <w:abstractNumId w:val="21"/>
  </w:num>
  <w:num w:numId="22" w16cid:durableId="482280856">
    <w:abstractNumId w:val="18"/>
  </w:num>
  <w:num w:numId="23" w16cid:durableId="17465972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Rushforth">
    <w15:presenceInfo w15:providerId="AD" w15:userId="S::claire.moss@virginmediao2.co.uk::a6ea6a0e-7fcb-4ec6-942b-14d20fbec1e1"/>
  </w15:person>
  <w15:person w15:author="Chris Dollimore (UK)">
    <w15:presenceInfo w15:providerId="AD" w15:userId="S::Chris.Dollimore@virginmediao2.co.uk::7bb6378f-54ec-4147-92f5-717ee84264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D6"/>
    <w:rsid w:val="00002A62"/>
    <w:rsid w:val="000040A0"/>
    <w:rsid w:val="000072D2"/>
    <w:rsid w:val="000119C8"/>
    <w:rsid w:val="00014939"/>
    <w:rsid w:val="00015A60"/>
    <w:rsid w:val="00017219"/>
    <w:rsid w:val="000217D7"/>
    <w:rsid w:val="00022008"/>
    <w:rsid w:val="00022DB6"/>
    <w:rsid w:val="0002487C"/>
    <w:rsid w:val="00024B88"/>
    <w:rsid w:val="00025447"/>
    <w:rsid w:val="0002645F"/>
    <w:rsid w:val="00030F34"/>
    <w:rsid w:val="00032657"/>
    <w:rsid w:val="00034616"/>
    <w:rsid w:val="00034849"/>
    <w:rsid w:val="00042248"/>
    <w:rsid w:val="00042369"/>
    <w:rsid w:val="00053FC4"/>
    <w:rsid w:val="00055302"/>
    <w:rsid w:val="00055438"/>
    <w:rsid w:val="000564AF"/>
    <w:rsid w:val="00057D3A"/>
    <w:rsid w:val="0006063C"/>
    <w:rsid w:val="00060FC8"/>
    <w:rsid w:val="00061503"/>
    <w:rsid w:val="00061602"/>
    <w:rsid w:val="000618AE"/>
    <w:rsid w:val="0006466C"/>
    <w:rsid w:val="00065A06"/>
    <w:rsid w:val="00066F8A"/>
    <w:rsid w:val="00070200"/>
    <w:rsid w:val="00073993"/>
    <w:rsid w:val="00073A0D"/>
    <w:rsid w:val="00073F23"/>
    <w:rsid w:val="00074DC0"/>
    <w:rsid w:val="00075611"/>
    <w:rsid w:val="000808F2"/>
    <w:rsid w:val="00081A40"/>
    <w:rsid w:val="000821C7"/>
    <w:rsid w:val="0008484E"/>
    <w:rsid w:val="0008531E"/>
    <w:rsid w:val="000877B6"/>
    <w:rsid w:val="000939AE"/>
    <w:rsid w:val="0009426D"/>
    <w:rsid w:val="000942B0"/>
    <w:rsid w:val="000A3B73"/>
    <w:rsid w:val="000A4CFC"/>
    <w:rsid w:val="000A5631"/>
    <w:rsid w:val="000A68A6"/>
    <w:rsid w:val="000A6E25"/>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1A3"/>
    <w:rsid w:val="000D5C58"/>
    <w:rsid w:val="000D5F54"/>
    <w:rsid w:val="000D6A19"/>
    <w:rsid w:val="000E3FF0"/>
    <w:rsid w:val="000E4E0E"/>
    <w:rsid w:val="000F1585"/>
    <w:rsid w:val="000F5BF5"/>
    <w:rsid w:val="000F5F2F"/>
    <w:rsid w:val="001005B7"/>
    <w:rsid w:val="00101DAC"/>
    <w:rsid w:val="00102528"/>
    <w:rsid w:val="00103433"/>
    <w:rsid w:val="00104986"/>
    <w:rsid w:val="00104E13"/>
    <w:rsid w:val="00105F89"/>
    <w:rsid w:val="001070B2"/>
    <w:rsid w:val="00107978"/>
    <w:rsid w:val="0011082C"/>
    <w:rsid w:val="00111AAB"/>
    <w:rsid w:val="001121E5"/>
    <w:rsid w:val="001135BE"/>
    <w:rsid w:val="001141EB"/>
    <w:rsid w:val="00115B74"/>
    <w:rsid w:val="001172E2"/>
    <w:rsid w:val="00122ABE"/>
    <w:rsid w:val="00124383"/>
    <w:rsid w:val="001267AE"/>
    <w:rsid w:val="00127F43"/>
    <w:rsid w:val="001308D4"/>
    <w:rsid w:val="00130ABB"/>
    <w:rsid w:val="00130FD6"/>
    <w:rsid w:val="00135F88"/>
    <w:rsid w:val="0013637F"/>
    <w:rsid w:val="00137A01"/>
    <w:rsid w:val="00140BD2"/>
    <w:rsid w:val="001415A0"/>
    <w:rsid w:val="00146044"/>
    <w:rsid w:val="0015074B"/>
    <w:rsid w:val="001544A3"/>
    <w:rsid w:val="00156AF1"/>
    <w:rsid w:val="00161448"/>
    <w:rsid w:val="00163F80"/>
    <w:rsid w:val="0016608D"/>
    <w:rsid w:val="0017015B"/>
    <w:rsid w:val="00170713"/>
    <w:rsid w:val="00171101"/>
    <w:rsid w:val="00172765"/>
    <w:rsid w:val="001738CE"/>
    <w:rsid w:val="0017556D"/>
    <w:rsid w:val="001756B1"/>
    <w:rsid w:val="001757A5"/>
    <w:rsid w:val="00176328"/>
    <w:rsid w:val="0018064F"/>
    <w:rsid w:val="001806B0"/>
    <w:rsid w:val="0018087E"/>
    <w:rsid w:val="00180ED7"/>
    <w:rsid w:val="00183BC7"/>
    <w:rsid w:val="001844B2"/>
    <w:rsid w:val="00184F1B"/>
    <w:rsid w:val="0018631A"/>
    <w:rsid w:val="001865B9"/>
    <w:rsid w:val="001906A5"/>
    <w:rsid w:val="001910EF"/>
    <w:rsid w:val="00191D96"/>
    <w:rsid w:val="001924B8"/>
    <w:rsid w:val="001939B5"/>
    <w:rsid w:val="0019697E"/>
    <w:rsid w:val="00197FCA"/>
    <w:rsid w:val="001A03E7"/>
    <w:rsid w:val="001A141B"/>
    <w:rsid w:val="001A7DB7"/>
    <w:rsid w:val="001B04A9"/>
    <w:rsid w:val="001B1C15"/>
    <w:rsid w:val="001B1C8C"/>
    <w:rsid w:val="001B51F5"/>
    <w:rsid w:val="001B5AF9"/>
    <w:rsid w:val="001B6F71"/>
    <w:rsid w:val="001B7854"/>
    <w:rsid w:val="001B7E0E"/>
    <w:rsid w:val="001C1E63"/>
    <w:rsid w:val="001C5C99"/>
    <w:rsid w:val="001C6233"/>
    <w:rsid w:val="001D3629"/>
    <w:rsid w:val="001D62AE"/>
    <w:rsid w:val="001D68FF"/>
    <w:rsid w:val="001E16BA"/>
    <w:rsid w:val="001E358E"/>
    <w:rsid w:val="001E4023"/>
    <w:rsid w:val="001F0A77"/>
    <w:rsid w:val="001F20D8"/>
    <w:rsid w:val="001F2936"/>
    <w:rsid w:val="001F5862"/>
    <w:rsid w:val="001F7116"/>
    <w:rsid w:val="001F7D62"/>
    <w:rsid w:val="0020181A"/>
    <w:rsid w:val="00201D90"/>
    <w:rsid w:val="0020435B"/>
    <w:rsid w:val="00205FE3"/>
    <w:rsid w:val="00214B6F"/>
    <w:rsid w:val="002155D2"/>
    <w:rsid w:val="00215BBA"/>
    <w:rsid w:val="00221F31"/>
    <w:rsid w:val="00222120"/>
    <w:rsid w:val="00223B80"/>
    <w:rsid w:val="00226A70"/>
    <w:rsid w:val="002309F5"/>
    <w:rsid w:val="00233E1C"/>
    <w:rsid w:val="00234127"/>
    <w:rsid w:val="00234140"/>
    <w:rsid w:val="002346F3"/>
    <w:rsid w:val="0024140D"/>
    <w:rsid w:val="0024397D"/>
    <w:rsid w:val="002509B5"/>
    <w:rsid w:val="00252F1C"/>
    <w:rsid w:val="00254BB5"/>
    <w:rsid w:val="00255D58"/>
    <w:rsid w:val="00256D22"/>
    <w:rsid w:val="00260C0C"/>
    <w:rsid w:val="002635BE"/>
    <w:rsid w:val="002677BD"/>
    <w:rsid w:val="002711B7"/>
    <w:rsid w:val="00271441"/>
    <w:rsid w:val="00272203"/>
    <w:rsid w:val="002738B3"/>
    <w:rsid w:val="002755E0"/>
    <w:rsid w:val="002757F6"/>
    <w:rsid w:val="002765EC"/>
    <w:rsid w:val="00280823"/>
    <w:rsid w:val="00280D0A"/>
    <w:rsid w:val="00281B22"/>
    <w:rsid w:val="00281D61"/>
    <w:rsid w:val="00283518"/>
    <w:rsid w:val="00284CEE"/>
    <w:rsid w:val="00286BB5"/>
    <w:rsid w:val="00287305"/>
    <w:rsid w:val="002878CA"/>
    <w:rsid w:val="00290B5D"/>
    <w:rsid w:val="002921BD"/>
    <w:rsid w:val="002922F6"/>
    <w:rsid w:val="00295944"/>
    <w:rsid w:val="002962AF"/>
    <w:rsid w:val="0029639D"/>
    <w:rsid w:val="00296EAD"/>
    <w:rsid w:val="002A3361"/>
    <w:rsid w:val="002A3DA8"/>
    <w:rsid w:val="002A523D"/>
    <w:rsid w:val="002A6326"/>
    <w:rsid w:val="002A6E31"/>
    <w:rsid w:val="002B30E2"/>
    <w:rsid w:val="002B5D04"/>
    <w:rsid w:val="002B5F19"/>
    <w:rsid w:val="002B5FE4"/>
    <w:rsid w:val="002C0A57"/>
    <w:rsid w:val="002C2A46"/>
    <w:rsid w:val="002D097D"/>
    <w:rsid w:val="002D4BF6"/>
    <w:rsid w:val="002D667D"/>
    <w:rsid w:val="002E62A4"/>
    <w:rsid w:val="002E6CD7"/>
    <w:rsid w:val="002E7ACA"/>
    <w:rsid w:val="002F0E54"/>
    <w:rsid w:val="002F31FA"/>
    <w:rsid w:val="003002A3"/>
    <w:rsid w:val="003005BD"/>
    <w:rsid w:val="00300DD6"/>
    <w:rsid w:val="00301D71"/>
    <w:rsid w:val="003030F4"/>
    <w:rsid w:val="003035BA"/>
    <w:rsid w:val="00304701"/>
    <w:rsid w:val="00312688"/>
    <w:rsid w:val="003153E9"/>
    <w:rsid w:val="003165C1"/>
    <w:rsid w:val="00322859"/>
    <w:rsid w:val="003247AD"/>
    <w:rsid w:val="00326F90"/>
    <w:rsid w:val="003301AA"/>
    <w:rsid w:val="00331158"/>
    <w:rsid w:val="00334F22"/>
    <w:rsid w:val="00336D1B"/>
    <w:rsid w:val="003408D0"/>
    <w:rsid w:val="0034205A"/>
    <w:rsid w:val="00342377"/>
    <w:rsid w:val="003436BF"/>
    <w:rsid w:val="003449AF"/>
    <w:rsid w:val="00347241"/>
    <w:rsid w:val="00350449"/>
    <w:rsid w:val="003523B4"/>
    <w:rsid w:val="00353EED"/>
    <w:rsid w:val="003540C6"/>
    <w:rsid w:val="00354437"/>
    <w:rsid w:val="00354D64"/>
    <w:rsid w:val="003663C3"/>
    <w:rsid w:val="0036646B"/>
    <w:rsid w:val="003713AA"/>
    <w:rsid w:val="00373877"/>
    <w:rsid w:val="00374E28"/>
    <w:rsid w:val="00375653"/>
    <w:rsid w:val="00377317"/>
    <w:rsid w:val="003800C5"/>
    <w:rsid w:val="00381335"/>
    <w:rsid w:val="00382022"/>
    <w:rsid w:val="00385462"/>
    <w:rsid w:val="0038635A"/>
    <w:rsid w:val="00390B76"/>
    <w:rsid w:val="003918CB"/>
    <w:rsid w:val="00391CB3"/>
    <w:rsid w:val="003941ED"/>
    <w:rsid w:val="003A1E9E"/>
    <w:rsid w:val="003A4D9A"/>
    <w:rsid w:val="003A5067"/>
    <w:rsid w:val="003A5F83"/>
    <w:rsid w:val="003B00BC"/>
    <w:rsid w:val="003B0AEA"/>
    <w:rsid w:val="003C31B4"/>
    <w:rsid w:val="003C43DE"/>
    <w:rsid w:val="003C44DB"/>
    <w:rsid w:val="003C7228"/>
    <w:rsid w:val="003C78FA"/>
    <w:rsid w:val="003C7A2D"/>
    <w:rsid w:val="003D2A18"/>
    <w:rsid w:val="003D31CA"/>
    <w:rsid w:val="003D4305"/>
    <w:rsid w:val="003D46FE"/>
    <w:rsid w:val="003D4A3D"/>
    <w:rsid w:val="003E296C"/>
    <w:rsid w:val="003E46E1"/>
    <w:rsid w:val="003E7153"/>
    <w:rsid w:val="003F0058"/>
    <w:rsid w:val="003F2129"/>
    <w:rsid w:val="003F4F88"/>
    <w:rsid w:val="003F6622"/>
    <w:rsid w:val="003F6AE6"/>
    <w:rsid w:val="004003CF"/>
    <w:rsid w:val="0040314D"/>
    <w:rsid w:val="00403645"/>
    <w:rsid w:val="00407943"/>
    <w:rsid w:val="00410B3B"/>
    <w:rsid w:val="00413FDB"/>
    <w:rsid w:val="00415DBE"/>
    <w:rsid w:val="00417231"/>
    <w:rsid w:val="004201DD"/>
    <w:rsid w:val="0042041A"/>
    <w:rsid w:val="004218BA"/>
    <w:rsid w:val="0042537F"/>
    <w:rsid w:val="00432682"/>
    <w:rsid w:val="00434853"/>
    <w:rsid w:val="0043660D"/>
    <w:rsid w:val="004373A5"/>
    <w:rsid w:val="00440B25"/>
    <w:rsid w:val="00443431"/>
    <w:rsid w:val="004446BB"/>
    <w:rsid w:val="004502A7"/>
    <w:rsid w:val="0045144E"/>
    <w:rsid w:val="004538ED"/>
    <w:rsid w:val="0045562D"/>
    <w:rsid w:val="004577B5"/>
    <w:rsid w:val="004646B8"/>
    <w:rsid w:val="0046478C"/>
    <w:rsid w:val="0046721E"/>
    <w:rsid w:val="00473845"/>
    <w:rsid w:val="004758F8"/>
    <w:rsid w:val="0048235B"/>
    <w:rsid w:val="0048295B"/>
    <w:rsid w:val="0048523C"/>
    <w:rsid w:val="004867CC"/>
    <w:rsid w:val="0049619B"/>
    <w:rsid w:val="004A4EC3"/>
    <w:rsid w:val="004A6293"/>
    <w:rsid w:val="004A759F"/>
    <w:rsid w:val="004B2641"/>
    <w:rsid w:val="004B28CC"/>
    <w:rsid w:val="004B2C55"/>
    <w:rsid w:val="004B4E6D"/>
    <w:rsid w:val="004C1338"/>
    <w:rsid w:val="004C29E2"/>
    <w:rsid w:val="004C32CB"/>
    <w:rsid w:val="004C4642"/>
    <w:rsid w:val="004C7EA5"/>
    <w:rsid w:val="004D177F"/>
    <w:rsid w:val="004D582B"/>
    <w:rsid w:val="004E47E9"/>
    <w:rsid w:val="004E486C"/>
    <w:rsid w:val="004E664B"/>
    <w:rsid w:val="004F2DCA"/>
    <w:rsid w:val="004F3CED"/>
    <w:rsid w:val="005007C0"/>
    <w:rsid w:val="00502024"/>
    <w:rsid w:val="00504C1F"/>
    <w:rsid w:val="00505CED"/>
    <w:rsid w:val="00511EA1"/>
    <w:rsid w:val="005203EA"/>
    <w:rsid w:val="00520FA7"/>
    <w:rsid w:val="005225FE"/>
    <w:rsid w:val="00524017"/>
    <w:rsid w:val="0052405F"/>
    <w:rsid w:val="005252FB"/>
    <w:rsid w:val="00525EA5"/>
    <w:rsid w:val="0053220C"/>
    <w:rsid w:val="0053403A"/>
    <w:rsid w:val="00542206"/>
    <w:rsid w:val="00542FAD"/>
    <w:rsid w:val="00543F14"/>
    <w:rsid w:val="005470DA"/>
    <w:rsid w:val="00547E5B"/>
    <w:rsid w:val="00552443"/>
    <w:rsid w:val="00552B69"/>
    <w:rsid w:val="00552C9B"/>
    <w:rsid w:val="00553340"/>
    <w:rsid w:val="005537DF"/>
    <w:rsid w:val="0056114B"/>
    <w:rsid w:val="00561354"/>
    <w:rsid w:val="0056193A"/>
    <w:rsid w:val="005641C3"/>
    <w:rsid w:val="00564693"/>
    <w:rsid w:val="005669B4"/>
    <w:rsid w:val="00570746"/>
    <w:rsid w:val="00574547"/>
    <w:rsid w:val="0057570F"/>
    <w:rsid w:val="00576B6F"/>
    <w:rsid w:val="00577308"/>
    <w:rsid w:val="00577580"/>
    <w:rsid w:val="005802A3"/>
    <w:rsid w:val="00580B86"/>
    <w:rsid w:val="005812C1"/>
    <w:rsid w:val="00583E64"/>
    <w:rsid w:val="00587025"/>
    <w:rsid w:val="0059024C"/>
    <w:rsid w:val="005921AB"/>
    <w:rsid w:val="00594626"/>
    <w:rsid w:val="005953F1"/>
    <w:rsid w:val="005A1308"/>
    <w:rsid w:val="005A28C0"/>
    <w:rsid w:val="005A2A86"/>
    <w:rsid w:val="005A3428"/>
    <w:rsid w:val="005B1A44"/>
    <w:rsid w:val="005B40E3"/>
    <w:rsid w:val="005B72A7"/>
    <w:rsid w:val="005B762D"/>
    <w:rsid w:val="005B7B31"/>
    <w:rsid w:val="005B7FB8"/>
    <w:rsid w:val="005C07F2"/>
    <w:rsid w:val="005C13CA"/>
    <w:rsid w:val="005C3C4A"/>
    <w:rsid w:val="005C67F3"/>
    <w:rsid w:val="005D1461"/>
    <w:rsid w:val="005D1C07"/>
    <w:rsid w:val="005D2D95"/>
    <w:rsid w:val="005D604D"/>
    <w:rsid w:val="005D61E6"/>
    <w:rsid w:val="005E080C"/>
    <w:rsid w:val="005E0887"/>
    <w:rsid w:val="005E36D9"/>
    <w:rsid w:val="005E6B15"/>
    <w:rsid w:val="005F0266"/>
    <w:rsid w:val="005F7203"/>
    <w:rsid w:val="006010E8"/>
    <w:rsid w:val="00607FCB"/>
    <w:rsid w:val="00612C20"/>
    <w:rsid w:val="0061394A"/>
    <w:rsid w:val="00616339"/>
    <w:rsid w:val="00620E68"/>
    <w:rsid w:val="00621AF9"/>
    <w:rsid w:val="00624AED"/>
    <w:rsid w:val="00626099"/>
    <w:rsid w:val="00630B24"/>
    <w:rsid w:val="006312B1"/>
    <w:rsid w:val="006317CC"/>
    <w:rsid w:val="00631AA5"/>
    <w:rsid w:val="00632EEE"/>
    <w:rsid w:val="00632F3D"/>
    <w:rsid w:val="00633695"/>
    <w:rsid w:val="00633867"/>
    <w:rsid w:val="006353E6"/>
    <w:rsid w:val="0064120A"/>
    <w:rsid w:val="00641C02"/>
    <w:rsid w:val="00643C05"/>
    <w:rsid w:val="00646D40"/>
    <w:rsid w:val="0065080D"/>
    <w:rsid w:val="00650DCB"/>
    <w:rsid w:val="00651909"/>
    <w:rsid w:val="00652A7C"/>
    <w:rsid w:val="006540C6"/>
    <w:rsid w:val="00660EA5"/>
    <w:rsid w:val="006619D8"/>
    <w:rsid w:val="00670D9F"/>
    <w:rsid w:val="00672216"/>
    <w:rsid w:val="00673152"/>
    <w:rsid w:val="006744C3"/>
    <w:rsid w:val="00674887"/>
    <w:rsid w:val="00674C9F"/>
    <w:rsid w:val="0067566B"/>
    <w:rsid w:val="00676685"/>
    <w:rsid w:val="00676C24"/>
    <w:rsid w:val="00680A82"/>
    <w:rsid w:val="00681590"/>
    <w:rsid w:val="006828C4"/>
    <w:rsid w:val="006835FC"/>
    <w:rsid w:val="00684B71"/>
    <w:rsid w:val="00686993"/>
    <w:rsid w:val="006875DF"/>
    <w:rsid w:val="006909A1"/>
    <w:rsid w:val="0069134D"/>
    <w:rsid w:val="0069408B"/>
    <w:rsid w:val="006948EA"/>
    <w:rsid w:val="00696879"/>
    <w:rsid w:val="006A1C53"/>
    <w:rsid w:val="006A2025"/>
    <w:rsid w:val="006A7722"/>
    <w:rsid w:val="006B25E5"/>
    <w:rsid w:val="006B30F8"/>
    <w:rsid w:val="006B3915"/>
    <w:rsid w:val="006B59AA"/>
    <w:rsid w:val="006C29E3"/>
    <w:rsid w:val="006C31DD"/>
    <w:rsid w:val="006C4C16"/>
    <w:rsid w:val="006C5049"/>
    <w:rsid w:val="006C6229"/>
    <w:rsid w:val="006C7B23"/>
    <w:rsid w:val="006D05F5"/>
    <w:rsid w:val="006D486D"/>
    <w:rsid w:val="006D747E"/>
    <w:rsid w:val="006E1716"/>
    <w:rsid w:val="006E381D"/>
    <w:rsid w:val="006E4299"/>
    <w:rsid w:val="006E43C4"/>
    <w:rsid w:val="006E6E8D"/>
    <w:rsid w:val="006E7C05"/>
    <w:rsid w:val="006F0DBA"/>
    <w:rsid w:val="006F19EF"/>
    <w:rsid w:val="006F1C9A"/>
    <w:rsid w:val="006F280C"/>
    <w:rsid w:val="006F2F12"/>
    <w:rsid w:val="006F33CB"/>
    <w:rsid w:val="006F6E5C"/>
    <w:rsid w:val="00701AE5"/>
    <w:rsid w:val="0070239F"/>
    <w:rsid w:val="00706F8E"/>
    <w:rsid w:val="007115D7"/>
    <w:rsid w:val="00713E07"/>
    <w:rsid w:val="00713FB2"/>
    <w:rsid w:val="00717E81"/>
    <w:rsid w:val="00721040"/>
    <w:rsid w:val="00721444"/>
    <w:rsid w:val="00726983"/>
    <w:rsid w:val="007274F2"/>
    <w:rsid w:val="007373A5"/>
    <w:rsid w:val="007402A5"/>
    <w:rsid w:val="007435C2"/>
    <w:rsid w:val="0074500B"/>
    <w:rsid w:val="00746BAA"/>
    <w:rsid w:val="00746BE4"/>
    <w:rsid w:val="00750C13"/>
    <w:rsid w:val="00750E6C"/>
    <w:rsid w:val="00753008"/>
    <w:rsid w:val="0075476E"/>
    <w:rsid w:val="007548F1"/>
    <w:rsid w:val="00754ED5"/>
    <w:rsid w:val="00755DB4"/>
    <w:rsid w:val="007560F0"/>
    <w:rsid w:val="00756718"/>
    <w:rsid w:val="007570FF"/>
    <w:rsid w:val="00757A81"/>
    <w:rsid w:val="00760585"/>
    <w:rsid w:val="00763C91"/>
    <w:rsid w:val="007643CC"/>
    <w:rsid w:val="00766845"/>
    <w:rsid w:val="00770169"/>
    <w:rsid w:val="007727AC"/>
    <w:rsid w:val="007753A8"/>
    <w:rsid w:val="00776FBE"/>
    <w:rsid w:val="0078080D"/>
    <w:rsid w:val="00786CB5"/>
    <w:rsid w:val="00787BB7"/>
    <w:rsid w:val="00790672"/>
    <w:rsid w:val="007957E9"/>
    <w:rsid w:val="007962CF"/>
    <w:rsid w:val="007A3EC3"/>
    <w:rsid w:val="007A46D5"/>
    <w:rsid w:val="007A4ECF"/>
    <w:rsid w:val="007A70F8"/>
    <w:rsid w:val="007B151A"/>
    <w:rsid w:val="007B272C"/>
    <w:rsid w:val="007B53E0"/>
    <w:rsid w:val="007C2731"/>
    <w:rsid w:val="007C2D12"/>
    <w:rsid w:val="007C56B8"/>
    <w:rsid w:val="007D4073"/>
    <w:rsid w:val="007D4992"/>
    <w:rsid w:val="007D6400"/>
    <w:rsid w:val="007D6434"/>
    <w:rsid w:val="007D6A3F"/>
    <w:rsid w:val="007D784B"/>
    <w:rsid w:val="007E12A8"/>
    <w:rsid w:val="007E153D"/>
    <w:rsid w:val="007E1713"/>
    <w:rsid w:val="007E271C"/>
    <w:rsid w:val="007E397E"/>
    <w:rsid w:val="007E3BAB"/>
    <w:rsid w:val="007E684C"/>
    <w:rsid w:val="007E68E5"/>
    <w:rsid w:val="007F5385"/>
    <w:rsid w:val="00800258"/>
    <w:rsid w:val="00802027"/>
    <w:rsid w:val="008053D8"/>
    <w:rsid w:val="0081016A"/>
    <w:rsid w:val="00810545"/>
    <w:rsid w:val="0081072C"/>
    <w:rsid w:val="00812898"/>
    <w:rsid w:val="00812DE5"/>
    <w:rsid w:val="00813F75"/>
    <w:rsid w:val="00814D98"/>
    <w:rsid w:val="008160B0"/>
    <w:rsid w:val="00817202"/>
    <w:rsid w:val="00817385"/>
    <w:rsid w:val="00817791"/>
    <w:rsid w:val="0082382E"/>
    <w:rsid w:val="008248DB"/>
    <w:rsid w:val="0082496F"/>
    <w:rsid w:val="008264F5"/>
    <w:rsid w:val="008320E5"/>
    <w:rsid w:val="008329F3"/>
    <w:rsid w:val="00833A0F"/>
    <w:rsid w:val="00833AF4"/>
    <w:rsid w:val="00841377"/>
    <w:rsid w:val="00842A62"/>
    <w:rsid w:val="0084367B"/>
    <w:rsid w:val="00844A9B"/>
    <w:rsid w:val="00844EA9"/>
    <w:rsid w:val="00845130"/>
    <w:rsid w:val="00846446"/>
    <w:rsid w:val="00846C75"/>
    <w:rsid w:val="008502D4"/>
    <w:rsid w:val="00850B76"/>
    <w:rsid w:val="00850E21"/>
    <w:rsid w:val="00851126"/>
    <w:rsid w:val="0085496F"/>
    <w:rsid w:val="00855866"/>
    <w:rsid w:val="008579ED"/>
    <w:rsid w:val="008664CB"/>
    <w:rsid w:val="00866809"/>
    <w:rsid w:val="00867EFC"/>
    <w:rsid w:val="00871844"/>
    <w:rsid w:val="00871CB9"/>
    <w:rsid w:val="008726FA"/>
    <w:rsid w:val="008742E1"/>
    <w:rsid w:val="0087469E"/>
    <w:rsid w:val="0087533E"/>
    <w:rsid w:val="00876511"/>
    <w:rsid w:val="00881FA1"/>
    <w:rsid w:val="008822FD"/>
    <w:rsid w:val="00883221"/>
    <w:rsid w:val="00883E16"/>
    <w:rsid w:val="00883E6C"/>
    <w:rsid w:val="00886EB3"/>
    <w:rsid w:val="00890687"/>
    <w:rsid w:val="00891256"/>
    <w:rsid w:val="008943D5"/>
    <w:rsid w:val="0089665A"/>
    <w:rsid w:val="008A4669"/>
    <w:rsid w:val="008A7500"/>
    <w:rsid w:val="008B0AFB"/>
    <w:rsid w:val="008B1DE8"/>
    <w:rsid w:val="008B256D"/>
    <w:rsid w:val="008B4121"/>
    <w:rsid w:val="008B7A5D"/>
    <w:rsid w:val="008C13CA"/>
    <w:rsid w:val="008C2481"/>
    <w:rsid w:val="008C2F40"/>
    <w:rsid w:val="008C344D"/>
    <w:rsid w:val="008C3FD3"/>
    <w:rsid w:val="008D303E"/>
    <w:rsid w:val="008D58F8"/>
    <w:rsid w:val="008D6B40"/>
    <w:rsid w:val="008D7D2E"/>
    <w:rsid w:val="008E10AD"/>
    <w:rsid w:val="008E13BD"/>
    <w:rsid w:val="008E4168"/>
    <w:rsid w:val="008E6AEF"/>
    <w:rsid w:val="008F20D3"/>
    <w:rsid w:val="008F5EB6"/>
    <w:rsid w:val="008F601D"/>
    <w:rsid w:val="008F7713"/>
    <w:rsid w:val="008F7A95"/>
    <w:rsid w:val="008F7FDB"/>
    <w:rsid w:val="00901D8C"/>
    <w:rsid w:val="0090465A"/>
    <w:rsid w:val="00904CC6"/>
    <w:rsid w:val="00906F45"/>
    <w:rsid w:val="0090764A"/>
    <w:rsid w:val="009104F7"/>
    <w:rsid w:val="009134E8"/>
    <w:rsid w:val="00914251"/>
    <w:rsid w:val="009159CE"/>
    <w:rsid w:val="009167CD"/>
    <w:rsid w:val="00923F62"/>
    <w:rsid w:val="00925DAA"/>
    <w:rsid w:val="009271E8"/>
    <w:rsid w:val="0092779B"/>
    <w:rsid w:val="009308E3"/>
    <w:rsid w:val="0093443B"/>
    <w:rsid w:val="00947C30"/>
    <w:rsid w:val="00951E05"/>
    <w:rsid w:val="0095218A"/>
    <w:rsid w:val="0095426E"/>
    <w:rsid w:val="0095520C"/>
    <w:rsid w:val="00960598"/>
    <w:rsid w:val="00963B84"/>
    <w:rsid w:val="00966ED7"/>
    <w:rsid w:val="00970499"/>
    <w:rsid w:val="00971202"/>
    <w:rsid w:val="00971717"/>
    <w:rsid w:val="0097258D"/>
    <w:rsid w:val="00974210"/>
    <w:rsid w:val="00974FD3"/>
    <w:rsid w:val="009846BA"/>
    <w:rsid w:val="00986361"/>
    <w:rsid w:val="0098639D"/>
    <w:rsid w:val="0099092A"/>
    <w:rsid w:val="009A194A"/>
    <w:rsid w:val="009A1F55"/>
    <w:rsid w:val="009A369C"/>
    <w:rsid w:val="009A4C91"/>
    <w:rsid w:val="009A51F0"/>
    <w:rsid w:val="009B0A0B"/>
    <w:rsid w:val="009B155F"/>
    <w:rsid w:val="009B1BE4"/>
    <w:rsid w:val="009B420D"/>
    <w:rsid w:val="009B47C4"/>
    <w:rsid w:val="009C0262"/>
    <w:rsid w:val="009C051B"/>
    <w:rsid w:val="009C071C"/>
    <w:rsid w:val="009C123B"/>
    <w:rsid w:val="009C15F4"/>
    <w:rsid w:val="009C20CF"/>
    <w:rsid w:val="009C3F57"/>
    <w:rsid w:val="009C6405"/>
    <w:rsid w:val="009D03C5"/>
    <w:rsid w:val="009D0549"/>
    <w:rsid w:val="009D136A"/>
    <w:rsid w:val="009D5AE0"/>
    <w:rsid w:val="009E06C6"/>
    <w:rsid w:val="009E21A4"/>
    <w:rsid w:val="009E4C02"/>
    <w:rsid w:val="009F3F87"/>
    <w:rsid w:val="009F46D8"/>
    <w:rsid w:val="009F51CB"/>
    <w:rsid w:val="009F5B4F"/>
    <w:rsid w:val="009F673A"/>
    <w:rsid w:val="009F6A31"/>
    <w:rsid w:val="009F767D"/>
    <w:rsid w:val="00A002AC"/>
    <w:rsid w:val="00A007D7"/>
    <w:rsid w:val="00A013FB"/>
    <w:rsid w:val="00A01B40"/>
    <w:rsid w:val="00A01C3E"/>
    <w:rsid w:val="00A03F27"/>
    <w:rsid w:val="00A05613"/>
    <w:rsid w:val="00A05EAC"/>
    <w:rsid w:val="00A10140"/>
    <w:rsid w:val="00A12C4B"/>
    <w:rsid w:val="00A12FA8"/>
    <w:rsid w:val="00A141BD"/>
    <w:rsid w:val="00A14EC6"/>
    <w:rsid w:val="00A1545A"/>
    <w:rsid w:val="00A161CB"/>
    <w:rsid w:val="00A166D4"/>
    <w:rsid w:val="00A16733"/>
    <w:rsid w:val="00A1739F"/>
    <w:rsid w:val="00A202FE"/>
    <w:rsid w:val="00A20C75"/>
    <w:rsid w:val="00A22FE3"/>
    <w:rsid w:val="00A25081"/>
    <w:rsid w:val="00A33E90"/>
    <w:rsid w:val="00A34A1D"/>
    <w:rsid w:val="00A37E0A"/>
    <w:rsid w:val="00A42135"/>
    <w:rsid w:val="00A42479"/>
    <w:rsid w:val="00A430D6"/>
    <w:rsid w:val="00A459C5"/>
    <w:rsid w:val="00A47F21"/>
    <w:rsid w:val="00A503D3"/>
    <w:rsid w:val="00A5754B"/>
    <w:rsid w:val="00A57A2D"/>
    <w:rsid w:val="00A64401"/>
    <w:rsid w:val="00A64F6C"/>
    <w:rsid w:val="00A657FF"/>
    <w:rsid w:val="00A66619"/>
    <w:rsid w:val="00A83811"/>
    <w:rsid w:val="00A871D9"/>
    <w:rsid w:val="00A923AA"/>
    <w:rsid w:val="00A9335D"/>
    <w:rsid w:val="00A951CA"/>
    <w:rsid w:val="00A95442"/>
    <w:rsid w:val="00A96732"/>
    <w:rsid w:val="00A9680B"/>
    <w:rsid w:val="00AA0D83"/>
    <w:rsid w:val="00AA1319"/>
    <w:rsid w:val="00AA14EB"/>
    <w:rsid w:val="00AA1D8D"/>
    <w:rsid w:val="00AA3455"/>
    <w:rsid w:val="00AA3601"/>
    <w:rsid w:val="00AA4598"/>
    <w:rsid w:val="00AA6F0E"/>
    <w:rsid w:val="00AB112F"/>
    <w:rsid w:val="00AB309F"/>
    <w:rsid w:val="00AB3444"/>
    <w:rsid w:val="00AB3472"/>
    <w:rsid w:val="00AB35F8"/>
    <w:rsid w:val="00AB7576"/>
    <w:rsid w:val="00AB7C55"/>
    <w:rsid w:val="00AC26FB"/>
    <w:rsid w:val="00AC5A4B"/>
    <w:rsid w:val="00AC656C"/>
    <w:rsid w:val="00AC72CB"/>
    <w:rsid w:val="00AD069D"/>
    <w:rsid w:val="00AD18FD"/>
    <w:rsid w:val="00AD278A"/>
    <w:rsid w:val="00AD2E1F"/>
    <w:rsid w:val="00AD7A51"/>
    <w:rsid w:val="00AE01DF"/>
    <w:rsid w:val="00AE0B99"/>
    <w:rsid w:val="00AE3B67"/>
    <w:rsid w:val="00AF3AF2"/>
    <w:rsid w:val="00AF5981"/>
    <w:rsid w:val="00B017A6"/>
    <w:rsid w:val="00B02989"/>
    <w:rsid w:val="00B06A01"/>
    <w:rsid w:val="00B10406"/>
    <w:rsid w:val="00B15D7B"/>
    <w:rsid w:val="00B214DE"/>
    <w:rsid w:val="00B233DE"/>
    <w:rsid w:val="00B23C58"/>
    <w:rsid w:val="00B34D20"/>
    <w:rsid w:val="00B40D3A"/>
    <w:rsid w:val="00B42048"/>
    <w:rsid w:val="00B4476A"/>
    <w:rsid w:val="00B46C37"/>
    <w:rsid w:val="00B47730"/>
    <w:rsid w:val="00B4776B"/>
    <w:rsid w:val="00B5381A"/>
    <w:rsid w:val="00B54460"/>
    <w:rsid w:val="00B547A1"/>
    <w:rsid w:val="00B5509A"/>
    <w:rsid w:val="00B550F2"/>
    <w:rsid w:val="00B557C5"/>
    <w:rsid w:val="00B55B05"/>
    <w:rsid w:val="00B56D3C"/>
    <w:rsid w:val="00B6088C"/>
    <w:rsid w:val="00B63539"/>
    <w:rsid w:val="00B65A82"/>
    <w:rsid w:val="00B67982"/>
    <w:rsid w:val="00B7218D"/>
    <w:rsid w:val="00B72436"/>
    <w:rsid w:val="00B73926"/>
    <w:rsid w:val="00B74C21"/>
    <w:rsid w:val="00B75FAB"/>
    <w:rsid w:val="00B76D02"/>
    <w:rsid w:val="00B878F0"/>
    <w:rsid w:val="00B9392E"/>
    <w:rsid w:val="00B93C21"/>
    <w:rsid w:val="00B94E77"/>
    <w:rsid w:val="00BA1264"/>
    <w:rsid w:val="00BA2604"/>
    <w:rsid w:val="00BA322B"/>
    <w:rsid w:val="00BA3E63"/>
    <w:rsid w:val="00BA598A"/>
    <w:rsid w:val="00BA6AA8"/>
    <w:rsid w:val="00BB0D12"/>
    <w:rsid w:val="00BB2314"/>
    <w:rsid w:val="00BB2581"/>
    <w:rsid w:val="00BB296E"/>
    <w:rsid w:val="00BC04DB"/>
    <w:rsid w:val="00BC0633"/>
    <w:rsid w:val="00BC15DE"/>
    <w:rsid w:val="00BC6241"/>
    <w:rsid w:val="00BC64F9"/>
    <w:rsid w:val="00BC7EC6"/>
    <w:rsid w:val="00BD32FA"/>
    <w:rsid w:val="00BD3C1A"/>
    <w:rsid w:val="00BE27E6"/>
    <w:rsid w:val="00BE2A2F"/>
    <w:rsid w:val="00BE331E"/>
    <w:rsid w:val="00BE3A1C"/>
    <w:rsid w:val="00BE4B83"/>
    <w:rsid w:val="00BE5609"/>
    <w:rsid w:val="00BE7B26"/>
    <w:rsid w:val="00BE7E5C"/>
    <w:rsid w:val="00BF1701"/>
    <w:rsid w:val="00BF3823"/>
    <w:rsid w:val="00BF4024"/>
    <w:rsid w:val="00C00B8C"/>
    <w:rsid w:val="00C0579D"/>
    <w:rsid w:val="00C11DCC"/>
    <w:rsid w:val="00C12B9A"/>
    <w:rsid w:val="00C12D36"/>
    <w:rsid w:val="00C13106"/>
    <w:rsid w:val="00C13BF0"/>
    <w:rsid w:val="00C140B4"/>
    <w:rsid w:val="00C17B1C"/>
    <w:rsid w:val="00C200D5"/>
    <w:rsid w:val="00C22378"/>
    <w:rsid w:val="00C22A16"/>
    <w:rsid w:val="00C24135"/>
    <w:rsid w:val="00C245D7"/>
    <w:rsid w:val="00C25345"/>
    <w:rsid w:val="00C30BC0"/>
    <w:rsid w:val="00C30C63"/>
    <w:rsid w:val="00C345C4"/>
    <w:rsid w:val="00C34CD2"/>
    <w:rsid w:val="00C3643B"/>
    <w:rsid w:val="00C40B70"/>
    <w:rsid w:val="00C436B0"/>
    <w:rsid w:val="00C43928"/>
    <w:rsid w:val="00C43E99"/>
    <w:rsid w:val="00C44340"/>
    <w:rsid w:val="00C463D9"/>
    <w:rsid w:val="00C46C99"/>
    <w:rsid w:val="00C502DE"/>
    <w:rsid w:val="00C51AB1"/>
    <w:rsid w:val="00C53ACB"/>
    <w:rsid w:val="00C54F52"/>
    <w:rsid w:val="00C57B75"/>
    <w:rsid w:val="00C57E7F"/>
    <w:rsid w:val="00C605C0"/>
    <w:rsid w:val="00C6199F"/>
    <w:rsid w:val="00C62E36"/>
    <w:rsid w:val="00C65D68"/>
    <w:rsid w:val="00C6728F"/>
    <w:rsid w:val="00C70513"/>
    <w:rsid w:val="00C70925"/>
    <w:rsid w:val="00C70DEE"/>
    <w:rsid w:val="00C71345"/>
    <w:rsid w:val="00C75447"/>
    <w:rsid w:val="00C76694"/>
    <w:rsid w:val="00C82EE3"/>
    <w:rsid w:val="00C84BB0"/>
    <w:rsid w:val="00C91C74"/>
    <w:rsid w:val="00C92307"/>
    <w:rsid w:val="00C93C42"/>
    <w:rsid w:val="00C94E09"/>
    <w:rsid w:val="00C94F05"/>
    <w:rsid w:val="00C97642"/>
    <w:rsid w:val="00C979DC"/>
    <w:rsid w:val="00CA1956"/>
    <w:rsid w:val="00CA2130"/>
    <w:rsid w:val="00CA2AA6"/>
    <w:rsid w:val="00CA624E"/>
    <w:rsid w:val="00CA6ADC"/>
    <w:rsid w:val="00CA7F5E"/>
    <w:rsid w:val="00CB0664"/>
    <w:rsid w:val="00CB1727"/>
    <w:rsid w:val="00CB1DFC"/>
    <w:rsid w:val="00CB5685"/>
    <w:rsid w:val="00CB5B92"/>
    <w:rsid w:val="00CB6897"/>
    <w:rsid w:val="00CC083F"/>
    <w:rsid w:val="00CC16BF"/>
    <w:rsid w:val="00CC1BBC"/>
    <w:rsid w:val="00CC1FAF"/>
    <w:rsid w:val="00CC241A"/>
    <w:rsid w:val="00CC3DEF"/>
    <w:rsid w:val="00CC4ACB"/>
    <w:rsid w:val="00CC6C67"/>
    <w:rsid w:val="00CD15D6"/>
    <w:rsid w:val="00CD2CB3"/>
    <w:rsid w:val="00CD2EAB"/>
    <w:rsid w:val="00CD2FF7"/>
    <w:rsid w:val="00CD4073"/>
    <w:rsid w:val="00CD5969"/>
    <w:rsid w:val="00CD70A4"/>
    <w:rsid w:val="00CD772A"/>
    <w:rsid w:val="00CD7E5D"/>
    <w:rsid w:val="00CE1B16"/>
    <w:rsid w:val="00CE359C"/>
    <w:rsid w:val="00CE3DCB"/>
    <w:rsid w:val="00CE3E87"/>
    <w:rsid w:val="00CE6213"/>
    <w:rsid w:val="00CE7471"/>
    <w:rsid w:val="00CE7ECB"/>
    <w:rsid w:val="00CE7F6B"/>
    <w:rsid w:val="00CF2069"/>
    <w:rsid w:val="00CF2077"/>
    <w:rsid w:val="00CF599A"/>
    <w:rsid w:val="00D0268B"/>
    <w:rsid w:val="00D02E69"/>
    <w:rsid w:val="00D04991"/>
    <w:rsid w:val="00D056A5"/>
    <w:rsid w:val="00D07174"/>
    <w:rsid w:val="00D13723"/>
    <w:rsid w:val="00D13966"/>
    <w:rsid w:val="00D15EE9"/>
    <w:rsid w:val="00D216DC"/>
    <w:rsid w:val="00D22B5F"/>
    <w:rsid w:val="00D22FEC"/>
    <w:rsid w:val="00D27777"/>
    <w:rsid w:val="00D31F90"/>
    <w:rsid w:val="00D3368A"/>
    <w:rsid w:val="00D349E4"/>
    <w:rsid w:val="00D354F9"/>
    <w:rsid w:val="00D41923"/>
    <w:rsid w:val="00D4432D"/>
    <w:rsid w:val="00D46622"/>
    <w:rsid w:val="00D5287A"/>
    <w:rsid w:val="00D52BD9"/>
    <w:rsid w:val="00D52BEF"/>
    <w:rsid w:val="00D57EC3"/>
    <w:rsid w:val="00D65A05"/>
    <w:rsid w:val="00D72243"/>
    <w:rsid w:val="00D72C2F"/>
    <w:rsid w:val="00D7448E"/>
    <w:rsid w:val="00D7567A"/>
    <w:rsid w:val="00D75D7E"/>
    <w:rsid w:val="00D75FF7"/>
    <w:rsid w:val="00D77685"/>
    <w:rsid w:val="00D80566"/>
    <w:rsid w:val="00D818BB"/>
    <w:rsid w:val="00D85A61"/>
    <w:rsid w:val="00D866EC"/>
    <w:rsid w:val="00D867F3"/>
    <w:rsid w:val="00D903F1"/>
    <w:rsid w:val="00D90BEC"/>
    <w:rsid w:val="00D95C24"/>
    <w:rsid w:val="00D96AE6"/>
    <w:rsid w:val="00DA2DAD"/>
    <w:rsid w:val="00DA2F3C"/>
    <w:rsid w:val="00DA3405"/>
    <w:rsid w:val="00DA374F"/>
    <w:rsid w:val="00DA45CC"/>
    <w:rsid w:val="00DA5AB1"/>
    <w:rsid w:val="00DA6145"/>
    <w:rsid w:val="00DB07A5"/>
    <w:rsid w:val="00DB0E20"/>
    <w:rsid w:val="00DB10EB"/>
    <w:rsid w:val="00DB1128"/>
    <w:rsid w:val="00DB2AE8"/>
    <w:rsid w:val="00DB3CE7"/>
    <w:rsid w:val="00DB7AA1"/>
    <w:rsid w:val="00DB7C7B"/>
    <w:rsid w:val="00DC1246"/>
    <w:rsid w:val="00DC139C"/>
    <w:rsid w:val="00DC291C"/>
    <w:rsid w:val="00DC2B90"/>
    <w:rsid w:val="00DC2EAA"/>
    <w:rsid w:val="00DC3416"/>
    <w:rsid w:val="00DC3A7C"/>
    <w:rsid w:val="00DC45DA"/>
    <w:rsid w:val="00DC475B"/>
    <w:rsid w:val="00DC6B4C"/>
    <w:rsid w:val="00DD0926"/>
    <w:rsid w:val="00DD1B60"/>
    <w:rsid w:val="00DD39ED"/>
    <w:rsid w:val="00DE7AC4"/>
    <w:rsid w:val="00DF0440"/>
    <w:rsid w:val="00DF535F"/>
    <w:rsid w:val="00DF5B28"/>
    <w:rsid w:val="00DF609D"/>
    <w:rsid w:val="00DF72A9"/>
    <w:rsid w:val="00E00115"/>
    <w:rsid w:val="00E004A5"/>
    <w:rsid w:val="00E0449B"/>
    <w:rsid w:val="00E05900"/>
    <w:rsid w:val="00E100DF"/>
    <w:rsid w:val="00E12142"/>
    <w:rsid w:val="00E15053"/>
    <w:rsid w:val="00E17FD1"/>
    <w:rsid w:val="00E22559"/>
    <w:rsid w:val="00E23C4E"/>
    <w:rsid w:val="00E23CE9"/>
    <w:rsid w:val="00E24ED8"/>
    <w:rsid w:val="00E25510"/>
    <w:rsid w:val="00E3498B"/>
    <w:rsid w:val="00E41388"/>
    <w:rsid w:val="00E420CB"/>
    <w:rsid w:val="00E4252C"/>
    <w:rsid w:val="00E42765"/>
    <w:rsid w:val="00E4283B"/>
    <w:rsid w:val="00E42B78"/>
    <w:rsid w:val="00E44DBE"/>
    <w:rsid w:val="00E54698"/>
    <w:rsid w:val="00E5739E"/>
    <w:rsid w:val="00E60785"/>
    <w:rsid w:val="00E60B38"/>
    <w:rsid w:val="00E64A55"/>
    <w:rsid w:val="00E66828"/>
    <w:rsid w:val="00E67500"/>
    <w:rsid w:val="00E70077"/>
    <w:rsid w:val="00E707EE"/>
    <w:rsid w:val="00E70E16"/>
    <w:rsid w:val="00E74666"/>
    <w:rsid w:val="00E770C0"/>
    <w:rsid w:val="00E77C99"/>
    <w:rsid w:val="00E81ADA"/>
    <w:rsid w:val="00E81BEB"/>
    <w:rsid w:val="00E842F2"/>
    <w:rsid w:val="00E843C0"/>
    <w:rsid w:val="00E84FED"/>
    <w:rsid w:val="00E93E4D"/>
    <w:rsid w:val="00E95248"/>
    <w:rsid w:val="00EA22BE"/>
    <w:rsid w:val="00EA32C7"/>
    <w:rsid w:val="00EA453B"/>
    <w:rsid w:val="00EA488B"/>
    <w:rsid w:val="00EA57E1"/>
    <w:rsid w:val="00EA66A9"/>
    <w:rsid w:val="00EA7C86"/>
    <w:rsid w:val="00EB1D87"/>
    <w:rsid w:val="00EB7C21"/>
    <w:rsid w:val="00EC0F1D"/>
    <w:rsid w:val="00EC1195"/>
    <w:rsid w:val="00EC1546"/>
    <w:rsid w:val="00EC1BDD"/>
    <w:rsid w:val="00EC7606"/>
    <w:rsid w:val="00ED0D43"/>
    <w:rsid w:val="00ED49B6"/>
    <w:rsid w:val="00ED4C5E"/>
    <w:rsid w:val="00EE31B0"/>
    <w:rsid w:val="00EE3CCE"/>
    <w:rsid w:val="00EE5A5F"/>
    <w:rsid w:val="00EF0D8B"/>
    <w:rsid w:val="00EF1470"/>
    <w:rsid w:val="00EF19F5"/>
    <w:rsid w:val="00EF1CE9"/>
    <w:rsid w:val="00EF3687"/>
    <w:rsid w:val="00EF4635"/>
    <w:rsid w:val="00EF4DDD"/>
    <w:rsid w:val="00EF5C0B"/>
    <w:rsid w:val="00EF692A"/>
    <w:rsid w:val="00F01EF3"/>
    <w:rsid w:val="00F02CDC"/>
    <w:rsid w:val="00F03301"/>
    <w:rsid w:val="00F04C88"/>
    <w:rsid w:val="00F055C3"/>
    <w:rsid w:val="00F12717"/>
    <w:rsid w:val="00F17F1D"/>
    <w:rsid w:val="00F25945"/>
    <w:rsid w:val="00F26963"/>
    <w:rsid w:val="00F272ED"/>
    <w:rsid w:val="00F30483"/>
    <w:rsid w:val="00F30FD5"/>
    <w:rsid w:val="00F32532"/>
    <w:rsid w:val="00F4285E"/>
    <w:rsid w:val="00F42F3A"/>
    <w:rsid w:val="00F45B4D"/>
    <w:rsid w:val="00F519BB"/>
    <w:rsid w:val="00F5258C"/>
    <w:rsid w:val="00F52884"/>
    <w:rsid w:val="00F5491E"/>
    <w:rsid w:val="00F5496C"/>
    <w:rsid w:val="00F56484"/>
    <w:rsid w:val="00F5780C"/>
    <w:rsid w:val="00F622C9"/>
    <w:rsid w:val="00F64A0B"/>
    <w:rsid w:val="00F72421"/>
    <w:rsid w:val="00F75C8E"/>
    <w:rsid w:val="00F770FD"/>
    <w:rsid w:val="00F77935"/>
    <w:rsid w:val="00F825AA"/>
    <w:rsid w:val="00F8543F"/>
    <w:rsid w:val="00F8552C"/>
    <w:rsid w:val="00F858A4"/>
    <w:rsid w:val="00F86B9A"/>
    <w:rsid w:val="00F90A39"/>
    <w:rsid w:val="00F91B6E"/>
    <w:rsid w:val="00F93332"/>
    <w:rsid w:val="00F9598D"/>
    <w:rsid w:val="00F964C1"/>
    <w:rsid w:val="00F97132"/>
    <w:rsid w:val="00FB12A8"/>
    <w:rsid w:val="00FB1EB0"/>
    <w:rsid w:val="00FB7EC0"/>
    <w:rsid w:val="00FC0E66"/>
    <w:rsid w:val="00FC0EAE"/>
    <w:rsid w:val="00FC5743"/>
    <w:rsid w:val="00FC693F"/>
    <w:rsid w:val="00FC7502"/>
    <w:rsid w:val="00FD0CD6"/>
    <w:rsid w:val="00FD0FDF"/>
    <w:rsid w:val="00FD35F5"/>
    <w:rsid w:val="00FD3A2A"/>
    <w:rsid w:val="00FD4672"/>
    <w:rsid w:val="00FD598B"/>
    <w:rsid w:val="00FD7606"/>
    <w:rsid w:val="00FE0DF5"/>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6B6D976B-189F-4035-A2A0-7CA7C7D2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paragraph" w:styleId="NormalWeb">
    <w:name w:val="Normal (Web)"/>
    <w:basedOn w:val="Normal"/>
    <w:uiPriority w:val="99"/>
    <w:semiHidden/>
    <w:unhideWhenUsed/>
    <w:rsid w:val="0038635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Revision">
    <w:name w:val="Revision"/>
    <w:hidden/>
    <w:uiPriority w:val="99"/>
    <w:semiHidden/>
    <w:rsid w:val="006139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2026-07-08T15:36:41+00:00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customXml/itemProps3.xml><?xml version="1.0" encoding="utf-8"?>
<ds:datastoreItem xmlns:ds="http://schemas.openxmlformats.org/officeDocument/2006/customXml" ds:itemID="{AC2AB1EB-0C74-4ED2-B441-CC948A72843E}"/>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2568</Words>
  <Characters>13769</Characters>
  <Application>Microsoft Office Word</Application>
  <DocSecurity>0</DocSecurity>
  <Lines>567</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Dixon</cp:lastModifiedBy>
  <cp:revision>3</cp:revision>
  <cp:lastPrinted>2026-04-17T14:55:00Z</cp:lastPrinted>
  <dcterms:created xsi:type="dcterms:W3CDTF">2026-05-01T08:14:00Z</dcterms:created>
  <dcterms:modified xsi:type="dcterms:W3CDTF">2026-05-01T08:14:00Z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
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C86776" w:rsidRDefault="006F420E" w:rsidP="006F420E">
      <w:pPr>
        <w:jc w:val="center"/>
        <w:rPr>
          <w:rFonts w:ascii="Arial" w:hAnsi="Arial" w:cs="Arial"/>
          <w:b/>
          <w:bCs/>
          <w:sz w:val="32"/>
          <w:szCs w:val="32"/>
        </w:rPr>
      </w:pPr>
      <w:r w:rsidRPr="00C86776">
        <w:rPr>
          <w:rFonts w:ascii="Arial" w:hAnsi="Arial" w:cs="Arial"/>
          <w:b/>
          <w:bCs/>
          <w:sz w:val="32"/>
          <w:szCs w:val="32"/>
        </w:rPr>
        <w:t>Vision Document</w:t>
      </w:r>
    </w:p>
    <w:p w14:paraId="749DD838" w14:textId="00BC8EDD" w:rsidR="006F420E"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830"/>
        <w:gridCol w:w="6804"/>
      </w:tblGrid>
      <w:tr w:rsidR="00573FB9" w:rsidRPr="009A48B4" w14:paraId="1B20A978" w14:textId="77777777" w:rsidTr="008C1870">
        <w:trPr>
          <w:trHeight w:val="321"/>
        </w:trPr>
        <w:tc>
          <w:tcPr>
            <w:tcW w:w="2830" w:type="dxa"/>
            <w:vAlign w:val="center"/>
          </w:tcPr>
          <w:p w14:paraId="5F0E0066" w14:textId="3C56B2BE" w:rsidR="00573FB9" w:rsidRPr="006D4C14" w:rsidRDefault="00573FB9" w:rsidP="00366BE6">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6804" w:type="dxa"/>
            <w:vAlign w:val="center"/>
          </w:tcPr>
          <w:p w14:paraId="1AF272E1" w14:textId="3CE08BB0" w:rsidR="001B7D91" w:rsidRPr="006D4C14" w:rsidRDefault="00CD02FC" w:rsidP="00366BE6">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EndPr/>
              <w:sdtContent>
                <w:r w:rsidR="00CF20BA">
                  <w:rPr>
                    <w:rFonts w:ascii="MS Gothic" w:eastAsia="MS Gothic" w:hAnsi="MS Gothic" w:cs="Arial" w:hint="eastAsia"/>
                    <w:sz w:val="21"/>
                    <w:szCs w:val="21"/>
                  </w:rPr>
                  <w:t>☒</w:t>
                </w:r>
              </w:sdtContent>
            </w:sdt>
            <w:r w:rsidR="00573FB9" w:rsidRPr="006D4C14">
              <w:rPr>
                <w:rFonts w:ascii="Arial" w:hAnsi="Arial" w:cs="Arial"/>
                <w:sz w:val="21"/>
                <w:szCs w:val="21"/>
              </w:rPr>
              <w:t xml:space="preserve"> </w:t>
            </w:r>
            <w:r w:rsidR="001B7D91" w:rsidRPr="006D4C14">
              <w:rPr>
                <w:rFonts w:ascii="Arial" w:hAnsi="Arial" w:cs="Arial"/>
                <w:sz w:val="21"/>
                <w:szCs w:val="21"/>
              </w:rPr>
              <w:t xml:space="preserve">Wholesale </w:t>
            </w:r>
            <w:r w:rsidR="003F4BAC" w:rsidRPr="006D4C14">
              <w:rPr>
                <w:rFonts w:ascii="Arial" w:hAnsi="Arial" w:cs="Arial"/>
                <w:sz w:val="21"/>
                <w:szCs w:val="21"/>
              </w:rPr>
              <w:t>Mobile &amp; M</w:t>
            </w:r>
            <w:r w:rsidR="001B7D91" w:rsidRPr="006D4C14">
              <w:rPr>
                <w:rFonts w:ascii="Arial" w:hAnsi="Arial" w:cs="Arial"/>
                <w:sz w:val="21"/>
                <w:szCs w:val="21"/>
              </w:rPr>
              <w:t>W</w:t>
            </w:r>
            <w:r w:rsidR="003F4BAC" w:rsidRPr="006D4C14">
              <w:rPr>
                <w:rFonts w:ascii="Arial" w:hAnsi="Arial" w:cs="Arial"/>
                <w:sz w:val="21"/>
                <w:szCs w:val="21"/>
              </w:rPr>
              <w:t xml:space="preserve"> (O2 Daisy)</w:t>
            </w:r>
            <w:r w:rsidR="00573FB9" w:rsidRPr="006D4C14">
              <w:rPr>
                <w:rFonts w:ascii="Arial" w:hAnsi="Arial" w:cs="Arial"/>
                <w:sz w:val="21"/>
                <w:szCs w:val="21"/>
              </w:rPr>
              <w:t xml:space="preserve"> </w:t>
            </w:r>
          </w:p>
          <w:p w14:paraId="7580B905" w14:textId="5AF5E3A6" w:rsidR="003F4BAC" w:rsidRPr="006D4C14" w:rsidRDefault="00CD02FC" w:rsidP="00366BE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Fixed Connectivity </w:t>
            </w:r>
          </w:p>
          <w:p w14:paraId="508B6A5E" w14:textId="77777777" w:rsidR="003F4BAC" w:rsidRPr="006D4C14" w:rsidRDefault="00CD02FC" w:rsidP="003F4BAC">
            <w:pPr>
              <w:rPr>
                <w:rFonts w:ascii="Arial" w:hAnsi="Arial" w:cs="Arial"/>
                <w:sz w:val="21"/>
                <w:szCs w:val="21"/>
              </w:rPr>
            </w:pPr>
            <w:sdt>
              <w:sdtPr>
                <w:rPr>
                  <w:rFonts w:ascii="Arial" w:hAnsi="Arial" w:cs="Arial"/>
                  <w:sz w:val="21"/>
                  <w:szCs w:val="21"/>
                </w:rPr>
                <w:id w:val="1188572806"/>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Mobile &amp; MVNOs</w:t>
            </w:r>
          </w:p>
          <w:p w14:paraId="37322E22" w14:textId="1408C8C4" w:rsidR="003F4BAC" w:rsidRPr="001B7D91" w:rsidRDefault="00CD02FC" w:rsidP="003F4BAC">
            <w:pPr>
              <w:rPr>
                <w:rFonts w:ascii="Arial" w:hAnsi="Arial" w:cs="Arial"/>
                <w:sz w:val="21"/>
                <w:szCs w:val="21"/>
              </w:rPr>
            </w:pPr>
            <w:sdt>
              <w:sdtPr>
                <w:rPr>
                  <w:rFonts w:ascii="Arial" w:hAnsi="Arial" w:cs="Arial"/>
                  <w:sz w:val="21"/>
                  <w:szCs w:val="21"/>
                </w:rPr>
                <w:id w:val="-1116439739"/>
                <w14:checkbox>
                  <w14:checked w14:val="0"/>
                  <w14:checkedState w14:val="2612" w14:font="MS Gothic"/>
                  <w14:uncheckedState w14:val="2610" w14:font="MS Gothic"/>
                </w14:checkbox>
              </w:sdtPr>
              <w:sdtEndPr/>
              <w:sdtContent>
                <w:r w:rsidR="001B7D91" w:rsidRPr="006D4C14">
                  <w:rPr>
                    <w:rFonts w:ascii="MS Gothic" w:eastAsia="MS Gothic" w:hAnsi="MS Gothic" w:cs="Arial" w:hint="eastAsia"/>
                    <w:sz w:val="21"/>
                    <w:szCs w:val="21"/>
                  </w:rPr>
                  <w:t>☐</w:t>
                </w:r>
              </w:sdtContent>
            </w:sdt>
            <w:r w:rsidR="001B7D91" w:rsidRPr="006D4C14">
              <w:rPr>
                <w:rFonts w:ascii="Arial" w:hAnsi="Arial" w:cs="Arial"/>
                <w:sz w:val="21"/>
                <w:szCs w:val="21"/>
              </w:rPr>
              <w:t xml:space="preserve"> B2B IT Migration</w:t>
            </w:r>
            <w:r w:rsidR="001B7D91">
              <w:rPr>
                <w:rFonts w:ascii="Arial" w:hAnsi="Arial" w:cs="Arial"/>
                <w:sz w:val="21"/>
                <w:szCs w:val="21"/>
              </w:rPr>
              <w:t xml:space="preserve"> </w:t>
            </w:r>
          </w:p>
        </w:tc>
      </w:tr>
      <w:tr w:rsidR="00F146DE" w:rsidRPr="009A48B4" w14:paraId="6B02F530" w14:textId="77777777" w:rsidTr="008C1870">
        <w:trPr>
          <w:trHeight w:val="321"/>
        </w:trPr>
        <w:tc>
          <w:tcPr>
            <w:tcW w:w="2830" w:type="dxa"/>
            <w:vAlign w:val="center"/>
          </w:tcPr>
          <w:p w14:paraId="2DC6765D" w14:textId="7B8ACCA8" w:rsidR="00F146DE" w:rsidRPr="009A48B4" w:rsidRDefault="00F146DE" w:rsidP="00F146DE">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6804" w:type="dxa"/>
            <w:vAlign w:val="center"/>
          </w:tcPr>
          <w:p w14:paraId="31B79604" w14:textId="208420A1" w:rsidR="00F146DE" w:rsidRPr="00972E30" w:rsidRDefault="00114D28" w:rsidP="00F146DE">
            <w:pPr>
              <w:rPr>
                <w:rFonts w:ascii="Arial" w:hAnsi="Arial" w:cs="Arial"/>
                <w:i/>
                <w:iCs/>
                <w:color w:val="0070C0"/>
                <w:sz w:val="21"/>
                <w:szCs w:val="21"/>
              </w:rPr>
            </w:pPr>
            <w:r>
              <w:rPr>
                <w:rFonts w:ascii="Arial" w:hAnsi="Arial" w:cs="Arial"/>
                <w:i/>
                <w:iCs/>
                <w:color w:val="FF0000"/>
                <w:sz w:val="21"/>
                <w:szCs w:val="21"/>
              </w:rPr>
              <w:t xml:space="preserve">Digital </w:t>
            </w:r>
            <w:r w:rsidR="00FA29AE">
              <w:rPr>
                <w:rFonts w:ascii="Arial" w:hAnsi="Arial" w:cs="Arial"/>
                <w:i/>
                <w:iCs/>
                <w:color w:val="FF0000"/>
                <w:sz w:val="21"/>
                <w:szCs w:val="21"/>
              </w:rPr>
              <w:t xml:space="preserve">eSIM </w:t>
            </w:r>
            <w:r>
              <w:rPr>
                <w:rFonts w:ascii="Arial" w:hAnsi="Arial" w:cs="Arial"/>
                <w:i/>
                <w:iCs/>
                <w:color w:val="FF0000"/>
                <w:sz w:val="21"/>
                <w:szCs w:val="21"/>
              </w:rPr>
              <w:t xml:space="preserve">for </w:t>
            </w:r>
            <w:r w:rsidR="00BA0A50">
              <w:rPr>
                <w:rFonts w:ascii="Arial" w:hAnsi="Arial" w:cs="Arial"/>
                <w:i/>
                <w:iCs/>
                <w:color w:val="FF0000"/>
                <w:sz w:val="21"/>
                <w:szCs w:val="21"/>
              </w:rPr>
              <w:t xml:space="preserve">O2 Business / </w:t>
            </w:r>
            <w:r>
              <w:rPr>
                <w:rFonts w:ascii="Arial" w:hAnsi="Arial" w:cs="Arial"/>
                <w:i/>
                <w:iCs/>
                <w:color w:val="FF0000"/>
                <w:sz w:val="21"/>
                <w:szCs w:val="21"/>
              </w:rPr>
              <w:t>Daisy Stack</w:t>
            </w:r>
          </w:p>
        </w:tc>
      </w:tr>
      <w:tr w:rsidR="00F146DE" w:rsidRPr="009A48B4" w14:paraId="4A0FD4AF" w14:textId="77777777" w:rsidTr="008C1870">
        <w:trPr>
          <w:trHeight w:val="321"/>
        </w:trPr>
        <w:tc>
          <w:tcPr>
            <w:tcW w:w="2830" w:type="dxa"/>
            <w:vAlign w:val="center"/>
          </w:tcPr>
          <w:p w14:paraId="6B851531" w14:textId="6DD85DD5" w:rsidR="00F146DE" w:rsidRPr="009A48B4" w:rsidRDefault="00F146DE" w:rsidP="00F146DE">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Pr>
                <w:rFonts w:ascii="Arial" w:hAnsi="Arial" w:cs="Arial"/>
                <w:b/>
                <w:bCs/>
                <w:color w:val="000000" w:themeColor="text1"/>
                <w:sz w:val="21"/>
                <w:szCs w:val="21"/>
              </w:rPr>
              <w:t>Name</w:t>
            </w:r>
          </w:p>
        </w:tc>
        <w:tc>
          <w:tcPr>
            <w:tcW w:w="6804" w:type="dxa"/>
            <w:vAlign w:val="center"/>
          </w:tcPr>
          <w:p w14:paraId="6B8AE213" w14:textId="3DEBAAE3" w:rsidR="00F146DE" w:rsidRPr="00972E30" w:rsidRDefault="004F0DE1" w:rsidP="00F146DE">
            <w:pPr>
              <w:rPr>
                <w:rFonts w:ascii="Arial" w:hAnsi="Arial" w:cs="Arial"/>
                <w:color w:val="0070C0"/>
                <w:sz w:val="21"/>
                <w:szCs w:val="21"/>
              </w:rPr>
            </w:pPr>
            <w:r>
              <w:rPr>
                <w:rFonts w:ascii="Arial" w:hAnsi="Arial" w:cs="Arial"/>
                <w:i/>
                <w:iCs/>
                <w:color w:val="FF0000"/>
                <w:sz w:val="21"/>
                <w:szCs w:val="21"/>
              </w:rPr>
              <w:t>Dav Sandher</w:t>
            </w:r>
          </w:p>
        </w:tc>
      </w:tr>
      <w:tr w:rsidR="00F146DE" w:rsidRPr="009A48B4" w14:paraId="5BBEE6D6" w14:textId="77777777" w:rsidTr="008C1870">
        <w:trPr>
          <w:trHeight w:val="321"/>
        </w:trPr>
        <w:tc>
          <w:tcPr>
            <w:tcW w:w="2830" w:type="dxa"/>
            <w:vAlign w:val="center"/>
          </w:tcPr>
          <w:p w14:paraId="02132CDC" w14:textId="234CAA77" w:rsidR="00F146DE" w:rsidRPr="009A48B4" w:rsidRDefault="00F146DE" w:rsidP="00F146DE">
            <w:pPr>
              <w:rPr>
                <w:rFonts w:ascii="Arial" w:hAnsi="Arial" w:cs="Arial"/>
                <w:b/>
                <w:bCs/>
                <w:color w:val="000000" w:themeColor="text1"/>
                <w:sz w:val="21"/>
                <w:szCs w:val="21"/>
              </w:rPr>
            </w:pPr>
            <w:r w:rsidRPr="0E6B4FFD">
              <w:rPr>
                <w:rFonts w:ascii="Arial" w:hAnsi="Arial" w:cs="Arial"/>
                <w:b/>
                <w:bCs/>
                <w:color w:val="000000" w:themeColor="text1"/>
                <w:sz w:val="21"/>
                <w:szCs w:val="21"/>
              </w:rPr>
              <w:t>Product Owner Name</w:t>
            </w:r>
          </w:p>
        </w:tc>
        <w:tc>
          <w:tcPr>
            <w:tcW w:w="6804" w:type="dxa"/>
            <w:vAlign w:val="center"/>
          </w:tcPr>
          <w:p w14:paraId="34AC9438" w14:textId="305EDCC5" w:rsidR="00F146DE" w:rsidRPr="00972E30" w:rsidRDefault="00114D28" w:rsidP="00F146DE">
            <w:pPr>
              <w:rPr>
                <w:rFonts w:ascii="Arial" w:hAnsi="Arial" w:cs="Arial"/>
                <w:color w:val="0070C0"/>
                <w:sz w:val="21"/>
                <w:szCs w:val="21"/>
              </w:rPr>
            </w:pPr>
            <w:r>
              <w:rPr>
                <w:rFonts w:ascii="Arial" w:hAnsi="Arial" w:cs="Arial"/>
                <w:i/>
                <w:iCs/>
                <w:color w:val="FF0000"/>
                <w:sz w:val="21"/>
                <w:szCs w:val="21"/>
              </w:rPr>
              <w:t>James Goodwin</w:t>
            </w:r>
          </w:p>
        </w:tc>
      </w:tr>
      <w:tr w:rsidR="00F146DE" w:rsidRPr="009A48B4" w14:paraId="54DFABB9" w14:textId="77777777" w:rsidTr="008C1870">
        <w:trPr>
          <w:trHeight w:val="321"/>
        </w:trPr>
        <w:tc>
          <w:tcPr>
            <w:tcW w:w="2830" w:type="dxa"/>
            <w:vAlign w:val="center"/>
          </w:tcPr>
          <w:p w14:paraId="6A8F9454" w14:textId="157C68FC" w:rsidR="00F146DE" w:rsidRPr="009A48B4" w:rsidRDefault="00F146DE" w:rsidP="00F146DE">
            <w:pPr>
              <w:rPr>
                <w:rFonts w:ascii="Arial" w:hAnsi="Arial" w:cs="Arial"/>
                <w:b/>
                <w:bCs/>
                <w:color w:val="000000" w:themeColor="text1"/>
                <w:sz w:val="21"/>
                <w:szCs w:val="21"/>
              </w:rPr>
            </w:pPr>
            <w:r>
              <w:rPr>
                <w:rFonts w:ascii="Arial" w:hAnsi="Arial" w:cs="Arial"/>
                <w:b/>
                <w:bCs/>
                <w:color w:val="000000" w:themeColor="text1"/>
                <w:sz w:val="21"/>
                <w:szCs w:val="21"/>
              </w:rPr>
              <w:t>O2 Daisy ID</w:t>
            </w:r>
          </w:p>
        </w:tc>
        <w:tc>
          <w:tcPr>
            <w:tcW w:w="6804" w:type="dxa"/>
            <w:vAlign w:val="center"/>
          </w:tcPr>
          <w:p w14:paraId="213A4E6F" w14:textId="4B66E276" w:rsidR="00F146DE" w:rsidRPr="00972E30" w:rsidRDefault="00ED71D4" w:rsidP="00F146DE">
            <w:pPr>
              <w:rPr>
                <w:rFonts w:ascii="Arial" w:hAnsi="Arial" w:cs="Arial"/>
                <w:color w:val="0070C0"/>
                <w:sz w:val="21"/>
                <w:szCs w:val="21"/>
              </w:rPr>
            </w:pPr>
            <w:r>
              <w:rPr>
                <w:rFonts w:ascii="Arial" w:hAnsi="Arial" w:cs="Arial"/>
                <w:color w:val="0070C0"/>
                <w:sz w:val="21"/>
                <w:szCs w:val="21"/>
              </w:rPr>
              <w:t>ID</w:t>
            </w:r>
            <w:r w:rsidR="004F0DE1">
              <w:rPr>
                <w:rFonts w:ascii="Arial" w:hAnsi="Arial" w:cs="Arial"/>
                <w:color w:val="0070C0"/>
                <w:sz w:val="21"/>
                <w:szCs w:val="21"/>
              </w:rPr>
              <w:t>125</w:t>
            </w:r>
          </w:p>
        </w:tc>
      </w:tr>
      <w:tr w:rsidR="00F146DE" w14:paraId="661B5ABC" w14:textId="77777777" w:rsidTr="008C1870">
        <w:trPr>
          <w:trHeight w:val="321"/>
        </w:trPr>
        <w:tc>
          <w:tcPr>
            <w:tcW w:w="2830" w:type="dxa"/>
            <w:vAlign w:val="center"/>
          </w:tcPr>
          <w:p w14:paraId="281B1FDB" w14:textId="7E45541A" w:rsidR="00F146DE" w:rsidRDefault="00F146DE" w:rsidP="00F146DE">
            <w:pPr>
              <w:rPr>
                <w:rFonts w:ascii="Arial" w:hAnsi="Arial" w:cs="Arial"/>
                <w:b/>
                <w:bCs/>
                <w:color w:val="000000" w:themeColor="text1"/>
                <w:sz w:val="21"/>
                <w:szCs w:val="21"/>
              </w:rPr>
            </w:pPr>
            <w:r w:rsidRPr="671D3FA4">
              <w:rPr>
                <w:rFonts w:ascii="Arial" w:hAnsi="Arial" w:cs="Arial"/>
                <w:b/>
                <w:bCs/>
                <w:color w:val="000000" w:themeColor="text1"/>
                <w:sz w:val="21"/>
                <w:szCs w:val="21"/>
              </w:rPr>
              <w:t>O2Daisy CTIO Approved</w:t>
            </w:r>
          </w:p>
        </w:tc>
        <w:tc>
          <w:tcPr>
            <w:tcW w:w="6804" w:type="dxa"/>
            <w:vAlign w:val="center"/>
          </w:tcPr>
          <w:p w14:paraId="7067973B" w14:textId="2547A0C4" w:rsidR="00F146DE" w:rsidRDefault="001450EB" w:rsidP="00F146DE">
            <w:pPr>
              <w:rPr>
                <w:rFonts w:ascii="Arial" w:hAnsi="Arial" w:cs="Arial"/>
                <w:color w:val="0070C0"/>
                <w:sz w:val="21"/>
                <w:szCs w:val="21"/>
              </w:rPr>
            </w:pPr>
            <w:r>
              <w:rPr>
                <w:rFonts w:ascii="Arial" w:hAnsi="Arial" w:cs="Arial"/>
                <w:color w:val="0070C0"/>
                <w:sz w:val="21"/>
                <w:szCs w:val="21"/>
              </w:rPr>
              <w:t>Emma Aylesbury</w:t>
            </w:r>
          </w:p>
        </w:tc>
      </w:tr>
      <w:tr w:rsidR="00F146DE" w14:paraId="057FAE7E" w14:textId="77777777" w:rsidTr="008C1870">
        <w:trPr>
          <w:trHeight w:val="321"/>
        </w:trPr>
        <w:tc>
          <w:tcPr>
            <w:tcW w:w="2830" w:type="dxa"/>
            <w:vAlign w:val="center"/>
          </w:tcPr>
          <w:p w14:paraId="49C86747" w14:textId="259AE2CD" w:rsidR="00F146DE" w:rsidRDefault="00F146DE" w:rsidP="00F146DE">
            <w:pPr>
              <w:rPr>
                <w:rFonts w:ascii="Arial" w:hAnsi="Arial" w:cs="Arial"/>
                <w:b/>
                <w:bCs/>
                <w:color w:val="000000" w:themeColor="text1"/>
                <w:sz w:val="21"/>
                <w:szCs w:val="21"/>
              </w:rPr>
            </w:pPr>
            <w:r w:rsidRPr="6054D632">
              <w:rPr>
                <w:rFonts w:ascii="Arial" w:hAnsi="Arial" w:cs="Arial"/>
                <w:b/>
                <w:bCs/>
                <w:color w:val="000000" w:themeColor="text1"/>
                <w:sz w:val="21"/>
                <w:szCs w:val="21"/>
              </w:rPr>
              <w:t>O2Daisy IT Architecture design or context</w:t>
            </w:r>
          </w:p>
        </w:tc>
        <w:tc>
          <w:tcPr>
            <w:tcW w:w="6804" w:type="dxa"/>
            <w:vAlign w:val="center"/>
          </w:tcPr>
          <w:p w14:paraId="3D2DAA66" w14:textId="47EF3860" w:rsidR="00F146DE" w:rsidRDefault="00F146DE" w:rsidP="00F146DE">
            <w:pPr>
              <w:rPr>
                <w:rFonts w:ascii="Arial" w:hAnsi="Arial" w:cs="Arial"/>
                <w:color w:val="0070C0"/>
                <w:sz w:val="21"/>
                <w:szCs w:val="21"/>
              </w:rPr>
            </w:pPr>
          </w:p>
        </w:tc>
      </w:tr>
    </w:tbl>
    <w:p w14:paraId="577C5096" w14:textId="77777777" w:rsidR="006F420E" w:rsidRPr="00840EBD" w:rsidRDefault="006F420E">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405"/>
        <w:gridCol w:w="1985"/>
        <w:gridCol w:w="1984"/>
        <w:gridCol w:w="3260"/>
      </w:tblGrid>
      <w:tr w:rsidR="00625B41" w:rsidRPr="00C86776" w14:paraId="68BCB179" w14:textId="77777777" w:rsidTr="00625B41">
        <w:trPr>
          <w:trHeight w:val="212"/>
        </w:trPr>
        <w:tc>
          <w:tcPr>
            <w:tcW w:w="2405" w:type="dxa"/>
          </w:tcPr>
          <w:p w14:paraId="06E5F5BC" w14:textId="628A6736" w:rsidR="00625B41" w:rsidRPr="00625B41" w:rsidRDefault="00625B41" w:rsidP="00625B41">
            <w:pPr>
              <w:rPr>
                <w:rFonts w:ascii="Arial" w:hAnsi="Arial" w:cs="Arial"/>
                <w:sz w:val="22"/>
                <w:szCs w:val="22"/>
              </w:rPr>
            </w:pPr>
            <w:r w:rsidRPr="009A48B4">
              <w:rPr>
                <w:rFonts w:ascii="Arial" w:hAnsi="Arial" w:cs="Arial"/>
                <w:b/>
                <w:bCs/>
                <w:sz w:val="22"/>
                <w:szCs w:val="22"/>
              </w:rPr>
              <w:t>NDA required?</w:t>
            </w:r>
          </w:p>
        </w:tc>
        <w:tc>
          <w:tcPr>
            <w:tcW w:w="1985" w:type="dxa"/>
          </w:tcPr>
          <w:p w14:paraId="3F10DB9A" w14:textId="786119B7" w:rsidR="00625B41" w:rsidRDefault="00763707" w:rsidP="00625B41">
            <w:pPr>
              <w:rPr>
                <w:rFonts w:ascii="Arial" w:hAnsi="Arial" w:cs="Arial"/>
                <w:color w:val="0070C0"/>
                <w:sz w:val="21"/>
                <w:szCs w:val="21"/>
              </w:rPr>
            </w:pPr>
            <w:r>
              <w:rPr>
                <w:rFonts w:ascii="Arial" w:hAnsi="Arial" w:cs="Arial"/>
                <w:color w:val="0070C0"/>
                <w:sz w:val="21"/>
                <w:szCs w:val="21"/>
              </w:rPr>
              <w:t>No</w:t>
            </w:r>
            <w:r w:rsidR="00625B41" w:rsidRPr="009A48B4">
              <w:rPr>
                <w:rFonts w:ascii="Arial" w:hAnsi="Arial" w:cs="Arial"/>
                <w:color w:val="0070C0"/>
                <w:sz w:val="21"/>
                <w:szCs w:val="21"/>
              </w:rPr>
              <w:t xml:space="preserve"> </w:t>
            </w:r>
          </w:p>
        </w:tc>
        <w:tc>
          <w:tcPr>
            <w:tcW w:w="1984" w:type="dxa"/>
          </w:tcPr>
          <w:p w14:paraId="04C58687" w14:textId="74EAB284" w:rsidR="00625B41" w:rsidRPr="009A48B4" w:rsidRDefault="00625B41" w:rsidP="00625B41">
            <w:pPr>
              <w:rPr>
                <w:rFonts w:ascii="Arial" w:hAnsi="Arial" w:cs="Arial"/>
                <w:b/>
                <w:bCs/>
                <w:sz w:val="22"/>
                <w:szCs w:val="22"/>
              </w:rPr>
            </w:pPr>
            <w:r w:rsidRPr="009A48B4">
              <w:rPr>
                <w:rFonts w:ascii="Arial" w:hAnsi="Arial" w:cs="Arial"/>
                <w:b/>
                <w:bCs/>
                <w:sz w:val="21"/>
                <w:szCs w:val="21"/>
              </w:rPr>
              <w:t>NDA admin</w:t>
            </w:r>
          </w:p>
        </w:tc>
        <w:tc>
          <w:tcPr>
            <w:tcW w:w="3260" w:type="dxa"/>
          </w:tcPr>
          <w:p w14:paraId="28C6ABE1" w14:textId="7F493F07" w:rsidR="00625B41" w:rsidRDefault="00321D01" w:rsidP="00625B41">
            <w:pPr>
              <w:rPr>
                <w:rFonts w:ascii="Arial" w:hAnsi="Arial" w:cs="Arial"/>
                <w:color w:val="0070C0"/>
                <w:sz w:val="21"/>
                <w:szCs w:val="21"/>
              </w:rPr>
            </w:pPr>
            <w:r>
              <w:rPr>
                <w:rFonts w:ascii="Arial" w:hAnsi="Arial" w:cs="Arial"/>
                <w:color w:val="0070C0"/>
                <w:sz w:val="21"/>
                <w:szCs w:val="21"/>
              </w:rPr>
              <w:t>N/A</w:t>
            </w:r>
          </w:p>
        </w:tc>
      </w:tr>
      <w:tr w:rsidR="00253300" w:rsidRPr="00C86776" w14:paraId="759A3E4D" w14:textId="77777777" w:rsidTr="00625B41">
        <w:trPr>
          <w:trHeight w:val="212"/>
        </w:trPr>
        <w:tc>
          <w:tcPr>
            <w:tcW w:w="2405" w:type="dxa"/>
          </w:tcPr>
          <w:p w14:paraId="12F6E02B" w14:textId="211DD837" w:rsidR="00253300" w:rsidRPr="009A48B4" w:rsidRDefault="00253300" w:rsidP="00253300">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 xml:space="preserve">start date </w:t>
            </w:r>
          </w:p>
        </w:tc>
        <w:tc>
          <w:tcPr>
            <w:tcW w:w="1985" w:type="dxa"/>
          </w:tcPr>
          <w:p w14:paraId="2402858C" w14:textId="41D72DA6" w:rsidR="00F87577" w:rsidRPr="006D034C" w:rsidRDefault="00D96123" w:rsidP="00253300">
            <w:pPr>
              <w:rPr>
                <w:rFonts w:ascii="Arial" w:hAnsi="Arial" w:cs="Arial"/>
                <w:color w:val="0070C0"/>
                <w:sz w:val="21"/>
                <w:szCs w:val="21"/>
                <w:highlight w:val="yellow"/>
              </w:rPr>
            </w:pPr>
            <w:r>
              <w:rPr>
                <w:rFonts w:ascii="Arial" w:hAnsi="Arial" w:cs="Arial"/>
                <w:color w:val="0070C0"/>
                <w:sz w:val="21"/>
                <w:szCs w:val="21"/>
              </w:rPr>
              <w:t>03</w:t>
            </w:r>
            <w:r w:rsidR="00C87E70" w:rsidRPr="00C87E70">
              <w:rPr>
                <w:rFonts w:ascii="Arial" w:hAnsi="Arial" w:cs="Arial"/>
                <w:color w:val="0070C0"/>
                <w:sz w:val="21"/>
                <w:szCs w:val="21"/>
              </w:rPr>
              <w:t>.0</w:t>
            </w:r>
            <w:r>
              <w:rPr>
                <w:rFonts w:ascii="Arial" w:hAnsi="Arial" w:cs="Arial"/>
                <w:color w:val="0070C0"/>
                <w:sz w:val="21"/>
                <w:szCs w:val="21"/>
              </w:rPr>
              <w:t>8</w:t>
            </w:r>
            <w:r w:rsidR="00C87E70" w:rsidRPr="00C87E70">
              <w:rPr>
                <w:rFonts w:ascii="Arial" w:hAnsi="Arial" w:cs="Arial"/>
                <w:color w:val="0070C0"/>
                <w:sz w:val="21"/>
                <w:szCs w:val="21"/>
              </w:rPr>
              <w:t>.26</w:t>
            </w:r>
          </w:p>
        </w:tc>
        <w:tc>
          <w:tcPr>
            <w:tcW w:w="1984" w:type="dxa"/>
          </w:tcPr>
          <w:p w14:paraId="0FCA20FB" w14:textId="400D232B" w:rsidR="00253300" w:rsidRPr="009A48B4" w:rsidRDefault="00253300" w:rsidP="00253300">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260" w:type="dxa"/>
          </w:tcPr>
          <w:p w14:paraId="2EE8753F" w14:textId="17BC6327" w:rsidR="00D66689" w:rsidRDefault="00D66689" w:rsidP="00253300">
            <w:pPr>
              <w:rPr>
                <w:rFonts w:ascii="Arial" w:hAnsi="Arial" w:cs="Arial"/>
                <w:color w:val="0070C0"/>
                <w:sz w:val="21"/>
                <w:szCs w:val="21"/>
              </w:rPr>
            </w:pPr>
            <w:r>
              <w:rPr>
                <w:rFonts w:ascii="Arial" w:hAnsi="Arial" w:cs="Arial"/>
                <w:color w:val="0070C0"/>
                <w:sz w:val="21"/>
                <w:szCs w:val="21"/>
              </w:rPr>
              <w:t xml:space="preserve">Phased - </w:t>
            </w:r>
          </w:p>
          <w:p w14:paraId="6D3B1AFF" w14:textId="262C6B09" w:rsidR="00253300" w:rsidRDefault="003A7A4F" w:rsidP="00253300">
            <w:pPr>
              <w:rPr>
                <w:rFonts w:ascii="Arial" w:hAnsi="Arial" w:cs="Arial"/>
                <w:color w:val="0070C0"/>
                <w:sz w:val="21"/>
                <w:szCs w:val="21"/>
              </w:rPr>
            </w:pPr>
            <w:r>
              <w:rPr>
                <w:rFonts w:ascii="Arial" w:hAnsi="Arial" w:cs="Arial"/>
                <w:color w:val="0070C0"/>
                <w:sz w:val="21"/>
                <w:szCs w:val="21"/>
              </w:rPr>
              <w:t>Q4’26</w:t>
            </w:r>
            <w:r w:rsidR="00D66689">
              <w:rPr>
                <w:rFonts w:ascii="Arial" w:hAnsi="Arial" w:cs="Arial"/>
                <w:color w:val="0070C0"/>
                <w:sz w:val="21"/>
                <w:szCs w:val="21"/>
              </w:rPr>
              <w:t xml:space="preserve"> (Tactical</w:t>
            </w:r>
            <w:r w:rsidR="00FC4FAE">
              <w:rPr>
                <w:rFonts w:ascii="Arial" w:hAnsi="Arial" w:cs="Arial"/>
                <w:color w:val="0070C0"/>
                <w:sz w:val="21"/>
                <w:szCs w:val="21"/>
              </w:rPr>
              <w:t>)</w:t>
            </w:r>
          </w:p>
          <w:p w14:paraId="585FFDD8" w14:textId="07EDA955" w:rsidR="00FC4FAE" w:rsidRPr="009A48B4" w:rsidRDefault="00FC4FAE" w:rsidP="00253300">
            <w:pPr>
              <w:rPr>
                <w:rFonts w:ascii="Arial" w:hAnsi="Arial" w:cs="Arial"/>
                <w:color w:val="0070C0"/>
                <w:sz w:val="21"/>
                <w:szCs w:val="21"/>
              </w:rPr>
            </w:pPr>
            <w:r>
              <w:rPr>
                <w:rFonts w:ascii="Arial" w:hAnsi="Arial" w:cs="Arial"/>
                <w:color w:val="0070C0"/>
                <w:sz w:val="21"/>
                <w:szCs w:val="21"/>
              </w:rPr>
              <w:t>H1’27 (Strategic)</w:t>
            </w:r>
          </w:p>
        </w:tc>
      </w:tr>
      <w:tr w:rsidR="00EF2B0D" w:rsidRPr="00C86776" w14:paraId="0951D8FF" w14:textId="77777777" w:rsidTr="00625B41">
        <w:trPr>
          <w:trHeight w:val="212"/>
        </w:trPr>
        <w:tc>
          <w:tcPr>
            <w:tcW w:w="2405" w:type="dxa"/>
          </w:tcPr>
          <w:p w14:paraId="62C6494C" w14:textId="695370E6" w:rsidR="00EF2B0D" w:rsidRPr="009A48B4" w:rsidRDefault="00EF2B0D" w:rsidP="00253300">
            <w:pPr>
              <w:rPr>
                <w:rFonts w:ascii="Arial" w:hAnsi="Arial" w:cs="Arial"/>
                <w:b/>
                <w:bCs/>
                <w:sz w:val="22"/>
                <w:szCs w:val="22"/>
              </w:rPr>
            </w:pPr>
            <w:r>
              <w:rPr>
                <w:rFonts w:ascii="Arial" w:hAnsi="Arial" w:cs="Arial"/>
                <w:b/>
                <w:bCs/>
                <w:sz w:val="22"/>
                <w:szCs w:val="22"/>
              </w:rPr>
              <w:t xml:space="preserve">O2B </w:t>
            </w:r>
            <w:r w:rsidR="00756C8F">
              <w:rPr>
                <w:rFonts w:ascii="Arial" w:hAnsi="Arial" w:cs="Arial"/>
                <w:b/>
                <w:bCs/>
                <w:sz w:val="22"/>
                <w:szCs w:val="22"/>
              </w:rPr>
              <w:t>Submission date</w:t>
            </w:r>
            <w:r w:rsidR="00D51EAF">
              <w:rPr>
                <w:rFonts w:ascii="Arial" w:hAnsi="Arial" w:cs="Arial"/>
                <w:b/>
                <w:bCs/>
                <w:sz w:val="22"/>
                <w:szCs w:val="22"/>
              </w:rPr>
              <w:t xml:space="preserve"> to VMO2</w:t>
            </w:r>
          </w:p>
        </w:tc>
        <w:tc>
          <w:tcPr>
            <w:tcW w:w="1985" w:type="dxa"/>
          </w:tcPr>
          <w:p w14:paraId="6BF6DD7F" w14:textId="7DE98238" w:rsidR="00EF2B0D" w:rsidRPr="00022438" w:rsidRDefault="003A7A4F" w:rsidP="00253300">
            <w:pPr>
              <w:rPr>
                <w:rFonts w:ascii="Arial" w:hAnsi="Arial" w:cs="Arial"/>
                <w:color w:val="0070C0"/>
                <w:sz w:val="21"/>
                <w:szCs w:val="21"/>
              </w:rPr>
            </w:pPr>
            <w:r>
              <w:rPr>
                <w:rFonts w:ascii="Arial" w:hAnsi="Arial" w:cs="Arial"/>
                <w:color w:val="0070C0"/>
                <w:sz w:val="21"/>
                <w:szCs w:val="21"/>
              </w:rPr>
              <w:t>30</w:t>
            </w:r>
            <w:r w:rsidR="00B210C0">
              <w:rPr>
                <w:rFonts w:ascii="Arial" w:hAnsi="Arial" w:cs="Arial"/>
                <w:color w:val="0070C0"/>
                <w:sz w:val="21"/>
                <w:szCs w:val="21"/>
              </w:rPr>
              <w:t>.06.26</w:t>
            </w:r>
          </w:p>
        </w:tc>
        <w:tc>
          <w:tcPr>
            <w:tcW w:w="1984" w:type="dxa"/>
          </w:tcPr>
          <w:p w14:paraId="789C38C2" w14:textId="77777777" w:rsidR="00EF2B0D" w:rsidRPr="009A48B4" w:rsidRDefault="00EF2B0D" w:rsidP="00253300">
            <w:pPr>
              <w:rPr>
                <w:rFonts w:ascii="Arial" w:hAnsi="Arial" w:cs="Arial"/>
                <w:b/>
                <w:bCs/>
                <w:sz w:val="22"/>
                <w:szCs w:val="22"/>
              </w:rPr>
            </w:pPr>
          </w:p>
        </w:tc>
        <w:tc>
          <w:tcPr>
            <w:tcW w:w="3260" w:type="dxa"/>
          </w:tcPr>
          <w:p w14:paraId="1C3A72C6" w14:textId="77777777" w:rsidR="00EF2B0D" w:rsidRDefault="00EF2B0D" w:rsidP="00253300">
            <w:pPr>
              <w:rPr>
                <w:rFonts w:ascii="Arial" w:hAnsi="Arial" w:cs="Arial"/>
                <w:color w:val="0070C0"/>
                <w:sz w:val="21"/>
                <w:szCs w:val="21"/>
              </w:rPr>
            </w:pPr>
          </w:p>
        </w:tc>
      </w:tr>
      <w:tr w:rsidR="00756C8F" w:rsidRPr="00C86776" w14:paraId="1782643E" w14:textId="77777777" w:rsidTr="00C17EC4">
        <w:trPr>
          <w:trHeight w:val="212"/>
        </w:trPr>
        <w:tc>
          <w:tcPr>
            <w:tcW w:w="2405" w:type="dxa"/>
          </w:tcPr>
          <w:p w14:paraId="0B56FD0A" w14:textId="58DC37F3" w:rsidR="00756C8F" w:rsidRDefault="00756C8F" w:rsidP="00253300">
            <w:pPr>
              <w:rPr>
                <w:rFonts w:ascii="Arial" w:hAnsi="Arial" w:cs="Arial"/>
                <w:b/>
                <w:bCs/>
                <w:sz w:val="22"/>
                <w:szCs w:val="22"/>
              </w:rPr>
            </w:pPr>
            <w:r>
              <w:rPr>
                <w:rFonts w:ascii="Arial" w:hAnsi="Arial" w:cs="Arial"/>
                <w:b/>
                <w:bCs/>
                <w:sz w:val="22"/>
                <w:szCs w:val="22"/>
              </w:rPr>
              <w:t>Review call held</w:t>
            </w:r>
          </w:p>
        </w:tc>
        <w:tc>
          <w:tcPr>
            <w:tcW w:w="1985" w:type="dxa"/>
          </w:tcPr>
          <w:p w14:paraId="2336324A" w14:textId="41B4C227" w:rsidR="00756C8F" w:rsidRDefault="00756C8F" w:rsidP="00253300">
            <w:pPr>
              <w:rPr>
                <w:rFonts w:ascii="Arial" w:hAnsi="Arial" w:cs="Arial"/>
                <w:color w:val="0070C0"/>
                <w:sz w:val="21"/>
                <w:szCs w:val="21"/>
              </w:rPr>
            </w:pPr>
          </w:p>
        </w:tc>
        <w:tc>
          <w:tcPr>
            <w:tcW w:w="5244" w:type="dxa"/>
            <w:gridSpan w:val="2"/>
          </w:tcPr>
          <w:p w14:paraId="745FBA7E" w14:textId="4E893C7E" w:rsidR="00756C8F" w:rsidRDefault="00756C8F" w:rsidP="00253300">
            <w:pPr>
              <w:rPr>
                <w:rFonts w:ascii="Arial" w:hAnsi="Arial" w:cs="Arial"/>
                <w:color w:val="0070C0"/>
                <w:sz w:val="21"/>
                <w:szCs w:val="21"/>
              </w:rPr>
            </w:pPr>
          </w:p>
        </w:tc>
      </w:tr>
      <w:tr w:rsidR="00D51EAF" w:rsidRPr="00C86776" w14:paraId="2FC2E336" w14:textId="77777777" w:rsidTr="00C17EC4">
        <w:trPr>
          <w:trHeight w:val="212"/>
        </w:trPr>
        <w:tc>
          <w:tcPr>
            <w:tcW w:w="2405" w:type="dxa"/>
          </w:tcPr>
          <w:p w14:paraId="0ED2BAA9" w14:textId="0D55BAA1" w:rsidR="00D51EAF" w:rsidRDefault="00D51EAF" w:rsidP="00253300">
            <w:pPr>
              <w:rPr>
                <w:rFonts w:ascii="Arial" w:hAnsi="Arial" w:cs="Arial"/>
                <w:b/>
                <w:bCs/>
                <w:sz w:val="22"/>
                <w:szCs w:val="22"/>
              </w:rPr>
            </w:pPr>
            <w:r>
              <w:rPr>
                <w:rFonts w:ascii="Arial" w:hAnsi="Arial" w:cs="Arial"/>
                <w:b/>
                <w:bCs/>
                <w:sz w:val="22"/>
                <w:szCs w:val="22"/>
              </w:rPr>
              <w:t>Updated submission</w:t>
            </w:r>
          </w:p>
        </w:tc>
        <w:tc>
          <w:tcPr>
            <w:tcW w:w="1985" w:type="dxa"/>
          </w:tcPr>
          <w:p w14:paraId="454F907A" w14:textId="01E27DF3" w:rsidR="00D51EAF" w:rsidRDefault="00D51EAF" w:rsidP="00253300">
            <w:pPr>
              <w:rPr>
                <w:rFonts w:ascii="Arial" w:hAnsi="Arial" w:cs="Arial"/>
                <w:color w:val="0070C0"/>
                <w:sz w:val="21"/>
                <w:szCs w:val="21"/>
              </w:rPr>
            </w:pPr>
          </w:p>
        </w:tc>
        <w:tc>
          <w:tcPr>
            <w:tcW w:w="5244" w:type="dxa"/>
            <w:gridSpan w:val="2"/>
          </w:tcPr>
          <w:p w14:paraId="1866832C" w14:textId="77777777" w:rsidR="00D51EAF" w:rsidRDefault="00D51EAF" w:rsidP="00253300">
            <w:pPr>
              <w:rPr>
                <w:rFonts w:ascii="Arial" w:hAnsi="Arial" w:cs="Arial"/>
                <w:color w:val="0070C0"/>
                <w:sz w:val="21"/>
                <w:szCs w:val="21"/>
              </w:rPr>
            </w:pPr>
          </w:p>
        </w:tc>
      </w:tr>
      <w:tr w:rsidR="00EF2B0D" w:rsidRPr="00C86776" w14:paraId="515266B6" w14:textId="77777777" w:rsidTr="00625B41">
        <w:trPr>
          <w:trHeight w:val="212"/>
        </w:trPr>
        <w:tc>
          <w:tcPr>
            <w:tcW w:w="2405" w:type="dxa"/>
          </w:tcPr>
          <w:p w14:paraId="2DC226E7" w14:textId="1DEFC9EC" w:rsidR="00EF2B0D" w:rsidRPr="009A48B4" w:rsidRDefault="00756C8F" w:rsidP="00253300">
            <w:pPr>
              <w:rPr>
                <w:rFonts w:ascii="Arial" w:hAnsi="Arial" w:cs="Arial"/>
                <w:b/>
                <w:bCs/>
                <w:sz w:val="22"/>
                <w:szCs w:val="22"/>
              </w:rPr>
            </w:pPr>
            <w:r>
              <w:rPr>
                <w:rFonts w:ascii="Arial" w:hAnsi="Arial" w:cs="Arial"/>
                <w:b/>
                <w:bCs/>
                <w:sz w:val="22"/>
                <w:szCs w:val="22"/>
              </w:rPr>
              <w:t>DMA</w:t>
            </w:r>
          </w:p>
        </w:tc>
        <w:tc>
          <w:tcPr>
            <w:tcW w:w="1985" w:type="dxa"/>
          </w:tcPr>
          <w:p w14:paraId="0C5B3367" w14:textId="69069463" w:rsidR="00EF2B0D" w:rsidRPr="00022438" w:rsidRDefault="00EF2B0D" w:rsidP="00253300">
            <w:pPr>
              <w:rPr>
                <w:rFonts w:ascii="Arial" w:hAnsi="Arial" w:cs="Arial"/>
                <w:color w:val="0070C0"/>
                <w:sz w:val="21"/>
                <w:szCs w:val="21"/>
              </w:rPr>
            </w:pPr>
          </w:p>
        </w:tc>
        <w:tc>
          <w:tcPr>
            <w:tcW w:w="1984" w:type="dxa"/>
          </w:tcPr>
          <w:p w14:paraId="21CFB4D6" w14:textId="77777777" w:rsidR="00EF2B0D" w:rsidRPr="009A48B4" w:rsidRDefault="00EF2B0D" w:rsidP="00253300">
            <w:pPr>
              <w:rPr>
                <w:rFonts w:ascii="Arial" w:hAnsi="Arial" w:cs="Arial"/>
                <w:b/>
                <w:bCs/>
                <w:sz w:val="22"/>
                <w:szCs w:val="22"/>
              </w:rPr>
            </w:pPr>
          </w:p>
        </w:tc>
        <w:tc>
          <w:tcPr>
            <w:tcW w:w="3260" w:type="dxa"/>
          </w:tcPr>
          <w:p w14:paraId="385934FC" w14:textId="77777777" w:rsidR="00EF2B0D" w:rsidRDefault="00EF2B0D" w:rsidP="00253300">
            <w:pPr>
              <w:rPr>
                <w:rFonts w:ascii="Arial" w:hAnsi="Arial" w:cs="Arial"/>
                <w:color w:val="0070C0"/>
                <w:sz w:val="21"/>
                <w:szCs w:val="21"/>
              </w:rPr>
            </w:pPr>
          </w:p>
        </w:tc>
      </w:tr>
      <w:tr w:rsidR="00EF2B0D" w:rsidRPr="00C86776" w14:paraId="491EBB0E" w14:textId="77777777" w:rsidTr="00625B41">
        <w:trPr>
          <w:trHeight w:val="212"/>
        </w:trPr>
        <w:tc>
          <w:tcPr>
            <w:tcW w:w="2405" w:type="dxa"/>
          </w:tcPr>
          <w:p w14:paraId="512BEB10" w14:textId="3945E909" w:rsidR="00EF2B0D" w:rsidRPr="009A48B4" w:rsidRDefault="00F7170B" w:rsidP="00253300">
            <w:pPr>
              <w:rPr>
                <w:rFonts w:ascii="Arial" w:hAnsi="Arial" w:cs="Arial"/>
                <w:b/>
                <w:bCs/>
                <w:sz w:val="22"/>
                <w:szCs w:val="22"/>
              </w:rPr>
            </w:pPr>
            <w:r>
              <w:rPr>
                <w:rFonts w:ascii="Arial" w:hAnsi="Arial" w:cs="Arial"/>
                <w:b/>
                <w:bCs/>
                <w:sz w:val="22"/>
                <w:szCs w:val="22"/>
              </w:rPr>
              <w:t>IIA</w:t>
            </w:r>
          </w:p>
        </w:tc>
        <w:tc>
          <w:tcPr>
            <w:tcW w:w="1985" w:type="dxa"/>
          </w:tcPr>
          <w:p w14:paraId="1CE5A3E6" w14:textId="3C779440" w:rsidR="00EF2B0D" w:rsidRPr="00022438" w:rsidRDefault="00EF2B0D" w:rsidP="00253300">
            <w:pPr>
              <w:rPr>
                <w:rFonts w:ascii="Arial" w:hAnsi="Arial" w:cs="Arial"/>
                <w:color w:val="0070C0"/>
                <w:sz w:val="21"/>
                <w:szCs w:val="21"/>
              </w:rPr>
            </w:pPr>
          </w:p>
        </w:tc>
        <w:tc>
          <w:tcPr>
            <w:tcW w:w="1984" w:type="dxa"/>
          </w:tcPr>
          <w:p w14:paraId="30CD754A" w14:textId="77777777" w:rsidR="00EF2B0D" w:rsidRPr="009A48B4" w:rsidRDefault="00EF2B0D" w:rsidP="00253300">
            <w:pPr>
              <w:rPr>
                <w:rFonts w:ascii="Arial" w:hAnsi="Arial" w:cs="Arial"/>
                <w:b/>
                <w:bCs/>
                <w:sz w:val="22"/>
                <w:szCs w:val="22"/>
              </w:rPr>
            </w:pPr>
          </w:p>
        </w:tc>
        <w:tc>
          <w:tcPr>
            <w:tcW w:w="3260" w:type="dxa"/>
          </w:tcPr>
          <w:p w14:paraId="55195D57" w14:textId="77777777" w:rsidR="00EF2B0D" w:rsidRDefault="00EF2B0D" w:rsidP="00253300">
            <w:pPr>
              <w:rPr>
                <w:rFonts w:ascii="Arial" w:hAnsi="Arial" w:cs="Arial"/>
                <w:color w:val="0070C0"/>
                <w:sz w:val="21"/>
                <w:szCs w:val="21"/>
              </w:rPr>
            </w:pPr>
          </w:p>
        </w:tc>
      </w:tr>
      <w:tr w:rsidR="0044116F" w:rsidRPr="00C86776" w14:paraId="796A3D2F" w14:textId="77777777" w:rsidTr="00625B41">
        <w:trPr>
          <w:trHeight w:val="212"/>
        </w:trPr>
        <w:tc>
          <w:tcPr>
            <w:tcW w:w="2405" w:type="dxa"/>
          </w:tcPr>
          <w:p w14:paraId="4323E6EB" w14:textId="79A51D28" w:rsidR="0044116F" w:rsidRDefault="0044116F" w:rsidP="00253300">
            <w:pPr>
              <w:rPr>
                <w:rFonts w:ascii="Arial" w:hAnsi="Arial" w:cs="Arial"/>
                <w:b/>
                <w:bCs/>
                <w:sz w:val="22"/>
                <w:szCs w:val="22"/>
              </w:rPr>
            </w:pPr>
            <w:r>
              <w:rPr>
                <w:rFonts w:ascii="Arial" w:hAnsi="Arial" w:cs="Arial"/>
                <w:b/>
                <w:bCs/>
                <w:sz w:val="22"/>
                <w:szCs w:val="22"/>
              </w:rPr>
              <w:t>O2 Business approval</w:t>
            </w:r>
          </w:p>
        </w:tc>
        <w:tc>
          <w:tcPr>
            <w:tcW w:w="1985" w:type="dxa"/>
          </w:tcPr>
          <w:p w14:paraId="535E9B50" w14:textId="77777777" w:rsidR="0044116F" w:rsidRDefault="0044116F" w:rsidP="00253300">
            <w:pPr>
              <w:rPr>
                <w:rFonts w:ascii="Arial" w:hAnsi="Arial" w:cs="Arial"/>
                <w:color w:val="0070C0"/>
                <w:sz w:val="21"/>
                <w:szCs w:val="21"/>
              </w:rPr>
            </w:pPr>
          </w:p>
        </w:tc>
        <w:tc>
          <w:tcPr>
            <w:tcW w:w="1984" w:type="dxa"/>
          </w:tcPr>
          <w:p w14:paraId="6F793303" w14:textId="77777777" w:rsidR="0044116F" w:rsidRPr="009A48B4" w:rsidRDefault="0044116F" w:rsidP="00253300">
            <w:pPr>
              <w:rPr>
                <w:rFonts w:ascii="Arial" w:hAnsi="Arial" w:cs="Arial"/>
                <w:b/>
                <w:bCs/>
                <w:sz w:val="22"/>
                <w:szCs w:val="22"/>
              </w:rPr>
            </w:pPr>
          </w:p>
        </w:tc>
        <w:tc>
          <w:tcPr>
            <w:tcW w:w="3260" w:type="dxa"/>
          </w:tcPr>
          <w:p w14:paraId="17A6E9F6" w14:textId="77777777" w:rsidR="0044116F" w:rsidRDefault="0044116F" w:rsidP="00253300">
            <w:pPr>
              <w:rPr>
                <w:rFonts w:ascii="Arial" w:hAnsi="Arial" w:cs="Arial"/>
                <w:color w:val="0070C0"/>
                <w:sz w:val="21"/>
                <w:szCs w:val="21"/>
              </w:rPr>
            </w:pPr>
          </w:p>
        </w:tc>
      </w:tr>
      <w:tr w:rsidR="0044116F" w:rsidRPr="00C86776" w14:paraId="7E8A1AB5" w14:textId="77777777" w:rsidTr="00625B41">
        <w:trPr>
          <w:trHeight w:val="212"/>
        </w:trPr>
        <w:tc>
          <w:tcPr>
            <w:tcW w:w="2405" w:type="dxa"/>
          </w:tcPr>
          <w:p w14:paraId="742B88CB" w14:textId="4048BDF2" w:rsidR="0044116F" w:rsidRDefault="00812457" w:rsidP="00253300">
            <w:pPr>
              <w:rPr>
                <w:rFonts w:ascii="Arial" w:hAnsi="Arial" w:cs="Arial"/>
                <w:b/>
                <w:bCs/>
                <w:sz w:val="22"/>
                <w:szCs w:val="22"/>
              </w:rPr>
            </w:pPr>
            <w:r>
              <w:rPr>
                <w:rFonts w:ascii="Arial" w:hAnsi="Arial" w:cs="Arial"/>
                <w:b/>
                <w:bCs/>
                <w:sz w:val="22"/>
                <w:szCs w:val="22"/>
              </w:rPr>
              <w:t>Virtual Front Door</w:t>
            </w:r>
          </w:p>
        </w:tc>
        <w:tc>
          <w:tcPr>
            <w:tcW w:w="1985" w:type="dxa"/>
          </w:tcPr>
          <w:p w14:paraId="452BC5B6" w14:textId="527F3683" w:rsidR="0044116F" w:rsidRDefault="0044116F" w:rsidP="00253300">
            <w:pPr>
              <w:rPr>
                <w:rFonts w:ascii="Arial" w:hAnsi="Arial" w:cs="Arial"/>
                <w:color w:val="0070C0"/>
                <w:sz w:val="21"/>
                <w:szCs w:val="21"/>
              </w:rPr>
            </w:pPr>
          </w:p>
        </w:tc>
        <w:tc>
          <w:tcPr>
            <w:tcW w:w="1984" w:type="dxa"/>
          </w:tcPr>
          <w:p w14:paraId="3B4CBB99" w14:textId="77777777" w:rsidR="0044116F" w:rsidRPr="009A48B4" w:rsidRDefault="0044116F" w:rsidP="00253300">
            <w:pPr>
              <w:rPr>
                <w:rFonts w:ascii="Arial" w:hAnsi="Arial" w:cs="Arial"/>
                <w:b/>
                <w:bCs/>
                <w:sz w:val="22"/>
                <w:szCs w:val="22"/>
              </w:rPr>
            </w:pPr>
          </w:p>
        </w:tc>
        <w:tc>
          <w:tcPr>
            <w:tcW w:w="3260" w:type="dxa"/>
          </w:tcPr>
          <w:p w14:paraId="09C5A651" w14:textId="77777777" w:rsidR="0044116F" w:rsidRDefault="0044116F" w:rsidP="00253300">
            <w:pPr>
              <w:rPr>
                <w:rFonts w:ascii="Arial" w:hAnsi="Arial" w:cs="Arial"/>
                <w:color w:val="0070C0"/>
                <w:sz w:val="21"/>
                <w:szCs w:val="21"/>
              </w:rPr>
            </w:pPr>
          </w:p>
        </w:tc>
      </w:tr>
    </w:tbl>
    <w:p w14:paraId="5CAE4E44" w14:textId="77777777" w:rsidR="00253300" w:rsidRDefault="00253300">
      <w:pPr>
        <w:rPr>
          <w:rFonts w:ascii="Arial" w:hAnsi="Arial" w:cs="Arial"/>
        </w:rPr>
      </w:pPr>
    </w:p>
    <w:tbl>
      <w:tblPr>
        <w:tblStyle w:val="TableGrid"/>
        <w:tblW w:w="0" w:type="auto"/>
        <w:tblLook w:val="04A0" w:firstRow="1" w:lastRow="0" w:firstColumn="1" w:lastColumn="0" w:noHBand="0" w:noVBand="1"/>
      </w:tblPr>
      <w:tblGrid>
        <w:gridCol w:w="2122"/>
        <w:gridCol w:w="3685"/>
        <w:gridCol w:w="3816"/>
      </w:tblGrid>
      <w:tr w:rsidR="00253300" w:rsidRPr="00C86776" w14:paraId="5C68EF09" w14:textId="77777777" w:rsidTr="009C0D9C">
        <w:tc>
          <w:tcPr>
            <w:tcW w:w="2122" w:type="dxa"/>
          </w:tcPr>
          <w:p w14:paraId="25B6998D" w14:textId="77777777" w:rsidR="00253300" w:rsidRPr="00C86776" w:rsidRDefault="00253300" w:rsidP="009C0D9C">
            <w:pPr>
              <w:rPr>
                <w:rFonts w:ascii="Arial" w:hAnsi="Arial" w:cs="Arial"/>
                <w:b/>
                <w:bCs/>
                <w:sz w:val="22"/>
                <w:szCs w:val="22"/>
              </w:rPr>
            </w:pPr>
            <w:r w:rsidRPr="00C86776">
              <w:rPr>
                <w:rFonts w:ascii="Arial" w:hAnsi="Arial" w:cs="Arial"/>
                <w:b/>
                <w:bCs/>
                <w:sz w:val="22"/>
                <w:szCs w:val="22"/>
              </w:rPr>
              <w:t>Commercial launch date</w:t>
            </w:r>
          </w:p>
        </w:tc>
        <w:tc>
          <w:tcPr>
            <w:tcW w:w="3685" w:type="dxa"/>
          </w:tcPr>
          <w:p w14:paraId="692D7A68" w14:textId="77777777" w:rsidR="00253300" w:rsidRPr="00C86776" w:rsidRDefault="00253300" w:rsidP="009C0D9C">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3816" w:type="dxa"/>
          </w:tcPr>
          <w:p w14:paraId="10BDCCDD" w14:textId="77777777" w:rsidR="00253300" w:rsidRPr="00C86776" w:rsidRDefault="00253300" w:rsidP="009C0D9C">
            <w:pPr>
              <w:rPr>
                <w:rFonts w:ascii="Arial" w:hAnsi="Arial" w:cs="Arial"/>
                <w:b/>
                <w:bCs/>
                <w:sz w:val="22"/>
                <w:szCs w:val="22"/>
              </w:rPr>
            </w:pPr>
            <w:r w:rsidRPr="07BCDE78">
              <w:rPr>
                <w:rFonts w:ascii="Arial" w:hAnsi="Arial" w:cs="Arial"/>
                <w:b/>
                <w:bCs/>
                <w:sz w:val="22"/>
                <w:szCs w:val="22"/>
              </w:rPr>
              <w:t>Drivers</w:t>
            </w:r>
          </w:p>
        </w:tc>
      </w:tr>
      <w:tr w:rsidR="003821B3" w:rsidRPr="007A6A6A" w14:paraId="1C362D2C" w14:textId="77777777" w:rsidTr="009C0D9C">
        <w:tc>
          <w:tcPr>
            <w:tcW w:w="2122" w:type="dxa"/>
          </w:tcPr>
          <w:p w14:paraId="40A70150" w14:textId="41C6E2B2" w:rsidR="003821B3" w:rsidRPr="00C86776" w:rsidRDefault="00EA2F25" w:rsidP="003821B3">
            <w:pPr>
              <w:rPr>
                <w:rFonts w:ascii="Arial" w:hAnsi="Arial" w:cs="Arial"/>
                <w:sz w:val="21"/>
                <w:szCs w:val="21"/>
              </w:rPr>
            </w:pPr>
            <w:r>
              <w:rPr>
                <w:rFonts w:ascii="Arial" w:hAnsi="Arial" w:cs="Arial"/>
                <w:sz w:val="21"/>
                <w:szCs w:val="21"/>
              </w:rPr>
              <w:t>01.10.26</w:t>
            </w:r>
            <w:r w:rsidR="00C46F10">
              <w:rPr>
                <w:rFonts w:ascii="Arial" w:hAnsi="Arial" w:cs="Arial"/>
                <w:sz w:val="21"/>
                <w:szCs w:val="21"/>
              </w:rPr>
              <w:t xml:space="preserve"> / ASAP</w:t>
            </w:r>
          </w:p>
        </w:tc>
        <w:tc>
          <w:tcPr>
            <w:tcW w:w="3685" w:type="dxa"/>
          </w:tcPr>
          <w:p w14:paraId="233730B5" w14:textId="77777777" w:rsidR="003821B3" w:rsidRPr="00B62CF7" w:rsidRDefault="00205DE5" w:rsidP="003821B3">
            <w:pPr>
              <w:rPr>
                <w:rFonts w:ascii="Arial" w:hAnsi="Arial" w:cs="Arial"/>
                <w:i/>
                <w:iCs/>
                <w:color w:val="0070C0"/>
                <w:sz w:val="21"/>
                <w:szCs w:val="21"/>
              </w:rPr>
            </w:pPr>
            <w:r w:rsidRPr="00B62CF7">
              <w:rPr>
                <w:rFonts w:ascii="Arial" w:hAnsi="Arial" w:cs="Arial"/>
                <w:i/>
                <w:iCs/>
                <w:color w:val="0070C0"/>
                <w:sz w:val="21"/>
                <w:szCs w:val="21"/>
              </w:rPr>
              <w:t xml:space="preserve">Tactical delivery </w:t>
            </w:r>
            <w:r w:rsidR="00213382" w:rsidRPr="00B62CF7">
              <w:rPr>
                <w:rFonts w:ascii="Arial" w:hAnsi="Arial" w:cs="Arial"/>
                <w:i/>
                <w:iCs/>
                <w:color w:val="0070C0"/>
                <w:sz w:val="21"/>
                <w:szCs w:val="21"/>
              </w:rPr>
              <w:t>–</w:t>
            </w:r>
            <w:r w:rsidRPr="00B62CF7">
              <w:rPr>
                <w:rFonts w:ascii="Arial" w:hAnsi="Arial" w:cs="Arial"/>
                <w:i/>
                <w:iCs/>
                <w:color w:val="0070C0"/>
                <w:sz w:val="21"/>
                <w:szCs w:val="21"/>
              </w:rPr>
              <w:t xml:space="preserve"> </w:t>
            </w:r>
            <w:r w:rsidR="00213382" w:rsidRPr="00B62CF7">
              <w:rPr>
                <w:rFonts w:ascii="Arial" w:hAnsi="Arial" w:cs="Arial"/>
                <w:i/>
                <w:iCs/>
                <w:color w:val="0070C0"/>
                <w:sz w:val="21"/>
                <w:szCs w:val="21"/>
              </w:rPr>
              <w:t>Initial Digital Download journey (EID Quick Connect)</w:t>
            </w:r>
          </w:p>
          <w:p w14:paraId="61EA3A1E" w14:textId="43D4D910" w:rsidR="00E41858" w:rsidRPr="00B62CF7" w:rsidRDefault="00E41858" w:rsidP="003821B3">
            <w:pPr>
              <w:rPr>
                <w:rFonts w:ascii="Arial" w:hAnsi="Arial" w:cs="Arial"/>
                <w:i/>
                <w:iCs/>
                <w:color w:val="0070C0"/>
                <w:sz w:val="21"/>
                <w:szCs w:val="21"/>
              </w:rPr>
            </w:pPr>
          </w:p>
        </w:tc>
        <w:tc>
          <w:tcPr>
            <w:tcW w:w="3816" w:type="dxa"/>
          </w:tcPr>
          <w:p w14:paraId="5A0A62AE" w14:textId="77777777" w:rsidR="003821B3" w:rsidRPr="00CE4454" w:rsidRDefault="00CE4454" w:rsidP="003821B3">
            <w:pPr>
              <w:rPr>
                <w:rFonts w:ascii="Arial" w:hAnsi="Arial" w:cs="Arial"/>
                <w:i/>
                <w:iCs/>
                <w:color w:val="0070C0"/>
                <w:sz w:val="21"/>
                <w:szCs w:val="21"/>
              </w:rPr>
            </w:pPr>
            <w:r w:rsidRPr="00CE4454">
              <w:rPr>
                <w:rFonts w:ascii="Arial" w:hAnsi="Arial" w:cs="Arial"/>
                <w:i/>
                <w:iCs/>
                <w:color w:val="0070C0"/>
                <w:sz w:val="21"/>
                <w:szCs w:val="21"/>
              </w:rPr>
              <w:t>iPhone 18 launch date (expected Sep’26)</w:t>
            </w:r>
          </w:p>
          <w:p w14:paraId="3E3A3D59" w14:textId="77777777" w:rsidR="00CE4454" w:rsidRPr="00B62CF7" w:rsidRDefault="00CE4454" w:rsidP="003821B3">
            <w:pPr>
              <w:rPr>
                <w:rFonts w:ascii="Arial" w:hAnsi="Arial" w:cs="Arial"/>
                <w:i/>
                <w:iCs/>
                <w:color w:val="0070C0"/>
                <w:sz w:val="21"/>
                <w:szCs w:val="21"/>
              </w:rPr>
            </w:pPr>
          </w:p>
          <w:p w14:paraId="71C48BDA" w14:textId="771385C2" w:rsidR="00CE4454" w:rsidRPr="00B62CF7" w:rsidRDefault="00CE4454" w:rsidP="003821B3">
            <w:pPr>
              <w:rPr>
                <w:rFonts w:ascii="Arial" w:hAnsi="Arial" w:cs="Arial"/>
                <w:i/>
                <w:iCs/>
                <w:color w:val="0070C0"/>
                <w:sz w:val="21"/>
                <w:szCs w:val="21"/>
              </w:rPr>
            </w:pPr>
          </w:p>
        </w:tc>
      </w:tr>
      <w:tr w:rsidR="00D96264" w:rsidRPr="007A6A6A" w14:paraId="659701AF" w14:textId="77777777" w:rsidTr="009C0D9C">
        <w:tc>
          <w:tcPr>
            <w:tcW w:w="2122" w:type="dxa"/>
          </w:tcPr>
          <w:p w14:paraId="26A69CB1" w14:textId="3B740BBC" w:rsidR="00D96264" w:rsidRDefault="00F3663F" w:rsidP="003821B3">
            <w:pPr>
              <w:rPr>
                <w:rFonts w:ascii="Arial" w:hAnsi="Arial" w:cs="Arial"/>
                <w:sz w:val="21"/>
                <w:szCs w:val="21"/>
              </w:rPr>
            </w:pPr>
            <w:r>
              <w:rPr>
                <w:rFonts w:ascii="Arial" w:hAnsi="Arial" w:cs="Arial"/>
                <w:sz w:val="21"/>
                <w:szCs w:val="21"/>
              </w:rPr>
              <w:t>Jan’2</w:t>
            </w:r>
            <w:r w:rsidR="00882571">
              <w:rPr>
                <w:rFonts w:ascii="Arial" w:hAnsi="Arial" w:cs="Arial"/>
                <w:sz w:val="21"/>
                <w:szCs w:val="21"/>
              </w:rPr>
              <w:t>7</w:t>
            </w:r>
          </w:p>
        </w:tc>
        <w:tc>
          <w:tcPr>
            <w:tcW w:w="3685" w:type="dxa"/>
          </w:tcPr>
          <w:p w14:paraId="60D5EADF" w14:textId="1C993302" w:rsidR="00D96264" w:rsidRPr="00B62CF7" w:rsidRDefault="00AE64DD" w:rsidP="003821B3">
            <w:pPr>
              <w:rPr>
                <w:rFonts w:ascii="Arial" w:hAnsi="Arial" w:cs="Arial"/>
                <w:i/>
                <w:iCs/>
                <w:color w:val="0070C0"/>
                <w:sz w:val="21"/>
                <w:szCs w:val="21"/>
              </w:rPr>
            </w:pPr>
            <w:r w:rsidRPr="00B62CF7">
              <w:rPr>
                <w:rFonts w:ascii="Arial" w:hAnsi="Arial" w:cs="Arial"/>
                <w:i/>
                <w:iCs/>
                <w:color w:val="0070C0"/>
                <w:sz w:val="21"/>
                <w:szCs w:val="21"/>
              </w:rPr>
              <w:t>Quick Switch</w:t>
            </w:r>
          </w:p>
        </w:tc>
        <w:tc>
          <w:tcPr>
            <w:tcW w:w="3816" w:type="dxa"/>
          </w:tcPr>
          <w:p w14:paraId="09A04C2D" w14:textId="7B37DCEB" w:rsidR="00D96264" w:rsidRPr="00CE4454" w:rsidRDefault="001B6800" w:rsidP="003821B3">
            <w:pPr>
              <w:rPr>
                <w:rFonts w:ascii="Arial" w:hAnsi="Arial" w:cs="Arial"/>
                <w:i/>
                <w:iCs/>
                <w:color w:val="0070C0"/>
                <w:sz w:val="21"/>
                <w:szCs w:val="21"/>
              </w:rPr>
            </w:pPr>
            <w:r w:rsidRPr="00B62CF7">
              <w:rPr>
                <w:rFonts w:ascii="Arial" w:hAnsi="Arial" w:cs="Arial"/>
                <w:i/>
                <w:iCs/>
                <w:color w:val="0070C0"/>
                <w:sz w:val="21"/>
                <w:szCs w:val="21"/>
              </w:rPr>
              <w:t>Key journey required to support SIMO customers</w:t>
            </w:r>
            <w:r w:rsidR="006D5A5C" w:rsidRPr="00B62CF7">
              <w:rPr>
                <w:rFonts w:ascii="Arial" w:hAnsi="Arial" w:cs="Arial"/>
                <w:i/>
                <w:iCs/>
                <w:color w:val="0070C0"/>
                <w:sz w:val="21"/>
                <w:szCs w:val="21"/>
              </w:rPr>
              <w:t xml:space="preserve">. </w:t>
            </w:r>
            <w:r w:rsidRPr="00B62CF7">
              <w:rPr>
                <w:rFonts w:ascii="Arial" w:hAnsi="Arial" w:cs="Arial"/>
                <w:i/>
                <w:iCs/>
                <w:color w:val="0070C0"/>
                <w:sz w:val="21"/>
                <w:szCs w:val="21"/>
              </w:rPr>
              <w:t>Alignment to expected Apple iPhone 18 launch that is expected to include ‘eSIM only’ models</w:t>
            </w:r>
          </w:p>
        </w:tc>
      </w:tr>
      <w:tr w:rsidR="006D5A5C" w:rsidRPr="007A6A6A" w14:paraId="2EE0384A" w14:textId="77777777" w:rsidTr="009C0D9C">
        <w:tc>
          <w:tcPr>
            <w:tcW w:w="2122" w:type="dxa"/>
          </w:tcPr>
          <w:p w14:paraId="0B3EB43B" w14:textId="1EBFC566" w:rsidR="006D5A5C" w:rsidRDefault="00E50B0C" w:rsidP="003821B3">
            <w:pPr>
              <w:rPr>
                <w:rFonts w:ascii="Arial" w:hAnsi="Arial" w:cs="Arial"/>
                <w:sz w:val="21"/>
                <w:szCs w:val="21"/>
              </w:rPr>
            </w:pPr>
            <w:r>
              <w:rPr>
                <w:rFonts w:ascii="Arial" w:hAnsi="Arial" w:cs="Arial"/>
                <w:sz w:val="21"/>
                <w:szCs w:val="21"/>
              </w:rPr>
              <w:t>H1’2</w:t>
            </w:r>
            <w:r w:rsidR="00882571">
              <w:rPr>
                <w:rFonts w:ascii="Arial" w:hAnsi="Arial" w:cs="Arial"/>
                <w:sz w:val="21"/>
                <w:szCs w:val="21"/>
              </w:rPr>
              <w:t>7</w:t>
            </w:r>
          </w:p>
        </w:tc>
        <w:tc>
          <w:tcPr>
            <w:tcW w:w="3685" w:type="dxa"/>
          </w:tcPr>
          <w:p w14:paraId="7F94FFC4" w14:textId="66331115" w:rsidR="006D5A5C" w:rsidRPr="00B62CF7" w:rsidRDefault="00887D40" w:rsidP="003821B3">
            <w:pPr>
              <w:rPr>
                <w:rFonts w:ascii="Arial" w:hAnsi="Arial" w:cs="Arial"/>
                <w:i/>
                <w:iCs/>
                <w:color w:val="0070C0"/>
                <w:sz w:val="21"/>
                <w:szCs w:val="21"/>
              </w:rPr>
            </w:pPr>
            <w:r w:rsidRPr="00B62CF7">
              <w:rPr>
                <w:rFonts w:ascii="Arial" w:hAnsi="Arial" w:cs="Arial"/>
                <w:i/>
                <w:iCs/>
                <w:color w:val="0070C0"/>
                <w:sz w:val="21"/>
                <w:szCs w:val="21"/>
              </w:rPr>
              <w:t>Click to Connect</w:t>
            </w:r>
          </w:p>
        </w:tc>
        <w:tc>
          <w:tcPr>
            <w:tcW w:w="3816" w:type="dxa"/>
          </w:tcPr>
          <w:p w14:paraId="1224F539" w14:textId="6700B1C1" w:rsidR="006D5A5C" w:rsidRPr="00B62CF7" w:rsidRDefault="002B12B2" w:rsidP="003821B3">
            <w:pPr>
              <w:rPr>
                <w:rFonts w:ascii="Arial" w:hAnsi="Arial" w:cs="Arial"/>
                <w:i/>
                <w:iCs/>
                <w:color w:val="0070C0"/>
                <w:sz w:val="21"/>
                <w:szCs w:val="21"/>
              </w:rPr>
            </w:pPr>
            <w:r w:rsidRPr="00B62CF7">
              <w:rPr>
                <w:rFonts w:ascii="Arial" w:hAnsi="Arial" w:cs="Arial"/>
                <w:i/>
                <w:iCs/>
                <w:color w:val="0070C0"/>
                <w:sz w:val="21"/>
                <w:szCs w:val="21"/>
              </w:rPr>
              <w:t>Required to support new customer Port-in journeys</w:t>
            </w:r>
          </w:p>
        </w:tc>
      </w:tr>
      <w:tr w:rsidR="00887D40" w:rsidRPr="007A6A6A" w14:paraId="521B6F54" w14:textId="77777777" w:rsidTr="009C0D9C">
        <w:tc>
          <w:tcPr>
            <w:tcW w:w="2122" w:type="dxa"/>
          </w:tcPr>
          <w:p w14:paraId="02044EBE" w14:textId="518DD6DE" w:rsidR="00887D40" w:rsidRDefault="00887D40" w:rsidP="003821B3">
            <w:pPr>
              <w:rPr>
                <w:rFonts w:ascii="Arial" w:hAnsi="Arial" w:cs="Arial"/>
                <w:sz w:val="21"/>
                <w:szCs w:val="21"/>
              </w:rPr>
            </w:pPr>
            <w:r>
              <w:rPr>
                <w:rFonts w:ascii="Arial" w:hAnsi="Arial" w:cs="Arial"/>
                <w:sz w:val="21"/>
                <w:szCs w:val="21"/>
              </w:rPr>
              <w:t>H1’2</w:t>
            </w:r>
            <w:r w:rsidR="00882571">
              <w:rPr>
                <w:rFonts w:ascii="Arial" w:hAnsi="Arial" w:cs="Arial"/>
                <w:sz w:val="21"/>
                <w:szCs w:val="21"/>
              </w:rPr>
              <w:t>7</w:t>
            </w:r>
          </w:p>
        </w:tc>
        <w:tc>
          <w:tcPr>
            <w:tcW w:w="3685" w:type="dxa"/>
          </w:tcPr>
          <w:p w14:paraId="7A4D8079" w14:textId="083FB75F" w:rsidR="00887D40" w:rsidRPr="00B62CF7" w:rsidRDefault="00887D40" w:rsidP="003821B3">
            <w:pPr>
              <w:rPr>
                <w:rFonts w:ascii="Arial" w:hAnsi="Arial" w:cs="Arial"/>
                <w:i/>
                <w:iCs/>
                <w:color w:val="0070C0"/>
                <w:sz w:val="21"/>
                <w:szCs w:val="21"/>
              </w:rPr>
            </w:pPr>
            <w:r w:rsidRPr="00B62CF7">
              <w:rPr>
                <w:rFonts w:ascii="Arial" w:hAnsi="Arial" w:cs="Arial"/>
                <w:i/>
                <w:iCs/>
                <w:color w:val="0070C0"/>
                <w:sz w:val="21"/>
                <w:szCs w:val="21"/>
              </w:rPr>
              <w:t>Reporting</w:t>
            </w:r>
          </w:p>
        </w:tc>
        <w:tc>
          <w:tcPr>
            <w:tcW w:w="3816" w:type="dxa"/>
          </w:tcPr>
          <w:p w14:paraId="3F1D89DA" w14:textId="2D5822E8" w:rsidR="00282DD2" w:rsidRPr="00B62CF7" w:rsidRDefault="00282DD2" w:rsidP="003821B3">
            <w:pPr>
              <w:rPr>
                <w:rFonts w:ascii="Arial" w:hAnsi="Arial" w:cs="Arial"/>
                <w:i/>
                <w:iCs/>
                <w:color w:val="0070C0"/>
                <w:sz w:val="21"/>
                <w:szCs w:val="21"/>
              </w:rPr>
            </w:pPr>
            <w:r w:rsidRPr="00B62CF7">
              <w:rPr>
                <w:rFonts w:ascii="Arial" w:hAnsi="Arial" w:cs="Arial"/>
                <w:i/>
                <w:iCs/>
                <w:color w:val="0070C0"/>
                <w:sz w:val="21"/>
                <w:szCs w:val="21"/>
              </w:rPr>
              <w:t>D</w:t>
            </w:r>
            <w:r w:rsidR="008F6528" w:rsidRPr="00B62CF7">
              <w:rPr>
                <w:rFonts w:ascii="Arial" w:hAnsi="Arial" w:cs="Arial"/>
                <w:i/>
                <w:iCs/>
                <w:color w:val="0070C0"/>
                <w:sz w:val="21"/>
                <w:szCs w:val="21"/>
              </w:rPr>
              <w:t>ecoupled from Tactical Delivery to ensure doesn’t become blocker to releasing Tactical solution at pace.</w:t>
            </w:r>
          </w:p>
          <w:p w14:paraId="0A469DAB" w14:textId="7CB4CCB0" w:rsidR="00887D40" w:rsidRPr="00B62CF7" w:rsidRDefault="00A63307" w:rsidP="003821B3">
            <w:pPr>
              <w:rPr>
                <w:rFonts w:ascii="Arial" w:hAnsi="Arial" w:cs="Arial"/>
                <w:i/>
                <w:iCs/>
                <w:color w:val="0070C0"/>
                <w:sz w:val="21"/>
                <w:szCs w:val="21"/>
              </w:rPr>
            </w:pPr>
            <w:r w:rsidRPr="00B62CF7">
              <w:rPr>
                <w:rFonts w:ascii="Arial" w:hAnsi="Arial" w:cs="Arial"/>
                <w:i/>
                <w:iCs/>
                <w:color w:val="0070C0"/>
                <w:sz w:val="21"/>
                <w:szCs w:val="21"/>
              </w:rPr>
              <w:lastRenderedPageBreak/>
              <w:t>Expect reporting can be released independently of new capability development, and should be made available as soon as possible</w:t>
            </w:r>
          </w:p>
        </w:tc>
      </w:tr>
    </w:tbl>
    <w:p w14:paraId="066D2F27" w14:textId="77777777" w:rsidR="00253300" w:rsidRPr="00C86776" w:rsidRDefault="00253300">
      <w:pPr>
        <w:rPr>
          <w:rFonts w:ascii="Arial" w:hAnsi="Arial" w:cs="Arial"/>
        </w:rPr>
      </w:pPr>
    </w:p>
    <w:p w14:paraId="3574783B" w14:textId="77777777" w:rsidR="0019747A" w:rsidRPr="00C86776" w:rsidRDefault="0019747A">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C86776" w14:paraId="24F8C2E2" w14:textId="77777777" w:rsidTr="46886C75">
        <w:tc>
          <w:tcPr>
            <w:tcW w:w="9623" w:type="dxa"/>
          </w:tcPr>
          <w:p w14:paraId="01918020" w14:textId="77777777" w:rsidR="00E80E05" w:rsidRPr="00C86776" w:rsidRDefault="00E80E05" w:rsidP="00E80E05">
            <w:pPr>
              <w:jc w:val="center"/>
              <w:rPr>
                <w:rFonts w:ascii="Arial" w:hAnsi="Arial" w:cs="Arial"/>
                <w:b/>
                <w:bCs/>
              </w:rPr>
            </w:pPr>
          </w:p>
          <w:p w14:paraId="0F845383" w14:textId="7330558E" w:rsidR="002F40BE" w:rsidRDefault="00453D51" w:rsidP="00453D51">
            <w:pPr>
              <w:jc w:val="center"/>
              <w:rPr>
                <w:rFonts w:ascii="Arial" w:hAnsi="Arial" w:cs="Arial"/>
                <w:b/>
                <w:bCs/>
              </w:rPr>
            </w:pPr>
            <w:r w:rsidRPr="46886C75">
              <w:rPr>
                <w:rFonts w:ascii="Arial" w:hAnsi="Arial" w:cs="Arial"/>
                <w:b/>
                <w:bCs/>
              </w:rPr>
              <w:t>Vis</w:t>
            </w:r>
            <w:r w:rsidR="140BB0E1" w:rsidRPr="46886C75">
              <w:rPr>
                <w:rFonts w:ascii="Arial" w:hAnsi="Arial" w:cs="Arial"/>
                <w:b/>
                <w:bCs/>
              </w:rPr>
              <w:t>i</w:t>
            </w:r>
            <w:r w:rsidRPr="46886C75">
              <w:rPr>
                <w:rFonts w:ascii="Arial" w:hAnsi="Arial" w:cs="Arial"/>
                <w:b/>
                <w:bCs/>
              </w:rPr>
              <w:t xml:space="preserve">on Document Summary </w:t>
            </w:r>
            <w:r w:rsidR="00F87858" w:rsidRPr="46886C75">
              <w:rPr>
                <w:rFonts w:ascii="Arial" w:hAnsi="Arial" w:cs="Arial"/>
                <w:b/>
                <w:bCs/>
              </w:rPr>
              <w:t xml:space="preserve"> </w:t>
            </w:r>
          </w:p>
          <w:p w14:paraId="4ACC2F45" w14:textId="77777777" w:rsidR="00453D51" w:rsidRDefault="00453D51" w:rsidP="00453D51">
            <w:pPr>
              <w:jc w:val="center"/>
              <w:rPr>
                <w:rFonts w:ascii="Arial" w:hAnsi="Arial" w:cs="Arial"/>
                <w:b/>
                <w:bCs/>
              </w:rPr>
            </w:pPr>
          </w:p>
          <w:p w14:paraId="5BB4C7B2" w14:textId="77777777" w:rsidR="00453D51" w:rsidRDefault="00453D51" w:rsidP="00453D51">
            <w:pPr>
              <w:rPr>
                <w:rFonts w:cs="Arial"/>
              </w:rPr>
            </w:pPr>
            <w:r w:rsidRPr="00453D51">
              <w:rPr>
                <w:rFonts w:cs="Arial"/>
              </w:rPr>
              <w:t>The Vision Document serves as a key foundation for any business initiative. It outlines the core problem, objectives, expected benefits, scope, and identifies associated risks, assumptions, and dependencies. Its purpose is to provide a clear and comprehensive overview that supports accurate impact assessment and informed planning.</w:t>
            </w:r>
          </w:p>
          <w:p w14:paraId="20D71D26" w14:textId="77777777" w:rsidR="00453D51" w:rsidRPr="00453D51" w:rsidRDefault="00453D51" w:rsidP="00453D51">
            <w:pPr>
              <w:rPr>
                <w:rFonts w:cs="Arial"/>
              </w:rPr>
            </w:pPr>
          </w:p>
          <w:p w14:paraId="3F37238B" w14:textId="3915B18C" w:rsidR="002F40BE" w:rsidRPr="00453D51" w:rsidRDefault="00453D51" w:rsidP="00E80E05">
            <w:pPr>
              <w:rPr>
                <w:rFonts w:cs="Arial"/>
              </w:rPr>
            </w:pPr>
            <w:r w:rsidRPr="00453D51">
              <w:rPr>
                <w:rFonts w:cs="Arial"/>
              </w:rPr>
              <w:t>This document is a required input for the Ideate Pack, which is used by the Mobile &amp; MW Portfolio pod team to evaluate the initiative across all relevant touchpoints. A well-prepared Vision Document ensures the Ideate Pack can be completed accurately and effectively.</w:t>
            </w:r>
          </w:p>
          <w:p w14:paraId="63934CDE" w14:textId="45ECEDB8" w:rsidR="00E80E05" w:rsidRPr="00C86776" w:rsidRDefault="00E80E05" w:rsidP="00F87858">
            <w:pPr>
              <w:rPr>
                <w:rFonts w:ascii="Arial" w:hAnsi="Arial" w:cs="Arial"/>
                <w:sz w:val="21"/>
                <w:szCs w:val="21"/>
              </w:rPr>
            </w:pPr>
          </w:p>
        </w:tc>
      </w:tr>
    </w:tbl>
    <w:p w14:paraId="05BB8751" w14:textId="4D4FF41F" w:rsidR="00520AD2" w:rsidRDefault="00520AD2">
      <w:pPr>
        <w:rPr>
          <w:rFonts w:ascii="Arial" w:hAnsi="Arial" w:cs="Arial"/>
          <w:b/>
          <w:bCs/>
          <w:sz w:val="28"/>
          <w:szCs w:val="28"/>
        </w:rPr>
      </w:pPr>
    </w:p>
    <w:p w14:paraId="5BF1C3B6" w14:textId="77777777" w:rsidR="00E733AF" w:rsidRDefault="00E733AF">
      <w:pPr>
        <w:rPr>
          <w:rFonts w:ascii="Arial" w:hAnsi="Arial" w:cs="Arial"/>
          <w:b/>
          <w:bCs/>
          <w:sz w:val="28"/>
          <w:szCs w:val="28"/>
        </w:rPr>
      </w:pPr>
    </w:p>
    <w:p w14:paraId="1BF93AB5" w14:textId="77777777" w:rsidR="00E733AF" w:rsidRPr="00C86776" w:rsidRDefault="00E733AF">
      <w:pPr>
        <w:rPr>
          <w:rFonts w:ascii="Arial" w:hAnsi="Arial" w:cs="Arial"/>
          <w:b/>
          <w:bCs/>
          <w:sz w:val="28"/>
          <w:szCs w:val="28"/>
        </w:rPr>
      </w:pPr>
    </w:p>
    <w:sdt>
      <w:sdtPr>
        <w:rPr>
          <w:rFonts w:asciiTheme="minorHAnsi" w:eastAsiaTheme="minorEastAsia" w:hAnsiTheme="minorHAnsi" w:cstheme="minorBidi"/>
          <w:color w:val="auto"/>
          <w:kern w:val="2"/>
          <w:sz w:val="24"/>
          <w:szCs w:val="24"/>
          <w:lang w:val="en-GB"/>
          <w14:ligatures w14:val="standardContextual"/>
        </w:rPr>
        <w:id w:val="1982344924"/>
        <w:docPartObj>
          <w:docPartGallery w:val="Table of Contents"/>
          <w:docPartUnique/>
        </w:docPartObj>
      </w:sdtPr>
      <w:sdtEndPr>
        <w:rPr>
          <w:b/>
          <w:bCs/>
          <w:noProof/>
        </w:rPr>
      </w:sdtEndPr>
      <w:sdtContent>
        <w:p w14:paraId="46B002E6" w14:textId="2BCB8E07" w:rsidR="007A13B1" w:rsidRPr="00340903" w:rsidRDefault="007A13B1">
          <w:pPr>
            <w:pStyle w:val="TOCHeading"/>
            <w:rPr>
              <w:b/>
              <w:bCs/>
              <w:color w:val="000000" w:themeColor="text1"/>
            </w:rPr>
          </w:pPr>
          <w:r w:rsidRPr="00340903">
            <w:rPr>
              <w:b/>
              <w:bCs/>
              <w:color w:val="000000" w:themeColor="text1"/>
            </w:rPr>
            <w:t>Table of Contents</w:t>
          </w:r>
        </w:p>
        <w:p w14:paraId="37A98540" w14:textId="617920F3" w:rsidR="00247277" w:rsidRDefault="007A13B1">
          <w:pPr>
            <w:pStyle w:val="TOC1"/>
            <w:tabs>
              <w:tab w:val="left" w:pos="440"/>
              <w:tab w:val="right" w:leader="dot" w:pos="10189"/>
            </w:tabs>
            <w:rPr>
              <w:rFonts w:eastAsiaTheme="minorEastAsia"/>
              <w:noProof/>
              <w:lang w:eastAsia="en-GB"/>
            </w:rPr>
          </w:pPr>
          <w:r>
            <w:fldChar w:fldCharType="begin"/>
          </w:r>
          <w:r>
            <w:instrText xml:space="preserve"> TOC \o "1-1" \h \z \u </w:instrText>
          </w:r>
          <w:r>
            <w:fldChar w:fldCharType="separate"/>
          </w:r>
          <w:hyperlink w:anchor="_Toc211517518" w:history="1">
            <w:r w:rsidR="00247277" w:rsidRPr="00E57984">
              <w:rPr>
                <w:rStyle w:val="Hyperlink"/>
                <w:noProof/>
              </w:rPr>
              <w:t>1.</w:t>
            </w:r>
            <w:r w:rsidR="00247277">
              <w:rPr>
                <w:rFonts w:eastAsiaTheme="minorEastAsia"/>
                <w:noProof/>
                <w:lang w:eastAsia="en-GB"/>
              </w:rPr>
              <w:tab/>
            </w:r>
            <w:r w:rsidR="00247277" w:rsidRPr="00E57984">
              <w:rPr>
                <w:rStyle w:val="Hyperlink"/>
                <w:noProof/>
              </w:rPr>
              <w:t>Background / Problem &amp; Opportunity / Scope Summary</w:t>
            </w:r>
            <w:r w:rsidR="00247277">
              <w:rPr>
                <w:noProof/>
                <w:webHidden/>
              </w:rPr>
              <w:tab/>
            </w:r>
            <w:r w:rsidR="00247277">
              <w:rPr>
                <w:noProof/>
                <w:webHidden/>
              </w:rPr>
              <w:fldChar w:fldCharType="begin"/>
            </w:r>
            <w:r w:rsidR="00247277">
              <w:rPr>
                <w:noProof/>
                <w:webHidden/>
              </w:rPr>
              <w:instrText xml:space="preserve"> PAGEREF _Toc211517518 \h </w:instrText>
            </w:r>
            <w:r w:rsidR="00247277">
              <w:rPr>
                <w:noProof/>
                <w:webHidden/>
              </w:rPr>
            </w:r>
            <w:r w:rsidR="00247277">
              <w:rPr>
                <w:noProof/>
                <w:webHidden/>
              </w:rPr>
              <w:fldChar w:fldCharType="separate"/>
            </w:r>
            <w:r w:rsidR="00247277">
              <w:rPr>
                <w:noProof/>
                <w:webHidden/>
              </w:rPr>
              <w:t>2</w:t>
            </w:r>
            <w:r w:rsidR="00247277">
              <w:rPr>
                <w:noProof/>
                <w:webHidden/>
              </w:rPr>
              <w:fldChar w:fldCharType="end"/>
            </w:r>
          </w:hyperlink>
        </w:p>
        <w:p w14:paraId="7D69AE9B" w14:textId="20F72281" w:rsidR="00247277" w:rsidRDefault="00247277">
          <w:pPr>
            <w:pStyle w:val="TOC1"/>
            <w:tabs>
              <w:tab w:val="left" w:pos="440"/>
              <w:tab w:val="right" w:leader="dot" w:pos="10189"/>
            </w:tabs>
            <w:rPr>
              <w:rFonts w:eastAsiaTheme="minorEastAsia"/>
              <w:noProof/>
              <w:lang w:eastAsia="en-GB"/>
            </w:rPr>
          </w:pPr>
          <w:hyperlink w:anchor="_Toc211517519" w:history="1">
            <w:r w:rsidRPr="00E57984">
              <w:rPr>
                <w:rStyle w:val="Hyperlink"/>
                <w:noProof/>
              </w:rPr>
              <w:t>2.</w:t>
            </w:r>
            <w:r>
              <w:rPr>
                <w:rFonts w:eastAsiaTheme="minorEastAsia"/>
                <w:noProof/>
                <w:lang w:eastAsia="en-GB"/>
              </w:rPr>
              <w:tab/>
            </w:r>
            <w:r w:rsidRPr="00E57984">
              <w:rPr>
                <w:rStyle w:val="Hyperlink"/>
                <w:noProof/>
              </w:rPr>
              <w:t xml:space="preserve">In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_Toc211517519 \h </w:instrText>
            </w:r>
            <w:r>
              <w:rPr>
                <w:noProof/>
                <w:webHidden/>
              </w:rPr>
            </w:r>
            <w:r>
              <w:rPr>
                <w:noProof/>
                <w:webHidden/>
              </w:rPr>
              <w:fldChar w:fldCharType="separate"/>
            </w:r>
            <w:r>
              <w:rPr>
                <w:noProof/>
                <w:webHidden/>
              </w:rPr>
              <w:t>3</w:t>
            </w:r>
            <w:r>
              <w:rPr>
                <w:noProof/>
                <w:webHidden/>
              </w:rPr>
              <w:fldChar w:fldCharType="end"/>
            </w:r>
          </w:hyperlink>
        </w:p>
        <w:p w14:paraId="5A5C5FA7" w14:textId="6CA2E32B" w:rsidR="00247277" w:rsidRDefault="00247277">
          <w:pPr>
            <w:pStyle w:val="TOC1"/>
            <w:tabs>
              <w:tab w:val="left" w:pos="440"/>
              <w:tab w:val="right" w:leader="dot" w:pos="10189"/>
            </w:tabs>
            <w:rPr>
              <w:rFonts w:eastAsiaTheme="minorEastAsia"/>
              <w:noProof/>
              <w:lang w:eastAsia="en-GB"/>
            </w:rPr>
          </w:pPr>
          <w:hyperlink w:anchor="_Toc211517520" w:history="1">
            <w:r w:rsidRPr="00E57984">
              <w:rPr>
                <w:rStyle w:val="Hyperlink"/>
                <w:noProof/>
              </w:rPr>
              <w:t>3.</w:t>
            </w:r>
            <w:r>
              <w:rPr>
                <w:rFonts w:eastAsiaTheme="minorEastAsia"/>
                <w:noProof/>
                <w:lang w:eastAsia="en-GB"/>
              </w:rPr>
              <w:tab/>
            </w:r>
            <w:r w:rsidRPr="00E57984">
              <w:rPr>
                <w:rStyle w:val="Hyperlink"/>
                <w:noProof/>
              </w:rPr>
              <w:t xml:space="preserve">Customer Journey Touch Points </w:t>
            </w:r>
            <w:r w:rsidRPr="00E57984">
              <w:rPr>
                <w:rStyle w:val="Hyperlink"/>
                <w:i/>
                <w:iCs/>
                <w:noProof/>
              </w:rPr>
              <w:t>(Required)</w:t>
            </w:r>
            <w:r>
              <w:rPr>
                <w:noProof/>
                <w:webHidden/>
              </w:rPr>
              <w:tab/>
            </w:r>
            <w:r>
              <w:rPr>
                <w:noProof/>
                <w:webHidden/>
              </w:rPr>
              <w:fldChar w:fldCharType="begin"/>
            </w:r>
            <w:r>
              <w:rPr>
                <w:noProof/>
                <w:webHidden/>
              </w:rPr>
              <w:instrText xml:space="preserve"> PAGEREF _Toc211517520 \h </w:instrText>
            </w:r>
            <w:r>
              <w:rPr>
                <w:noProof/>
                <w:webHidden/>
              </w:rPr>
            </w:r>
            <w:r>
              <w:rPr>
                <w:noProof/>
                <w:webHidden/>
              </w:rPr>
              <w:fldChar w:fldCharType="separate"/>
            </w:r>
            <w:r>
              <w:rPr>
                <w:noProof/>
                <w:webHidden/>
              </w:rPr>
              <w:t>6</w:t>
            </w:r>
            <w:r>
              <w:rPr>
                <w:noProof/>
                <w:webHidden/>
              </w:rPr>
              <w:fldChar w:fldCharType="end"/>
            </w:r>
          </w:hyperlink>
        </w:p>
        <w:p w14:paraId="24CE6083" w14:textId="3E32FBC3" w:rsidR="00247277" w:rsidRDefault="00247277">
          <w:pPr>
            <w:pStyle w:val="TOC1"/>
            <w:tabs>
              <w:tab w:val="left" w:pos="440"/>
              <w:tab w:val="right" w:leader="dot" w:pos="10189"/>
            </w:tabs>
            <w:rPr>
              <w:rFonts w:eastAsiaTheme="minorEastAsia"/>
              <w:noProof/>
              <w:lang w:eastAsia="en-GB"/>
            </w:rPr>
          </w:pPr>
          <w:hyperlink w:anchor="_Toc211517521" w:history="1">
            <w:r w:rsidRPr="00E57984">
              <w:rPr>
                <w:rStyle w:val="Hyperlink"/>
                <w:noProof/>
              </w:rPr>
              <w:t>4.</w:t>
            </w:r>
            <w:r>
              <w:rPr>
                <w:rFonts w:eastAsiaTheme="minorEastAsia"/>
                <w:noProof/>
                <w:lang w:eastAsia="en-GB"/>
              </w:rPr>
              <w:tab/>
            </w:r>
            <w:r w:rsidRPr="00E57984">
              <w:rPr>
                <w:rStyle w:val="Hyperlink"/>
                <w:noProof/>
              </w:rPr>
              <w:t xml:space="preserve">Out of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_Toc211517521 \h </w:instrText>
            </w:r>
            <w:r>
              <w:rPr>
                <w:noProof/>
                <w:webHidden/>
              </w:rPr>
            </w:r>
            <w:r>
              <w:rPr>
                <w:noProof/>
                <w:webHidden/>
              </w:rPr>
              <w:fldChar w:fldCharType="separate"/>
            </w:r>
            <w:r>
              <w:rPr>
                <w:noProof/>
                <w:webHidden/>
              </w:rPr>
              <w:t>7</w:t>
            </w:r>
            <w:r>
              <w:rPr>
                <w:noProof/>
                <w:webHidden/>
              </w:rPr>
              <w:fldChar w:fldCharType="end"/>
            </w:r>
          </w:hyperlink>
        </w:p>
        <w:p w14:paraId="1C594913" w14:textId="763AE456" w:rsidR="00247277" w:rsidRDefault="00247277">
          <w:pPr>
            <w:pStyle w:val="TOC1"/>
            <w:tabs>
              <w:tab w:val="left" w:pos="440"/>
              <w:tab w:val="right" w:leader="dot" w:pos="10189"/>
            </w:tabs>
            <w:rPr>
              <w:rFonts w:eastAsiaTheme="minorEastAsia"/>
              <w:noProof/>
              <w:lang w:eastAsia="en-GB"/>
            </w:rPr>
          </w:pPr>
          <w:hyperlink w:anchor="_Toc211517522" w:history="1">
            <w:r w:rsidRPr="00E57984">
              <w:rPr>
                <w:rStyle w:val="Hyperlink"/>
                <w:noProof/>
              </w:rPr>
              <w:t>5.</w:t>
            </w:r>
            <w:r>
              <w:rPr>
                <w:rFonts w:eastAsiaTheme="minorEastAsia"/>
                <w:noProof/>
                <w:lang w:eastAsia="en-GB"/>
              </w:rPr>
              <w:tab/>
            </w:r>
            <w:r w:rsidRPr="00E57984">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_Toc211517522 \h </w:instrText>
            </w:r>
            <w:r>
              <w:rPr>
                <w:noProof/>
                <w:webHidden/>
              </w:rPr>
            </w:r>
            <w:r>
              <w:rPr>
                <w:noProof/>
                <w:webHidden/>
              </w:rPr>
              <w:fldChar w:fldCharType="separate"/>
            </w:r>
            <w:r>
              <w:rPr>
                <w:noProof/>
                <w:webHidden/>
              </w:rPr>
              <w:t>8</w:t>
            </w:r>
            <w:r>
              <w:rPr>
                <w:noProof/>
                <w:webHidden/>
              </w:rPr>
              <w:fldChar w:fldCharType="end"/>
            </w:r>
          </w:hyperlink>
        </w:p>
        <w:p w14:paraId="28551C52" w14:textId="35F3804C" w:rsidR="00247277" w:rsidRDefault="00247277">
          <w:pPr>
            <w:pStyle w:val="TOC1"/>
            <w:tabs>
              <w:tab w:val="left" w:pos="440"/>
              <w:tab w:val="right" w:leader="dot" w:pos="10189"/>
            </w:tabs>
            <w:rPr>
              <w:rFonts w:eastAsiaTheme="minorEastAsia"/>
              <w:noProof/>
              <w:lang w:eastAsia="en-GB"/>
            </w:rPr>
          </w:pPr>
          <w:hyperlink w:anchor="_Toc211517523" w:history="1">
            <w:r w:rsidRPr="00E57984">
              <w:rPr>
                <w:rStyle w:val="Hyperlink"/>
                <w:noProof/>
              </w:rPr>
              <w:t>6.</w:t>
            </w:r>
            <w:r>
              <w:rPr>
                <w:rFonts w:eastAsiaTheme="minorEastAsia"/>
                <w:noProof/>
                <w:lang w:eastAsia="en-GB"/>
              </w:rPr>
              <w:tab/>
            </w:r>
            <w:r w:rsidRPr="00E57984">
              <w:rPr>
                <w:rStyle w:val="Hyperlink"/>
                <w:noProof/>
              </w:rPr>
              <w:t>Dependencies / Risks / Assumptions [Required]</w:t>
            </w:r>
            <w:r>
              <w:rPr>
                <w:noProof/>
                <w:webHidden/>
              </w:rPr>
              <w:tab/>
            </w:r>
            <w:r>
              <w:rPr>
                <w:noProof/>
                <w:webHidden/>
              </w:rPr>
              <w:fldChar w:fldCharType="begin"/>
            </w:r>
            <w:r>
              <w:rPr>
                <w:noProof/>
                <w:webHidden/>
              </w:rPr>
              <w:instrText xml:space="preserve"> PAGEREF _Toc211517523 \h </w:instrText>
            </w:r>
            <w:r>
              <w:rPr>
                <w:noProof/>
                <w:webHidden/>
              </w:rPr>
            </w:r>
            <w:r>
              <w:rPr>
                <w:noProof/>
                <w:webHidden/>
              </w:rPr>
              <w:fldChar w:fldCharType="separate"/>
            </w:r>
            <w:r>
              <w:rPr>
                <w:noProof/>
                <w:webHidden/>
              </w:rPr>
              <w:t>9</w:t>
            </w:r>
            <w:r>
              <w:rPr>
                <w:noProof/>
                <w:webHidden/>
              </w:rPr>
              <w:fldChar w:fldCharType="end"/>
            </w:r>
          </w:hyperlink>
        </w:p>
        <w:p w14:paraId="642C3507" w14:textId="2C2B67A7" w:rsidR="00247277" w:rsidRDefault="00247277">
          <w:pPr>
            <w:pStyle w:val="TOC1"/>
            <w:tabs>
              <w:tab w:val="left" w:pos="440"/>
              <w:tab w:val="right" w:leader="dot" w:pos="10189"/>
            </w:tabs>
            <w:rPr>
              <w:rFonts w:eastAsiaTheme="minorEastAsia"/>
              <w:noProof/>
              <w:lang w:eastAsia="en-GB"/>
            </w:rPr>
          </w:pPr>
          <w:hyperlink w:anchor="_Toc211517524" w:history="1">
            <w:r w:rsidRPr="00E57984">
              <w:rPr>
                <w:rStyle w:val="Hyperlink"/>
                <w:noProof/>
              </w:rPr>
              <w:t>7.</w:t>
            </w:r>
            <w:r>
              <w:rPr>
                <w:rFonts w:eastAsiaTheme="minorEastAsia"/>
                <w:noProof/>
                <w:lang w:eastAsia="en-GB"/>
              </w:rPr>
              <w:tab/>
            </w:r>
            <w:r w:rsidRPr="00E57984">
              <w:rPr>
                <w:rStyle w:val="Hyperlink"/>
                <w:noProof/>
              </w:rPr>
              <w:t>Approvals &amp; Document Control [Internal Delivery Team]</w:t>
            </w:r>
            <w:r>
              <w:rPr>
                <w:noProof/>
                <w:webHidden/>
              </w:rPr>
              <w:tab/>
            </w:r>
            <w:r>
              <w:rPr>
                <w:noProof/>
                <w:webHidden/>
              </w:rPr>
              <w:fldChar w:fldCharType="begin"/>
            </w:r>
            <w:r>
              <w:rPr>
                <w:noProof/>
                <w:webHidden/>
              </w:rPr>
              <w:instrText xml:space="preserve"> PAGEREF _Toc211517524 \h </w:instrText>
            </w:r>
            <w:r>
              <w:rPr>
                <w:noProof/>
                <w:webHidden/>
              </w:rPr>
            </w:r>
            <w:r>
              <w:rPr>
                <w:noProof/>
                <w:webHidden/>
              </w:rPr>
              <w:fldChar w:fldCharType="separate"/>
            </w:r>
            <w:r>
              <w:rPr>
                <w:noProof/>
                <w:webHidden/>
              </w:rPr>
              <w:t>10</w:t>
            </w:r>
            <w:r>
              <w:rPr>
                <w:noProof/>
                <w:webHidden/>
              </w:rPr>
              <w:fldChar w:fldCharType="end"/>
            </w:r>
          </w:hyperlink>
        </w:p>
        <w:p w14:paraId="0EFB3313" w14:textId="25171BE1" w:rsidR="00247277" w:rsidRDefault="00247277">
          <w:pPr>
            <w:pStyle w:val="TOC1"/>
            <w:tabs>
              <w:tab w:val="left" w:pos="440"/>
              <w:tab w:val="right" w:leader="dot" w:pos="10189"/>
            </w:tabs>
            <w:rPr>
              <w:rFonts w:eastAsiaTheme="minorEastAsia"/>
              <w:noProof/>
              <w:lang w:eastAsia="en-GB"/>
            </w:rPr>
          </w:pPr>
          <w:hyperlink w:anchor="_Toc211517525" w:history="1">
            <w:r w:rsidRPr="00E57984">
              <w:rPr>
                <w:rStyle w:val="Hyperlink"/>
                <w:noProof/>
              </w:rPr>
              <w:t>8.</w:t>
            </w:r>
            <w:r>
              <w:rPr>
                <w:rFonts w:eastAsiaTheme="minorEastAsia"/>
                <w:noProof/>
                <w:lang w:eastAsia="en-GB"/>
              </w:rPr>
              <w:tab/>
            </w:r>
            <w:r w:rsidRPr="00E57984">
              <w:rPr>
                <w:rStyle w:val="Hyperlink"/>
                <w:noProof/>
              </w:rPr>
              <w:t>Appendices</w:t>
            </w:r>
            <w:r>
              <w:rPr>
                <w:noProof/>
                <w:webHidden/>
              </w:rPr>
              <w:tab/>
            </w:r>
            <w:r>
              <w:rPr>
                <w:noProof/>
                <w:webHidden/>
              </w:rPr>
              <w:fldChar w:fldCharType="begin"/>
            </w:r>
            <w:r>
              <w:rPr>
                <w:noProof/>
                <w:webHidden/>
              </w:rPr>
              <w:instrText xml:space="preserve"> PAGEREF _Toc211517525 \h </w:instrText>
            </w:r>
            <w:r>
              <w:rPr>
                <w:noProof/>
                <w:webHidden/>
              </w:rPr>
            </w:r>
            <w:r>
              <w:rPr>
                <w:noProof/>
                <w:webHidden/>
              </w:rPr>
              <w:fldChar w:fldCharType="separate"/>
            </w:r>
            <w:r>
              <w:rPr>
                <w:noProof/>
                <w:webHidden/>
              </w:rPr>
              <w:t>10</w:t>
            </w:r>
            <w:r>
              <w:rPr>
                <w:noProof/>
                <w:webHidden/>
              </w:rPr>
              <w:fldChar w:fldCharType="end"/>
            </w:r>
          </w:hyperlink>
        </w:p>
        <w:p w14:paraId="355383D3" w14:textId="142B8F0F" w:rsidR="00535273" w:rsidRDefault="007A13B1" w:rsidP="00535273">
          <w:pPr>
            <w:rPr>
              <w:rFonts w:eastAsiaTheme="minorEastAsia"/>
              <w:b/>
              <w:bCs/>
              <w:noProof/>
            </w:rPr>
          </w:pPr>
          <w:r>
            <w:fldChar w:fldCharType="end"/>
          </w:r>
        </w:p>
      </w:sdtContent>
    </w:sdt>
    <w:p w14:paraId="4FDB6503" w14:textId="77777777" w:rsidR="00972E30" w:rsidRDefault="00972E30" w:rsidP="00535273">
      <w:pPr>
        <w:rPr>
          <w:rFonts w:eastAsiaTheme="minorEastAsia"/>
          <w:b/>
          <w:bCs/>
          <w:noProof/>
        </w:rPr>
      </w:pPr>
    </w:p>
    <w:p w14:paraId="6F938B78" w14:textId="77777777" w:rsidR="00972E30" w:rsidRDefault="00972E30" w:rsidP="00535273"/>
    <w:p w14:paraId="64D05E76" w14:textId="77777777" w:rsidR="00972E30" w:rsidRDefault="00972E30" w:rsidP="00535273"/>
    <w:p w14:paraId="6C629990" w14:textId="77777777" w:rsidR="00972E30" w:rsidRDefault="00972E30" w:rsidP="00535273"/>
    <w:p w14:paraId="2680C8C6" w14:textId="77777777" w:rsidR="00972E30" w:rsidRDefault="00972E30" w:rsidP="00535273"/>
    <w:p w14:paraId="6758B571" w14:textId="77777777" w:rsidR="00972E30" w:rsidRDefault="00972E30" w:rsidP="00535273"/>
    <w:p w14:paraId="174064D0" w14:textId="77777777" w:rsidR="00972E30" w:rsidRDefault="00972E30" w:rsidP="00535273"/>
    <w:p w14:paraId="308AA161" w14:textId="77777777" w:rsidR="00972E30" w:rsidRDefault="00972E30" w:rsidP="00535273"/>
    <w:p w14:paraId="2AB477F7" w14:textId="77777777" w:rsidR="00972E30" w:rsidRDefault="00972E30" w:rsidP="00535273"/>
    <w:p w14:paraId="4415317A" w14:textId="77777777" w:rsidR="00972E30" w:rsidRDefault="00972E30" w:rsidP="00535273"/>
    <w:p w14:paraId="6AD91DAB" w14:textId="77777777" w:rsidR="00972E30" w:rsidRDefault="00972E30" w:rsidP="00535273"/>
    <w:p w14:paraId="6270D371" w14:textId="77777777" w:rsidR="00972E30" w:rsidRDefault="00972E30" w:rsidP="00535273"/>
    <w:p w14:paraId="304B6A8F" w14:textId="61007B2F" w:rsidR="0066274C" w:rsidRDefault="0066274C" w:rsidP="009A09E8">
      <w:pPr>
        <w:pStyle w:val="Heading1"/>
        <w:numPr>
          <w:ilvl w:val="0"/>
          <w:numId w:val="3"/>
        </w:numPr>
      </w:pPr>
      <w:bookmarkStart w:id="0" w:name="_Toc211517518"/>
      <w:r w:rsidRPr="0066274C">
        <w:lastRenderedPageBreak/>
        <w:t>Background / Problem &amp; Opportunity / Scope Summary</w:t>
      </w:r>
      <w:bookmarkEnd w:id="0"/>
    </w:p>
    <w:p w14:paraId="5E398DC4" w14:textId="77777777" w:rsidR="005D4047" w:rsidRPr="005D4047" w:rsidRDefault="005D4047" w:rsidP="005D4047"/>
    <w:p w14:paraId="5843B16F" w14:textId="031438EB" w:rsidR="0066274C" w:rsidRPr="00972E30" w:rsidRDefault="0066274C" w:rsidP="0066274C">
      <w:pPr>
        <w:ind w:firstLine="432"/>
        <w:rPr>
          <w:rFonts w:ascii="Arial" w:hAnsi="Arial" w:cs="Arial"/>
          <w:b/>
          <w:bCs/>
        </w:rPr>
      </w:pPr>
      <w:r w:rsidRPr="00972E30">
        <w:rPr>
          <w:rFonts w:ascii="Arial" w:hAnsi="Arial" w:cs="Arial"/>
          <w:b/>
          <w:bCs/>
        </w:rPr>
        <w:t>1.1 Background</w:t>
      </w:r>
    </w:p>
    <w:p w14:paraId="2CA38796" w14:textId="77777777" w:rsidR="00634508" w:rsidRPr="00D5403E" w:rsidRDefault="00634508" w:rsidP="00634508">
      <w:r w:rsidRPr="00D5403E">
        <w:t>eSIM technology has evolved since its initial introduction on the O2 network in 2019</w:t>
      </w:r>
    </w:p>
    <w:p w14:paraId="1895424D" w14:textId="77777777" w:rsidR="00634508" w:rsidRDefault="00634508" w:rsidP="00634508"/>
    <w:p w14:paraId="311D33AA" w14:textId="77777777" w:rsidR="00634508" w:rsidRDefault="00634508" w:rsidP="00634508">
      <w:r w:rsidRPr="00D5403E">
        <w:t>Initial QR code voucher implementation sought to minimise changes from physical SIM processes; from warehouse stock management, customer delivery and to how Service agents supported customers, the changes were intentionally ‘light touch’</w:t>
      </w:r>
    </w:p>
    <w:p w14:paraId="4853DEFB" w14:textId="77777777" w:rsidR="00634508" w:rsidRPr="00D5403E" w:rsidRDefault="00634508" w:rsidP="00634508"/>
    <w:p w14:paraId="5DB00BA3" w14:textId="320CA017" w:rsidR="008B7550" w:rsidRPr="008B7550" w:rsidRDefault="00634508" w:rsidP="008B7550">
      <w:r w:rsidRPr="00D5403E">
        <w:t>Newer eSIM standards allow for virtualised stock management, innovative customer delivery options, and enhanced Service support</w:t>
      </w:r>
      <w:r w:rsidR="008B7550">
        <w:t xml:space="preserve">.  </w:t>
      </w:r>
      <w:r w:rsidR="008B7550" w:rsidRPr="008B7550">
        <w:t>(“</w:t>
      </w:r>
      <w:r w:rsidR="008B7550">
        <w:t>V</w:t>
      </w:r>
      <w:r w:rsidR="008B7550" w:rsidRPr="008B7550">
        <w:t>irtualised” in this context refers to digital-first provisioning without reliance on pre-generated QR voucher inventory)</w:t>
      </w:r>
    </w:p>
    <w:p w14:paraId="504C56A5" w14:textId="77777777" w:rsidR="00634508" w:rsidRPr="00D5403E" w:rsidRDefault="00634508" w:rsidP="00634508"/>
    <w:p w14:paraId="3FB79DC4" w14:textId="7C48327D" w:rsidR="00E57113" w:rsidRPr="00E57113" w:rsidRDefault="00E57113" w:rsidP="00E57113">
      <w:r w:rsidRPr="00E57113">
        <w:t xml:space="preserve">The 2024 </w:t>
      </w:r>
      <w:r w:rsidR="00BF4D96">
        <w:t xml:space="preserve">B2B </w:t>
      </w:r>
      <w:r w:rsidRPr="00E57113">
        <w:t xml:space="preserve">Digital eSIM Distribution </w:t>
      </w:r>
      <w:r w:rsidR="00BF4D96">
        <w:t>project</w:t>
      </w:r>
      <w:r w:rsidRPr="00E57113">
        <w:t xml:space="preserve"> (</w:t>
      </w:r>
      <w:r w:rsidR="00BF4D96">
        <w:t xml:space="preserve">BC015670 / </w:t>
      </w:r>
      <w:r w:rsidRPr="00E57113">
        <w:t>PJ022015) introduced a virtualised eSIM provisioning capability for B2B customers managed via DISE.</w:t>
      </w:r>
    </w:p>
    <w:p w14:paraId="022C4A4A" w14:textId="77777777" w:rsidR="00E57113" w:rsidRPr="00E57113" w:rsidRDefault="00E57113" w:rsidP="00E57113"/>
    <w:p w14:paraId="782AA370" w14:textId="77777777" w:rsidR="00E57113" w:rsidRPr="00E57113" w:rsidRDefault="00E57113" w:rsidP="00E57113">
      <w:r w:rsidRPr="00E57113">
        <w:t>This capability supports:</w:t>
      </w:r>
    </w:p>
    <w:p w14:paraId="16CD067D" w14:textId="77777777" w:rsidR="00E57113" w:rsidRPr="00E57113" w:rsidRDefault="00E57113" w:rsidP="00E57113">
      <w:r w:rsidRPr="00E57113">
        <w:t>- Seamless Network Activation (also referred to as “Quick Connect” within VMO2)</w:t>
      </w:r>
    </w:p>
    <w:p w14:paraId="527EAB1F" w14:textId="77777777" w:rsidR="00E57113" w:rsidRPr="00E57113" w:rsidRDefault="00E57113" w:rsidP="00E57113">
      <w:r w:rsidRPr="00E57113">
        <w:t>- MDM activation via Carrier URL</w:t>
      </w:r>
    </w:p>
    <w:p w14:paraId="5ED201ED" w14:textId="77777777" w:rsidR="00E57113" w:rsidRDefault="00E57113" w:rsidP="0043110C"/>
    <w:p w14:paraId="1148E98F" w14:textId="5B62D9BF" w:rsidR="003E1DCE" w:rsidRDefault="00D131ED" w:rsidP="0043110C">
      <w:r>
        <w:t>This is a subset of the digital eSIM provisioning journeys</w:t>
      </w:r>
      <w:r w:rsidR="00C850DE">
        <w:t xml:space="preserve"> available to O2 consumer</w:t>
      </w:r>
      <w:r w:rsidR="0064426D">
        <w:t xml:space="preserve"> subscribers</w:t>
      </w:r>
      <w:r>
        <w:t xml:space="preserve">, </w:t>
      </w:r>
      <w:r w:rsidR="00695FCA">
        <w:t xml:space="preserve">but </w:t>
      </w:r>
      <w:r w:rsidR="008C53F0">
        <w:t xml:space="preserve">these </w:t>
      </w:r>
      <w:r w:rsidR="0064426D">
        <w:t xml:space="preserve">customer journeys </w:t>
      </w:r>
      <w:r w:rsidR="008C53F0">
        <w:t xml:space="preserve">were prioritised to address </w:t>
      </w:r>
      <w:r w:rsidR="00DC4755">
        <w:t xml:space="preserve">scenarios </w:t>
      </w:r>
      <w:r w:rsidR="0064426D">
        <w:t xml:space="preserve">where </w:t>
      </w:r>
      <w:r w:rsidR="00AD0329">
        <w:t xml:space="preserve">a B2B </w:t>
      </w:r>
      <w:r w:rsidR="0064426D">
        <w:t xml:space="preserve">customer purchases </w:t>
      </w:r>
      <w:r w:rsidR="00C46FCC">
        <w:t xml:space="preserve">both airtime and </w:t>
      </w:r>
      <w:r w:rsidR="0064426D">
        <w:t>hardware</w:t>
      </w:r>
      <w:r w:rsidR="00DC4755">
        <w:t xml:space="preserve">. </w:t>
      </w:r>
      <w:r w:rsidR="00C46FCC">
        <w:t xml:space="preserve">It was envisaged </w:t>
      </w:r>
      <w:r w:rsidR="009479A2">
        <w:t xml:space="preserve">at the time </w:t>
      </w:r>
      <w:r w:rsidR="00C46FCC">
        <w:t xml:space="preserve">that the remaining </w:t>
      </w:r>
      <w:r w:rsidR="00DC4755">
        <w:t>SIMO journeys</w:t>
      </w:r>
      <w:r w:rsidR="0064426D">
        <w:t xml:space="preserve"> </w:t>
      </w:r>
      <w:r w:rsidR="00C46FCC">
        <w:t xml:space="preserve">would be addressed by </w:t>
      </w:r>
      <w:r w:rsidR="002B7D9F">
        <w:t xml:space="preserve">a </w:t>
      </w:r>
      <w:r w:rsidR="00C46FCC">
        <w:t>follow-on project</w:t>
      </w:r>
      <w:r w:rsidR="009479A2">
        <w:t xml:space="preserve">, but this did not occur due to the </w:t>
      </w:r>
      <w:r w:rsidR="0049752A">
        <w:t xml:space="preserve">Jet VMBL / </w:t>
      </w:r>
      <w:r w:rsidR="009479A2">
        <w:t>Daisy</w:t>
      </w:r>
      <w:r w:rsidR="00756C9A">
        <w:t xml:space="preserve"> carve-out.</w:t>
      </w:r>
    </w:p>
    <w:p w14:paraId="47D7B0CD" w14:textId="77777777" w:rsidR="003E1DCE" w:rsidRDefault="003E1DCE" w:rsidP="0043110C"/>
    <w:p w14:paraId="218822C8" w14:textId="447710E6" w:rsidR="00634508" w:rsidRDefault="003A17B9" w:rsidP="00634508">
      <w:r>
        <w:t>O2 Business m</w:t>
      </w:r>
      <w:r w:rsidR="00634508">
        <w:t>obile subscribers that are not managed by DISE</w:t>
      </w:r>
      <w:r>
        <w:t xml:space="preserve"> </w:t>
      </w:r>
      <w:r w:rsidR="00634508">
        <w:t xml:space="preserve">can currently only </w:t>
      </w:r>
      <w:r w:rsidR="004E27E4">
        <w:t xml:space="preserve">be provisioned with </w:t>
      </w:r>
      <w:r w:rsidR="00634508">
        <w:t xml:space="preserve">eSIM via </w:t>
      </w:r>
      <w:r w:rsidR="00634508" w:rsidRPr="00D5403E">
        <w:t>legacy physical QR codes</w:t>
      </w:r>
      <w:r w:rsidR="00634508">
        <w:t xml:space="preserve">. This presents a poor customer experience and is expected to hamper mobile </w:t>
      </w:r>
      <w:r w:rsidR="00041610">
        <w:t xml:space="preserve">revenue </w:t>
      </w:r>
      <w:r w:rsidR="00634508">
        <w:t xml:space="preserve">attainment in </w:t>
      </w:r>
      <w:r w:rsidR="007D0315">
        <w:t xml:space="preserve">the </w:t>
      </w:r>
      <w:r w:rsidR="00634508">
        <w:t xml:space="preserve">longer term as eSIM adoption becomes more prevalent and </w:t>
      </w:r>
      <w:r w:rsidR="007D0315">
        <w:t xml:space="preserve">the </w:t>
      </w:r>
      <w:r w:rsidR="00634508">
        <w:t>competitive gap grows.</w:t>
      </w:r>
    </w:p>
    <w:p w14:paraId="2AE2BFEF" w14:textId="77777777" w:rsidR="003C395C" w:rsidRDefault="003C395C" w:rsidP="00634508"/>
    <w:p w14:paraId="7AC86AF2" w14:textId="77777777" w:rsidR="00CA01E3" w:rsidRPr="00CA01E3" w:rsidRDefault="00CA01E3" w:rsidP="00CA01E3">
      <w:r w:rsidRPr="00CA01E3">
        <w:t>For clarity, the following terminology is used in this document:</w:t>
      </w:r>
    </w:p>
    <w:p w14:paraId="25913028" w14:textId="35144394" w:rsidR="006A5B92" w:rsidRDefault="006A5B92" w:rsidP="009A09E8">
      <w:pPr>
        <w:pStyle w:val="ListParagraph"/>
        <w:numPr>
          <w:ilvl w:val="0"/>
          <w:numId w:val="12"/>
        </w:numPr>
      </w:pPr>
      <w:r>
        <w:t>Network Activation: automatic download via device discovery server (</w:t>
      </w:r>
      <w:r w:rsidR="00ED27A8">
        <w:t>sometimes referred to as ‘Quick Connect’ within VMO2</w:t>
      </w:r>
      <w:r>
        <w:t>)</w:t>
      </w:r>
    </w:p>
    <w:p w14:paraId="4DF14586" w14:textId="77777777" w:rsidR="006A5B92" w:rsidRDefault="006A5B92" w:rsidP="009A09E8">
      <w:pPr>
        <w:pStyle w:val="ListParagraph"/>
        <w:numPr>
          <w:ilvl w:val="0"/>
          <w:numId w:val="12"/>
        </w:numPr>
      </w:pPr>
      <w:r>
        <w:t>MDM Activation: download via managed device configuration (Carrier URL)</w:t>
      </w:r>
    </w:p>
    <w:p w14:paraId="3C04FB19" w14:textId="77777777" w:rsidR="006A5B92" w:rsidRDefault="006A5B92" w:rsidP="009A09E8">
      <w:pPr>
        <w:pStyle w:val="ListParagraph"/>
        <w:numPr>
          <w:ilvl w:val="0"/>
          <w:numId w:val="12"/>
        </w:numPr>
      </w:pPr>
      <w:r>
        <w:t>Click to Install: user-initiated download via URL (SMS/RCS)</w:t>
      </w:r>
    </w:p>
    <w:p w14:paraId="28F1D8D8" w14:textId="2621CA9F" w:rsidR="00CA01E3" w:rsidRDefault="006A5B92" w:rsidP="009A09E8">
      <w:pPr>
        <w:pStyle w:val="ListParagraph"/>
        <w:numPr>
          <w:ilvl w:val="0"/>
          <w:numId w:val="12"/>
        </w:numPr>
      </w:pPr>
      <w:r>
        <w:t>Quick Switch: device-to-device transfer (OEM migration flow)</w:t>
      </w:r>
    </w:p>
    <w:p w14:paraId="363C6E2F" w14:textId="77777777" w:rsidR="00DC2564" w:rsidRDefault="00DC2564" w:rsidP="00DC2564"/>
    <w:p w14:paraId="475BE2A1" w14:textId="77777777" w:rsidR="00DC2564" w:rsidRDefault="00DC2564" w:rsidP="00DC2564">
      <w:r>
        <w:t>The intent of this Vision Card is to:</w:t>
      </w:r>
    </w:p>
    <w:p w14:paraId="2B12275C" w14:textId="4912D363" w:rsidR="00DC2564" w:rsidRDefault="00DC2564" w:rsidP="009A09E8">
      <w:pPr>
        <w:pStyle w:val="ListParagraph"/>
        <w:numPr>
          <w:ilvl w:val="0"/>
          <w:numId w:val="11"/>
        </w:numPr>
      </w:pPr>
      <w:r>
        <w:t xml:space="preserve">Enable the existing VMO2 </w:t>
      </w:r>
      <w:r w:rsidR="00025A3E">
        <w:t xml:space="preserve">B2B </w:t>
      </w:r>
      <w:r>
        <w:t xml:space="preserve">digital eSIM capability </w:t>
      </w:r>
      <w:r w:rsidR="00E60EDC">
        <w:t xml:space="preserve">journeys </w:t>
      </w:r>
      <w:r>
        <w:t>within the Daisy stack</w:t>
      </w:r>
    </w:p>
    <w:p w14:paraId="727CCB56" w14:textId="0BA44192" w:rsidR="00DC2564" w:rsidRDefault="00DC2564" w:rsidP="009A09E8">
      <w:pPr>
        <w:pStyle w:val="ListParagraph"/>
        <w:numPr>
          <w:ilvl w:val="0"/>
          <w:numId w:val="11"/>
        </w:numPr>
      </w:pPr>
      <w:r>
        <w:t>Extend capability to support SIMO journeys (Quick Switch, Click to Install)</w:t>
      </w:r>
    </w:p>
    <w:p w14:paraId="332EBD44" w14:textId="02EF4059" w:rsidR="002A5A0E" w:rsidRDefault="00DC2564" w:rsidP="009A09E8">
      <w:pPr>
        <w:pStyle w:val="ListParagraph"/>
        <w:numPr>
          <w:ilvl w:val="0"/>
          <w:numId w:val="11"/>
        </w:numPr>
      </w:pPr>
      <w:r>
        <w:t>Expose programmatic interfaces and reporting to enable O2 Business self-serve experiences and operational support</w:t>
      </w:r>
    </w:p>
    <w:p w14:paraId="133D4167" w14:textId="77777777" w:rsidR="002A5A0E" w:rsidRDefault="002A5A0E" w:rsidP="00634508"/>
    <w:p w14:paraId="2AA306A1" w14:textId="77777777" w:rsidR="009D3DE3" w:rsidRPr="0066274C" w:rsidRDefault="009D3DE3" w:rsidP="009D3DE3"/>
    <w:p w14:paraId="19EAE7B1" w14:textId="291396AB" w:rsidR="0066274C" w:rsidRPr="00972E30" w:rsidRDefault="0066274C" w:rsidP="007714E6">
      <w:pPr>
        <w:keepNext/>
        <w:ind w:left="431"/>
        <w:rPr>
          <w:rFonts w:ascii="Arial" w:hAnsi="Arial" w:cs="Arial"/>
          <w:b/>
          <w:bCs/>
        </w:rPr>
      </w:pPr>
      <w:r w:rsidRPr="00972E30">
        <w:rPr>
          <w:rFonts w:ascii="Arial" w:hAnsi="Arial" w:cs="Arial"/>
          <w:b/>
          <w:bCs/>
        </w:rPr>
        <w:lastRenderedPageBreak/>
        <w:t>1.</w:t>
      </w:r>
      <w:r w:rsidR="005D4047" w:rsidRPr="00972E30">
        <w:rPr>
          <w:rFonts w:ascii="Arial" w:hAnsi="Arial" w:cs="Arial"/>
          <w:b/>
          <w:bCs/>
        </w:rPr>
        <w:t xml:space="preserve">2 </w:t>
      </w:r>
      <w:r w:rsidRPr="00972E30">
        <w:rPr>
          <w:rFonts w:ascii="Arial" w:hAnsi="Arial" w:cs="Arial"/>
          <w:b/>
          <w:bCs/>
        </w:rPr>
        <w:t>Problem &amp; Opportunity</w:t>
      </w:r>
      <w:r w:rsidR="00FE2617" w:rsidRPr="00972E30">
        <w:rPr>
          <w:rFonts w:ascii="Arial" w:hAnsi="Arial" w:cs="Arial"/>
          <w:b/>
          <w:bCs/>
        </w:rPr>
        <w:t xml:space="preserve"> </w:t>
      </w:r>
    </w:p>
    <w:p w14:paraId="68A75CF6" w14:textId="445ECAC5" w:rsidR="002B15F0" w:rsidRDefault="002B15F0" w:rsidP="002B15F0">
      <w:r w:rsidRPr="00805B2D">
        <w:t>Channel feedback is that whilst ‘cost of change’ is key for customers, ease of ‘in life’ management is also a primary factor in selecting providers. Customers perceive eSIM capability as instrumental to addressing these.</w:t>
      </w:r>
    </w:p>
    <w:p w14:paraId="77A63C14" w14:textId="77777777" w:rsidR="002B15F0" w:rsidRDefault="002B15F0" w:rsidP="002B15F0"/>
    <w:p w14:paraId="3F5BCEFD" w14:textId="77777777" w:rsidR="002B15F0" w:rsidRDefault="002B15F0" w:rsidP="002B15F0">
      <w:r>
        <w:t>The Sep’25 launch of an ‘eSIM only’ iPhone 17 Air raises a significant risk that the H2’26 launch of an iPhone 18 range might well adopt an ‘eSIM only’ approach across the iPhone range.</w:t>
      </w:r>
    </w:p>
    <w:p w14:paraId="4020A656" w14:textId="77777777" w:rsidR="002B15F0" w:rsidRDefault="002B15F0" w:rsidP="002B15F0"/>
    <w:p w14:paraId="3F9A16B2" w14:textId="67278B16" w:rsidR="002B15F0" w:rsidRDefault="002B15F0" w:rsidP="002B15F0">
      <w:r>
        <w:t xml:space="preserve">Support for the missing key Apple eSIM onboarding experience for new devices is considered essential to maximise O2 </w:t>
      </w:r>
      <w:r w:rsidR="005C1D54">
        <w:t>Business</w:t>
      </w:r>
      <w:r>
        <w:t>’ commercial outcomes from new device launches.</w:t>
      </w:r>
    </w:p>
    <w:p w14:paraId="67239A96" w14:textId="77777777" w:rsidR="004F6633" w:rsidRDefault="004F6633" w:rsidP="0066274C"/>
    <w:p w14:paraId="0E3AF99B" w14:textId="77777777" w:rsidR="005D4047" w:rsidRPr="0066274C" w:rsidRDefault="005D4047" w:rsidP="0066274C"/>
    <w:p w14:paraId="5A3DD7E6" w14:textId="5A403560" w:rsidR="0066274C" w:rsidRPr="00972E30"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3</w:t>
      </w:r>
      <w:r w:rsidR="00F81A1B">
        <w:rPr>
          <w:rFonts w:ascii="Arial" w:hAnsi="Arial" w:cs="Arial"/>
          <w:b/>
          <w:bCs/>
        </w:rPr>
        <w:t xml:space="preserve"> </w:t>
      </w:r>
      <w:r w:rsidRPr="00972E30">
        <w:rPr>
          <w:rFonts w:ascii="Arial" w:hAnsi="Arial" w:cs="Arial"/>
          <w:b/>
          <w:bCs/>
        </w:rPr>
        <w:t>Scope Summary</w:t>
      </w:r>
      <w:r w:rsidR="00FE2617" w:rsidRPr="00972E30">
        <w:rPr>
          <w:rFonts w:ascii="Arial" w:hAnsi="Arial" w:cs="Arial"/>
          <w:b/>
          <w:bCs/>
        </w:rPr>
        <w:t xml:space="preserve"> </w:t>
      </w:r>
    </w:p>
    <w:p w14:paraId="05CFAC41" w14:textId="189E90B3" w:rsidR="00B17149" w:rsidRDefault="00B17149" w:rsidP="00956E56">
      <w:r>
        <w:t xml:space="preserve">The </w:t>
      </w:r>
      <w:r w:rsidR="00D44A83">
        <w:t xml:space="preserve">extension of the existing </w:t>
      </w:r>
      <w:r w:rsidR="00031989">
        <w:t xml:space="preserve">digital eSIM provisioning capability (delivered by PJ022015 Digital eSIM distribution) </w:t>
      </w:r>
      <w:r w:rsidR="007718D1">
        <w:t>so that it may be integrated with the Daisy stack</w:t>
      </w:r>
      <w:r w:rsidR="0093539E">
        <w:t xml:space="preserve">, </w:t>
      </w:r>
      <w:r>
        <w:t xml:space="preserve">and if necessary other new interface components, </w:t>
      </w:r>
      <w:r w:rsidR="00B93206">
        <w:t xml:space="preserve">that </w:t>
      </w:r>
      <w:r>
        <w:t xml:space="preserve">will allow O2 </w:t>
      </w:r>
      <w:r w:rsidR="0093539E">
        <w:t xml:space="preserve">Business </w:t>
      </w:r>
      <w:r>
        <w:t xml:space="preserve">to provide </w:t>
      </w:r>
      <w:r w:rsidR="005A2AC8">
        <w:t xml:space="preserve">functional </w:t>
      </w:r>
      <w:r>
        <w:t xml:space="preserve">parity of eSIM capability with that available today </w:t>
      </w:r>
      <w:r w:rsidR="00DA3B2F">
        <w:t>for O2 Business customers managed on DISE.</w:t>
      </w:r>
      <w:r w:rsidR="002029A9">
        <w:t xml:space="preserve"> </w:t>
      </w:r>
      <w:r>
        <w:t>Specifically</w:t>
      </w:r>
    </w:p>
    <w:p w14:paraId="0B0FF3E9" w14:textId="77777777" w:rsidR="00B17149" w:rsidRDefault="00B17149" w:rsidP="00B17149"/>
    <w:p w14:paraId="7E0CF141" w14:textId="77777777" w:rsidR="00B17149" w:rsidRDefault="00B17149" w:rsidP="009A09E8">
      <w:pPr>
        <w:pStyle w:val="ListParagraph"/>
        <w:numPr>
          <w:ilvl w:val="0"/>
          <w:numId w:val="6"/>
        </w:numPr>
      </w:pPr>
      <w:r>
        <w:t xml:space="preserve">Seamless Network Activation. </w:t>
      </w:r>
    </w:p>
    <w:p w14:paraId="519052FB" w14:textId="05586B18" w:rsidR="00B17149" w:rsidRDefault="00B17149" w:rsidP="009A09E8">
      <w:pPr>
        <w:pStyle w:val="ListParagraph"/>
        <w:numPr>
          <w:ilvl w:val="1"/>
          <w:numId w:val="6"/>
        </w:numPr>
      </w:pPr>
      <w:r>
        <w:t>Where O2</w:t>
      </w:r>
      <w:r w:rsidR="00DA3B2F">
        <w:t xml:space="preserve"> Business</w:t>
      </w:r>
      <w:r>
        <w:t xml:space="preserve"> sources a compatible mobile device via the VMO2 supply chain, then it shall be possible to capture the EID serial details of the shipped device from the VMO2 supply chain database, and automatically use this to provision an eSIM on that device.</w:t>
      </w:r>
      <w:ins w:id="1" w:author="Helen Dixon" w:date="2026-07-03T13:28:00Z" w16du:dateUtc="2026-07-03T12:28:00Z">
        <w:r w:rsidR="0020257E">
          <w:t xml:space="preserve">  </w:t>
        </w:r>
      </w:ins>
    </w:p>
    <w:p w14:paraId="28CC5781" w14:textId="29849B03" w:rsidR="00B17149" w:rsidRDefault="00B17149" w:rsidP="009A09E8">
      <w:pPr>
        <w:pStyle w:val="ListParagraph"/>
        <w:numPr>
          <w:ilvl w:val="1"/>
          <w:numId w:val="6"/>
        </w:numPr>
      </w:pPr>
      <w:r>
        <w:t xml:space="preserve">If it is a SIMO order, then it shall be possible to utilise EID serial details provided by the customer, and supplied via the Daisy </w:t>
      </w:r>
      <w:r w:rsidR="007F1DFF">
        <w:t>stack</w:t>
      </w:r>
      <w:r>
        <w:t>.</w:t>
      </w:r>
    </w:p>
    <w:p w14:paraId="4245AE0E" w14:textId="2D7CE2CC" w:rsidR="00B17149" w:rsidRDefault="00B17149" w:rsidP="009A09E8">
      <w:pPr>
        <w:pStyle w:val="ListParagraph"/>
        <w:numPr>
          <w:ilvl w:val="1"/>
          <w:numId w:val="6"/>
        </w:numPr>
      </w:pPr>
      <w:r>
        <w:t>In both cases, the eSIM is registered with the appropriate vendor Discovery Server for the target device</w:t>
      </w:r>
      <w:r w:rsidR="00F4275B">
        <w:t xml:space="preserve"> (e.g. Apple, GSMA SM-DS).</w:t>
      </w:r>
    </w:p>
    <w:p w14:paraId="06331FCA" w14:textId="77777777" w:rsidR="00B17149" w:rsidRDefault="00B17149" w:rsidP="00B17149">
      <w:pPr>
        <w:pStyle w:val="ListParagraph"/>
        <w:ind w:left="1440"/>
      </w:pPr>
    </w:p>
    <w:p w14:paraId="72572D8B" w14:textId="77777777" w:rsidR="00B17149" w:rsidRDefault="00B17149" w:rsidP="009A09E8">
      <w:pPr>
        <w:pStyle w:val="ListParagraph"/>
        <w:numPr>
          <w:ilvl w:val="0"/>
          <w:numId w:val="6"/>
        </w:numPr>
      </w:pPr>
      <w:r>
        <w:t>MDM Activation by Carrier URL</w:t>
      </w:r>
    </w:p>
    <w:p w14:paraId="157B314C" w14:textId="56CD8A83" w:rsidR="00B17149" w:rsidRDefault="00B17149" w:rsidP="009A09E8">
      <w:pPr>
        <w:pStyle w:val="ListParagraph"/>
        <w:numPr>
          <w:ilvl w:val="1"/>
          <w:numId w:val="6"/>
        </w:numPr>
      </w:pPr>
      <w:r>
        <w:t>Where O2</w:t>
      </w:r>
      <w:r w:rsidR="009A2D16">
        <w:t xml:space="preserve"> Business </w:t>
      </w:r>
      <w:r>
        <w:t>sources a compatible mobile device via the VMO2 supply chain, then it shall be possible to capture the EID serial details of the shipped device from the VMO2 supply chain database, and automatically use this to provision an eSIM on that device.</w:t>
      </w:r>
    </w:p>
    <w:p w14:paraId="321EF791" w14:textId="4025A420" w:rsidR="00B17149" w:rsidRDefault="00B17149" w:rsidP="009A09E8">
      <w:pPr>
        <w:pStyle w:val="ListParagraph"/>
        <w:numPr>
          <w:ilvl w:val="1"/>
          <w:numId w:val="6"/>
        </w:numPr>
      </w:pPr>
      <w:r>
        <w:t xml:space="preserve">If it is a SIMO order, then it shall be possible to utilise EID serial details provided by the customer, and supplied via the Daisy </w:t>
      </w:r>
      <w:r w:rsidR="001C7BBA">
        <w:t>stack</w:t>
      </w:r>
      <w:r>
        <w:t>.</w:t>
      </w:r>
    </w:p>
    <w:p w14:paraId="69B5BE84" w14:textId="77777777" w:rsidR="00BD7D76" w:rsidRDefault="00B17149" w:rsidP="009A09E8">
      <w:pPr>
        <w:pStyle w:val="ListParagraph"/>
        <w:numPr>
          <w:ilvl w:val="1"/>
          <w:numId w:val="6"/>
        </w:numPr>
      </w:pPr>
      <w:r>
        <w:t>The eSIM is not registered with the vendor Discovery Server, and instead the eSIM may be downloaded from a fixed / known URL that can be provided to the customer.</w:t>
      </w:r>
    </w:p>
    <w:p w14:paraId="1B96360F" w14:textId="77777777" w:rsidR="00BD7D76" w:rsidRDefault="00BD7D76" w:rsidP="00BD7D76"/>
    <w:p w14:paraId="2045411F" w14:textId="02D930D9" w:rsidR="00895D5C" w:rsidRDefault="00DA06A4" w:rsidP="00836078">
      <w:pPr>
        <w:ind w:left="360"/>
      </w:pPr>
      <w:r>
        <w:t>In both cases, t</w:t>
      </w:r>
      <w:r w:rsidR="00895D5C" w:rsidRPr="00895D5C">
        <w:t>he solution shall support customer journeys where successful eSIM download results in automatic activation of the new profile without requiring a separate customer SIM swap process.</w:t>
      </w:r>
    </w:p>
    <w:p w14:paraId="65526C46" w14:textId="77777777" w:rsidR="00CA34CB" w:rsidRDefault="00CA34CB" w:rsidP="00CA34CB"/>
    <w:p w14:paraId="298AB4F6" w14:textId="7D8573E7" w:rsidR="00CA34CB" w:rsidRDefault="00CA34CB" w:rsidP="00CA34CB">
      <w:pPr>
        <w:ind w:left="360"/>
      </w:pPr>
      <w:r>
        <w:t xml:space="preserve">Potential phasing will be discussed during the Ideate </w:t>
      </w:r>
      <w:r w:rsidR="006603D0">
        <w:t>process</w:t>
      </w:r>
      <w:r w:rsidR="005E51B8">
        <w:t xml:space="preserve"> to optimise cost/speed of delivery</w:t>
      </w:r>
      <w:r w:rsidR="006603D0">
        <w:t xml:space="preserve">, but it is anticipated that reaching parity can be delivered at pace </w:t>
      </w:r>
      <w:r w:rsidR="00A93921">
        <w:t xml:space="preserve">through </w:t>
      </w:r>
      <w:r w:rsidR="000430D8">
        <w:t xml:space="preserve">significant re-use of </w:t>
      </w:r>
      <w:r w:rsidR="005E51B8">
        <w:t xml:space="preserve">the </w:t>
      </w:r>
      <w:r w:rsidR="000430D8">
        <w:t>existing capability</w:t>
      </w:r>
      <w:r w:rsidR="00A93921">
        <w:t xml:space="preserve">, and could therefore be delivered </w:t>
      </w:r>
      <w:r w:rsidR="006603D0">
        <w:t xml:space="preserve">as a ‘tactical’ </w:t>
      </w:r>
      <w:r w:rsidR="00A93921">
        <w:t>release in advance of the remainder of the vision scope.</w:t>
      </w:r>
    </w:p>
    <w:p w14:paraId="03F36CAA" w14:textId="77777777" w:rsidR="001C7BBA" w:rsidRDefault="001C7BBA" w:rsidP="001C7BBA"/>
    <w:p w14:paraId="23E970CB" w14:textId="3DC4CC50" w:rsidR="00956E56" w:rsidRDefault="00DB5561" w:rsidP="00956E56">
      <w:r>
        <w:lastRenderedPageBreak/>
        <w:t xml:space="preserve">The </w:t>
      </w:r>
      <w:r w:rsidR="00956E56">
        <w:t xml:space="preserve">development of </w:t>
      </w:r>
      <w:r w:rsidR="00956E56" w:rsidRPr="00E64C29">
        <w:t>‘SIMO’ experience journeys</w:t>
      </w:r>
      <w:r w:rsidR="00956E56">
        <w:t xml:space="preserve"> that were not included as part of the initial </w:t>
      </w:r>
      <w:r w:rsidR="00BD7D76">
        <w:t xml:space="preserve">2024 </w:t>
      </w:r>
      <w:r w:rsidR="00956E56">
        <w:t>project</w:t>
      </w:r>
      <w:r w:rsidR="00956E56" w:rsidRPr="00E64C29">
        <w:t>, recognising that many onboarding customers are seeking to re-utilise existing devices, or source new devices via 3rd parties.</w:t>
      </w:r>
    </w:p>
    <w:p w14:paraId="1E5079AA" w14:textId="77777777" w:rsidR="00BD7D76" w:rsidRDefault="00BD7D76" w:rsidP="00956E56"/>
    <w:p w14:paraId="4D98E51A" w14:textId="44DE0FE2" w:rsidR="00956E56" w:rsidRDefault="00956E56" w:rsidP="009A09E8">
      <w:pPr>
        <w:pStyle w:val="ListParagraph"/>
        <w:numPr>
          <w:ilvl w:val="0"/>
          <w:numId w:val="7"/>
        </w:numPr>
      </w:pPr>
      <w:r w:rsidRPr="00936302">
        <w:t>Click to Install</w:t>
      </w:r>
      <w:r>
        <w:t xml:space="preserve"> – </w:t>
      </w:r>
      <w:r w:rsidRPr="005A67A0">
        <w:t xml:space="preserve">End user receives SMS </w:t>
      </w:r>
      <w:r w:rsidR="008A7420">
        <w:t xml:space="preserve">or RCS </w:t>
      </w:r>
      <w:r w:rsidRPr="005A67A0">
        <w:t>with unique URL that is encoded to trigger download of their eSIM</w:t>
      </w:r>
    </w:p>
    <w:p w14:paraId="74CE1DD4" w14:textId="77777777" w:rsidR="00836078" w:rsidRDefault="00836078" w:rsidP="00836078"/>
    <w:p w14:paraId="3B347E3D" w14:textId="1D2DC355" w:rsidR="003A29C6" w:rsidRDefault="00956E56" w:rsidP="009A09E8">
      <w:pPr>
        <w:pStyle w:val="ListParagraph"/>
        <w:numPr>
          <w:ilvl w:val="0"/>
          <w:numId w:val="7"/>
        </w:numPr>
      </w:pPr>
      <w:r w:rsidRPr="00936302">
        <w:t>Quick Switch</w:t>
      </w:r>
      <w:r>
        <w:t xml:space="preserve"> – </w:t>
      </w:r>
      <w:r w:rsidRPr="00410074">
        <w:t xml:space="preserve">End user can use Apple Quick Transfer / Android Smart Switch application to automatically ‘transfer’ mobile subscription from old device SIM to an eSIM in new device, typically during initial device setup process. </w:t>
      </w:r>
      <w:r w:rsidR="004E521A">
        <w:t>Both the o</w:t>
      </w:r>
      <w:r w:rsidRPr="00410074">
        <w:t xml:space="preserve">ld device and new device need to be in </w:t>
      </w:r>
      <w:r w:rsidR="008A7420" w:rsidRPr="00410074">
        <w:t>proximity</w:t>
      </w:r>
      <w:r w:rsidRPr="00410074">
        <w:t xml:space="preserve"> during the transfer.</w:t>
      </w:r>
    </w:p>
    <w:p w14:paraId="67DBAAE5" w14:textId="77777777" w:rsidR="003A29C6" w:rsidRDefault="003A29C6" w:rsidP="003A29C6">
      <w:pPr>
        <w:pStyle w:val="ListParagraph"/>
      </w:pPr>
    </w:p>
    <w:p w14:paraId="14A41DB4" w14:textId="1E5828F5" w:rsidR="00956E56" w:rsidRDefault="003A29C6" w:rsidP="003A29C6">
      <w:pPr>
        <w:pStyle w:val="ListParagraph"/>
      </w:pPr>
      <w:r>
        <w:t xml:space="preserve">This </w:t>
      </w:r>
      <w:r w:rsidR="00DE1802">
        <w:t xml:space="preserve">capability should also enable </w:t>
      </w:r>
      <w:r w:rsidR="00956E56">
        <w:t>on</w:t>
      </w:r>
      <w:r w:rsidR="00DE1802">
        <w:t>-</w:t>
      </w:r>
      <w:r w:rsidR="00956E56">
        <w:t>device pSIM to eSIM conversion</w:t>
      </w:r>
      <w:r w:rsidR="00DE1802">
        <w:t xml:space="preserve"> (although </w:t>
      </w:r>
      <w:r w:rsidR="0090042B">
        <w:t>if th</w:t>
      </w:r>
      <w:r w:rsidR="00CC06C8">
        <w:t xml:space="preserve">is on-device conversion </w:t>
      </w:r>
      <w:r w:rsidR="0090042B">
        <w:t>significantly complicates</w:t>
      </w:r>
      <w:r w:rsidR="00F965B8">
        <w:t xml:space="preserve"> the </w:t>
      </w:r>
      <w:r w:rsidR="00CC06C8">
        <w:t xml:space="preserve">Quick Switch </w:t>
      </w:r>
      <w:r w:rsidR="00F965B8">
        <w:t xml:space="preserve">implementation, then this is an area of potential </w:t>
      </w:r>
      <w:r w:rsidR="00326293">
        <w:t>deprioritisation</w:t>
      </w:r>
      <w:r w:rsidR="00F965B8">
        <w:t>).</w:t>
      </w:r>
    </w:p>
    <w:p w14:paraId="209B8639" w14:textId="1AADBBB9" w:rsidR="74161F1D" w:rsidRDefault="74161F1D"/>
    <w:p w14:paraId="47E89973" w14:textId="30C72D0D" w:rsidR="002219BF" w:rsidRDefault="00B12557" w:rsidP="0066274C">
      <w:r>
        <w:t>D</w:t>
      </w:r>
      <w:r w:rsidRPr="00936302">
        <w:t xml:space="preserve">evelopment of Customer, Service and Product Reporting </w:t>
      </w:r>
      <w:r w:rsidR="00A56206">
        <w:t xml:space="preserve">to support </w:t>
      </w:r>
      <w:r w:rsidR="002219BF">
        <w:t>effective in-life management of eSIM.</w:t>
      </w:r>
      <w:r w:rsidR="001F76BF">
        <w:t xml:space="preserve"> (Expect VMO2 to provide data feeds to agreed Data</w:t>
      </w:r>
      <w:r w:rsidR="006B26C3">
        <w:t xml:space="preserve"> Lake</w:t>
      </w:r>
      <w:r w:rsidR="009B5A84">
        <w:t xml:space="preserve"> for O2 Business to subsequently surface vi</w:t>
      </w:r>
      <w:r w:rsidR="00172CB8">
        <w:t>a appropriate visualisation</w:t>
      </w:r>
      <w:r w:rsidR="001A2AB0">
        <w:t>)</w:t>
      </w:r>
    </w:p>
    <w:p w14:paraId="161046F5" w14:textId="77777777" w:rsidR="00935993" w:rsidRDefault="00935993" w:rsidP="0066274C"/>
    <w:p w14:paraId="558B074E" w14:textId="77777777" w:rsidR="002219BF" w:rsidRDefault="002219BF" w:rsidP="009A09E8">
      <w:pPr>
        <w:pStyle w:val="ListParagraph"/>
        <w:numPr>
          <w:ilvl w:val="0"/>
          <w:numId w:val="6"/>
        </w:numPr>
      </w:pPr>
      <w:r w:rsidRPr="002219BF">
        <w:t>Product Management; order reporting &amp; stock forecasting</w:t>
      </w:r>
    </w:p>
    <w:p w14:paraId="6609BC9E" w14:textId="77777777" w:rsidR="008D5184" w:rsidRPr="008D5184" w:rsidRDefault="008D5184" w:rsidP="009A09E8">
      <w:pPr>
        <w:pStyle w:val="ListParagraph"/>
        <w:numPr>
          <w:ilvl w:val="1"/>
          <w:numId w:val="6"/>
        </w:numPr>
      </w:pPr>
      <w:r w:rsidRPr="008D5184">
        <w:t>Required to manage Stock Ordering</w:t>
      </w:r>
    </w:p>
    <w:p w14:paraId="216AF3FF" w14:textId="1E95EB71" w:rsidR="008D5184" w:rsidRDefault="008D5184" w:rsidP="009A09E8">
      <w:pPr>
        <w:pStyle w:val="ListParagraph"/>
        <w:numPr>
          <w:ilvl w:val="1"/>
          <w:numId w:val="6"/>
        </w:numPr>
      </w:pPr>
      <w:r w:rsidRPr="008D5184">
        <w:t>Measures customer adoption of eSIM to support future investment and CEX improvements</w:t>
      </w:r>
    </w:p>
    <w:p w14:paraId="0F1E43FF" w14:textId="77777777" w:rsidR="008D5184" w:rsidRPr="002219BF" w:rsidRDefault="008D5184" w:rsidP="008D5184"/>
    <w:p w14:paraId="233F034A" w14:textId="22529780" w:rsidR="002219BF" w:rsidRDefault="00B4177F" w:rsidP="009A09E8">
      <w:pPr>
        <w:pStyle w:val="ListParagraph"/>
        <w:numPr>
          <w:ilvl w:val="0"/>
          <w:numId w:val="6"/>
        </w:numPr>
      </w:pPr>
      <w:r>
        <w:t>Sales</w:t>
      </w:r>
      <w:r w:rsidR="002219BF" w:rsidRPr="002219BF">
        <w:t xml:space="preserve"> / Service status enquiries</w:t>
      </w:r>
    </w:p>
    <w:p w14:paraId="56045B20" w14:textId="48887195" w:rsidR="00B4177F" w:rsidRPr="00B4177F" w:rsidRDefault="00B4177F" w:rsidP="009A09E8">
      <w:pPr>
        <w:pStyle w:val="ListParagraph"/>
        <w:numPr>
          <w:ilvl w:val="1"/>
          <w:numId w:val="6"/>
        </w:numPr>
      </w:pPr>
      <w:r w:rsidRPr="00B4177F">
        <w:t>Meet basic customer expectation to be able to understand type of SIM (and Device) their employees are using</w:t>
      </w:r>
    </w:p>
    <w:p w14:paraId="70A0D9FA" w14:textId="38058775" w:rsidR="00B4177F" w:rsidRDefault="00B4177F" w:rsidP="009A09E8">
      <w:pPr>
        <w:pStyle w:val="ListParagraph"/>
        <w:numPr>
          <w:ilvl w:val="1"/>
          <w:numId w:val="6"/>
        </w:numPr>
      </w:pPr>
      <w:r w:rsidRPr="00B4177F">
        <w:t>Real-time status allows diagnosis of simple user eSIM issues by Customer Admin and helps reduce Service calls</w:t>
      </w:r>
      <w:r w:rsidR="009341E6">
        <w:t xml:space="preserve"> (e.g. to see if eSIM has been downloaded)</w:t>
      </w:r>
    </w:p>
    <w:p w14:paraId="3A7FF834" w14:textId="77777777" w:rsidR="00B4177F" w:rsidRPr="002219BF" w:rsidRDefault="00B4177F" w:rsidP="002219BF"/>
    <w:p w14:paraId="75147096" w14:textId="77777777" w:rsidR="002219BF" w:rsidRDefault="002219BF" w:rsidP="009A09E8">
      <w:pPr>
        <w:pStyle w:val="ListParagraph"/>
        <w:numPr>
          <w:ilvl w:val="0"/>
          <w:numId w:val="8"/>
        </w:numPr>
      </w:pPr>
      <w:r w:rsidRPr="002219BF">
        <w:t>Delivery Management real-time eSIM status</w:t>
      </w:r>
    </w:p>
    <w:p w14:paraId="03B06E1C" w14:textId="05032DC2" w:rsidR="001A2AB0" w:rsidRDefault="00D07D9E" w:rsidP="009A09E8">
      <w:pPr>
        <w:pStyle w:val="ListParagraph"/>
        <w:numPr>
          <w:ilvl w:val="1"/>
          <w:numId w:val="8"/>
        </w:numPr>
      </w:pPr>
      <w:r>
        <w:t xml:space="preserve">Real-time status reporting on eSIM delivery to allow O2 Business Delivery Managers to support customer onboarding </w:t>
      </w:r>
      <w:r w:rsidR="001270B8">
        <w:t>and</w:t>
      </w:r>
      <w:r>
        <w:t xml:space="preserve"> migration project</w:t>
      </w:r>
    </w:p>
    <w:p w14:paraId="44D69F98" w14:textId="77777777" w:rsidR="00D07D9E" w:rsidRDefault="00D07D9E" w:rsidP="000356D0"/>
    <w:p w14:paraId="1BEEFADC" w14:textId="77777777" w:rsidR="00CA48A8" w:rsidRDefault="00CA48A8" w:rsidP="00CA48A8">
      <w:pPr>
        <w:ind w:left="720"/>
      </w:pPr>
      <w:r w:rsidRPr="00935993">
        <w:t>Operational reporting should support near real-time status where required for customer servicing and delivery management.</w:t>
      </w:r>
    </w:p>
    <w:p w14:paraId="1606BF8B" w14:textId="77777777" w:rsidR="00CA48A8" w:rsidRDefault="00CA48A8" w:rsidP="000356D0">
      <w:pPr>
        <w:ind w:left="720"/>
      </w:pPr>
    </w:p>
    <w:p w14:paraId="3B013399" w14:textId="6F5E76F6" w:rsidR="000356D0" w:rsidRDefault="000356D0" w:rsidP="000356D0">
      <w:pPr>
        <w:ind w:left="720"/>
      </w:pPr>
      <w:r>
        <w:t>Anticipate required data feeds to include:</w:t>
      </w:r>
    </w:p>
    <w:p w14:paraId="78850F85" w14:textId="77777777" w:rsidR="008F168E" w:rsidRPr="008F168E" w:rsidRDefault="008F168E" w:rsidP="009A09E8">
      <w:pPr>
        <w:pStyle w:val="ListParagraph"/>
        <w:numPr>
          <w:ilvl w:val="1"/>
          <w:numId w:val="8"/>
        </w:numPr>
      </w:pPr>
      <w:r w:rsidRPr="008F168E">
        <w:t>SIM Type</w:t>
      </w:r>
    </w:p>
    <w:p w14:paraId="23B165DE" w14:textId="77777777" w:rsidR="008F168E" w:rsidRPr="008F168E" w:rsidRDefault="008F168E" w:rsidP="009A09E8">
      <w:pPr>
        <w:pStyle w:val="ListParagraph"/>
        <w:numPr>
          <w:ilvl w:val="1"/>
          <w:numId w:val="8"/>
        </w:numPr>
      </w:pPr>
      <w:r w:rsidRPr="008F168E">
        <w:t>SIM Profile</w:t>
      </w:r>
    </w:p>
    <w:p w14:paraId="679DB58F" w14:textId="77777777" w:rsidR="008F168E" w:rsidRPr="008F168E" w:rsidRDefault="008F168E" w:rsidP="009A09E8">
      <w:pPr>
        <w:pStyle w:val="ListParagraph"/>
        <w:numPr>
          <w:ilvl w:val="1"/>
          <w:numId w:val="8"/>
        </w:numPr>
      </w:pPr>
      <w:r w:rsidRPr="008F168E">
        <w:t>SIM Description</w:t>
      </w:r>
    </w:p>
    <w:p w14:paraId="16325E33" w14:textId="284B2CD5" w:rsidR="000356D0" w:rsidRDefault="008F168E" w:rsidP="009A09E8">
      <w:pPr>
        <w:pStyle w:val="ListParagraph"/>
        <w:numPr>
          <w:ilvl w:val="1"/>
          <w:numId w:val="8"/>
        </w:numPr>
      </w:pPr>
      <w:r w:rsidRPr="008F168E">
        <w:t>SIM SKU</w:t>
      </w:r>
    </w:p>
    <w:p w14:paraId="75AAACEC" w14:textId="4AA98150" w:rsidR="008F168E" w:rsidRDefault="008F168E" w:rsidP="009A09E8">
      <w:pPr>
        <w:pStyle w:val="ListParagraph"/>
        <w:numPr>
          <w:ilvl w:val="1"/>
          <w:numId w:val="8"/>
        </w:numPr>
      </w:pPr>
      <w:r>
        <w:t>SMDP Profile status</w:t>
      </w:r>
    </w:p>
    <w:p w14:paraId="0ACE1072" w14:textId="77777777" w:rsidR="000356D0" w:rsidRDefault="000356D0" w:rsidP="000356D0"/>
    <w:p w14:paraId="17770243" w14:textId="0361293F" w:rsidR="0040122B" w:rsidRDefault="008E7240" w:rsidP="000356D0">
      <w:r>
        <w:lastRenderedPageBreak/>
        <w:t xml:space="preserve">Development </w:t>
      </w:r>
      <w:r w:rsidR="00F07101">
        <w:t xml:space="preserve">of support </w:t>
      </w:r>
      <w:r>
        <w:t xml:space="preserve">and extension of existing </w:t>
      </w:r>
      <w:r w:rsidR="00C74262">
        <w:t>operational journeys</w:t>
      </w:r>
      <w:r w:rsidR="00F07101">
        <w:t xml:space="preserve"> for eSIM </w:t>
      </w:r>
      <w:r w:rsidR="00B1306A">
        <w:t xml:space="preserve">device </w:t>
      </w:r>
      <w:r w:rsidR="00F07101">
        <w:t>lifecycle management including Lost &amp; Stolen</w:t>
      </w:r>
      <w:r w:rsidR="00B1306A">
        <w:t>, and device returns / replacement.</w:t>
      </w:r>
    </w:p>
    <w:p w14:paraId="1CB198B5" w14:textId="77777777" w:rsidR="0040122B" w:rsidRDefault="0040122B" w:rsidP="000356D0"/>
    <w:p w14:paraId="1634075A" w14:textId="60D68237" w:rsidR="008A77D7" w:rsidRPr="008A77D7" w:rsidRDefault="008A77D7" w:rsidP="008A77D7">
      <w:r w:rsidRPr="008A77D7">
        <w:t>The solution must maintain compatibility with the O2 Service Entitlement Server (SES) for services beyond eSIM provisioning (e.g. RCS), recognising device constraints around a single entitlement endpoint.</w:t>
      </w:r>
      <w:r w:rsidR="00CC7F8F">
        <w:t xml:space="preserve">  For example, O2 Business uses the same Apple carrier bundle as VMO2</w:t>
      </w:r>
      <w:r w:rsidR="00DF5C15">
        <w:t>.</w:t>
      </w:r>
    </w:p>
    <w:p w14:paraId="7D3EDAB3" w14:textId="77777777" w:rsidR="008A77D7" w:rsidRDefault="008A77D7" w:rsidP="000356D0"/>
    <w:p w14:paraId="5A9C7C50" w14:textId="0044B016" w:rsidR="008206CA" w:rsidRDefault="00D26A67" w:rsidP="007C6A8F">
      <w:r>
        <w:t>Longer term, O2 Business intend to enable the provision of eSIM during customer online self-serve journeys</w:t>
      </w:r>
      <w:r w:rsidR="00783B8D">
        <w:t>.</w:t>
      </w:r>
      <w:r w:rsidR="003922B5">
        <w:t xml:space="preserve"> </w:t>
      </w:r>
      <w:r w:rsidR="003922B5" w:rsidRPr="0033535D">
        <w:t xml:space="preserve">The solution shall expose programmatic interfaces sufficient to support </w:t>
      </w:r>
      <w:r w:rsidR="003922B5">
        <w:t>O2 Business</w:t>
      </w:r>
      <w:r w:rsidR="003922B5" w:rsidRPr="0033535D">
        <w:t xml:space="preserve"> digital self-service channels without requiring manual operational activity.</w:t>
      </w:r>
      <w:r w:rsidR="004A41DC">
        <w:t xml:space="preserve"> </w:t>
      </w:r>
      <w:r w:rsidR="008206CA" w:rsidRPr="008206CA">
        <w:t>The delivered capability should support future digital customer journeys without requiring material redesign of the underlying provisioning capability.</w:t>
      </w:r>
    </w:p>
    <w:p w14:paraId="3DDF7DC6" w14:textId="77777777" w:rsidR="00F81A1B" w:rsidRDefault="00F81A1B" w:rsidP="007C6A8F"/>
    <w:p w14:paraId="44750827" w14:textId="34E48CF3" w:rsidR="00086FA6" w:rsidDel="009A14B7" w:rsidRDefault="000C215A" w:rsidP="005C0828">
      <w:pPr>
        <w:pStyle w:val="Heading3"/>
        <w:numPr>
          <w:ilvl w:val="2"/>
          <w:numId w:val="15"/>
        </w:numPr>
        <w:rPr>
          <w:moveFrom w:id="2" w:author="Helen Dixon" w:date="2026-07-08T09:22:00Z" w16du:dateUtc="2026-07-08T08:22:00Z"/>
        </w:rPr>
      </w:pPr>
      <w:moveFromRangeStart w:id="3" w:author="Helen Dixon" w:date="2026-07-08T09:22:00Z" w:name="move234394953"/>
      <w:moveFrom w:id="4" w:author="Helen Dixon" w:date="2026-07-08T09:22:00Z" w16du:dateUtc="2026-07-08T08:22:00Z">
        <w:r w:rsidDel="009A14B7">
          <w:t>Delivery Options considerations</w:t>
        </w:r>
      </w:moveFrom>
    </w:p>
    <w:p w14:paraId="512876AA" w14:textId="3F00243D" w:rsidR="009C0ADE" w:rsidDel="009A14B7" w:rsidRDefault="009C0ADE" w:rsidP="009C0ADE">
      <w:pPr>
        <w:rPr>
          <w:moveFrom w:id="5" w:author="Helen Dixon" w:date="2026-07-08T09:22:00Z" w16du:dateUtc="2026-07-08T08:22:00Z"/>
        </w:rPr>
      </w:pPr>
    </w:p>
    <w:p w14:paraId="42C57301" w14:textId="1FBC4D0C" w:rsidR="009C0ADE" w:rsidDel="009A14B7" w:rsidRDefault="009C0ADE" w:rsidP="009C0ADE">
      <w:pPr>
        <w:rPr>
          <w:moveFrom w:id="6" w:author="Helen Dixon" w:date="2026-07-08T09:22:00Z" w16du:dateUtc="2026-07-08T08:22:00Z"/>
        </w:rPr>
      </w:pPr>
      <w:moveFrom w:id="7" w:author="Helen Dixon" w:date="2026-07-08T09:22:00Z" w16du:dateUtc="2026-07-08T08:22:00Z">
        <w:r w:rsidDel="009A14B7">
          <w:t>It is recognised that alternative delivery models may exist, including integration with third-party eSIM provisioning platforms.</w:t>
        </w:r>
        <w:r w:rsidR="009468C6" w:rsidDel="009A14B7">
          <w:t xml:space="preserve"> O2 Business </w:t>
        </w:r>
        <w:r w:rsidR="003023A0" w:rsidDel="009A14B7">
          <w:t>understands</w:t>
        </w:r>
        <w:r w:rsidR="00AD5907" w:rsidDel="009A14B7">
          <w:t xml:space="preserve"> that VMO2 </w:t>
        </w:r>
        <w:r w:rsidR="007F08DF" w:rsidDel="009A14B7">
          <w:t xml:space="preserve">are working with 1Global </w:t>
        </w:r>
        <w:r w:rsidR="00AD5907" w:rsidDel="009A14B7">
          <w:t>to integrate their platforms</w:t>
        </w:r>
        <w:r w:rsidR="007F08DF" w:rsidDel="009A14B7">
          <w:t xml:space="preserve"> for another wholesale partner</w:t>
        </w:r>
        <w:r w:rsidR="00FE64BA" w:rsidDel="009A14B7">
          <w:t>, and that this might present an option for re-use or an accelerated availability of</w:t>
        </w:r>
        <w:r w:rsidR="002F3093" w:rsidDel="009A14B7">
          <w:t xml:space="preserve"> key functionality</w:t>
        </w:r>
        <w:r w:rsidR="0059560A" w:rsidDel="009A14B7">
          <w:t>.</w:t>
        </w:r>
      </w:moveFrom>
    </w:p>
    <w:p w14:paraId="2BD9BB97" w14:textId="15E47757" w:rsidR="009C0ADE" w:rsidDel="009A14B7" w:rsidRDefault="009C0ADE" w:rsidP="009C0ADE">
      <w:pPr>
        <w:rPr>
          <w:moveFrom w:id="8" w:author="Helen Dixon" w:date="2026-07-08T09:22:00Z" w16du:dateUtc="2026-07-08T08:22:00Z"/>
        </w:rPr>
      </w:pPr>
    </w:p>
    <w:p w14:paraId="5AFE5B9B" w14:textId="6B972515" w:rsidR="009C0ADE" w:rsidDel="009A14B7" w:rsidRDefault="009C0ADE" w:rsidP="009C0ADE">
      <w:pPr>
        <w:rPr>
          <w:moveFrom w:id="9" w:author="Helen Dixon" w:date="2026-07-08T09:22:00Z" w16du:dateUtc="2026-07-08T08:22:00Z"/>
        </w:rPr>
      </w:pPr>
      <w:moveFrom w:id="10" w:author="Helen Dixon" w:date="2026-07-08T09:22:00Z" w16du:dateUtc="2026-07-08T08:22:00Z">
        <w:r w:rsidDel="009A14B7">
          <w:t>As such, it is requested that the VMO2 CIO team consider, as part of the solution design process, the relative merits of:</w:t>
        </w:r>
      </w:moveFrom>
    </w:p>
    <w:p w14:paraId="6B0D3BA6" w14:textId="7DAB1BF9" w:rsidR="009C0ADE" w:rsidDel="009A14B7" w:rsidRDefault="009C0ADE" w:rsidP="00B80867">
      <w:pPr>
        <w:pStyle w:val="ListParagraph"/>
        <w:numPr>
          <w:ilvl w:val="0"/>
          <w:numId w:val="8"/>
        </w:numPr>
        <w:rPr>
          <w:moveFrom w:id="11" w:author="Helen Dixon" w:date="2026-07-08T09:22:00Z" w16du:dateUtc="2026-07-08T08:22:00Z"/>
        </w:rPr>
      </w:pPr>
      <w:moveFrom w:id="12" w:author="Helen Dixon" w:date="2026-07-08T09:22:00Z" w16du:dateUtc="2026-07-08T08:22:00Z">
        <w:r w:rsidDel="009A14B7">
          <w:t>Extending the existing O2 capability</w:t>
        </w:r>
      </w:moveFrom>
    </w:p>
    <w:p w14:paraId="75B6302F" w14:textId="4704AF0E" w:rsidR="009C0ADE" w:rsidDel="009A14B7" w:rsidRDefault="009C0ADE" w:rsidP="00B80867">
      <w:pPr>
        <w:pStyle w:val="ListParagraph"/>
        <w:numPr>
          <w:ilvl w:val="0"/>
          <w:numId w:val="8"/>
        </w:numPr>
        <w:rPr>
          <w:moveFrom w:id="13" w:author="Helen Dixon" w:date="2026-07-08T09:22:00Z" w16du:dateUtc="2026-07-08T08:22:00Z"/>
        </w:rPr>
      </w:pPr>
      <w:moveFrom w:id="14" w:author="Helen Dixon" w:date="2026-07-08T09:22:00Z" w16du:dateUtc="2026-07-08T08:22:00Z">
        <w:r w:rsidDel="009A14B7">
          <w:t xml:space="preserve">Integrating </w:t>
        </w:r>
        <w:r w:rsidR="00A4764E" w:rsidDel="009A14B7">
          <w:t xml:space="preserve">the 1Global </w:t>
        </w:r>
        <w:r w:rsidDel="009A14B7">
          <w:t>third-party eSIM provisioning solution</w:t>
        </w:r>
        <w:r w:rsidR="00E52113" w:rsidDel="009A14B7">
          <w:t xml:space="preserve">. </w:t>
        </w:r>
        <w:r w:rsidR="00C279A4" w:rsidDel="009A14B7">
          <w:t>This includes consider</w:t>
        </w:r>
        <w:r w:rsidR="00293C7B" w:rsidDel="009A14B7">
          <w:t>ing</w:t>
        </w:r>
        <w:r w:rsidR="00C279A4" w:rsidDel="009A14B7">
          <w:t xml:space="preserve"> different </w:t>
        </w:r>
        <w:r w:rsidR="00C30AEB" w:rsidDel="009A14B7">
          <w:t xml:space="preserve">integration </w:t>
        </w:r>
        <w:r w:rsidR="00C279A4" w:rsidDel="009A14B7">
          <w:t>models</w:t>
        </w:r>
        <w:r w:rsidR="00C30AEB" w:rsidDel="009A14B7">
          <w:t xml:space="preserve"> (MVNE vs. </w:t>
        </w:r>
        <w:r w:rsidR="002F3093" w:rsidDel="009A14B7">
          <w:t>platform integration)</w:t>
        </w:r>
      </w:moveFrom>
    </w:p>
    <w:p w14:paraId="69637608" w14:textId="19BC8FBE" w:rsidR="009C0ADE" w:rsidDel="009A14B7" w:rsidRDefault="009C0ADE" w:rsidP="009C0ADE">
      <w:pPr>
        <w:rPr>
          <w:moveFrom w:id="15" w:author="Helen Dixon" w:date="2026-07-08T09:22:00Z" w16du:dateUtc="2026-07-08T08:22:00Z"/>
        </w:rPr>
      </w:pPr>
    </w:p>
    <w:p w14:paraId="27B3ED98" w14:textId="3494DCA2" w:rsidR="009C0ADE" w:rsidDel="009A14B7" w:rsidRDefault="009C0ADE" w:rsidP="009C0ADE">
      <w:pPr>
        <w:rPr>
          <w:moveFrom w:id="16" w:author="Helen Dixon" w:date="2026-07-08T09:22:00Z" w16du:dateUtc="2026-07-08T08:22:00Z"/>
        </w:rPr>
      </w:pPr>
      <w:moveFrom w:id="17" w:author="Helen Dixon" w:date="2026-07-08T09:22:00Z" w16du:dateUtc="2026-07-08T08:22:00Z">
        <w:r w:rsidDel="009A14B7">
          <w:t>Any alternative approach should:</w:t>
        </w:r>
      </w:moveFrom>
    </w:p>
    <w:p w14:paraId="3CAEAE25" w14:textId="4D8E3586" w:rsidR="009C0ADE" w:rsidDel="009A14B7" w:rsidRDefault="009C0ADE" w:rsidP="00293C7B">
      <w:pPr>
        <w:pStyle w:val="ListParagraph"/>
        <w:numPr>
          <w:ilvl w:val="0"/>
          <w:numId w:val="17"/>
        </w:numPr>
        <w:rPr>
          <w:moveFrom w:id="18" w:author="Helen Dixon" w:date="2026-07-08T09:22:00Z" w16du:dateUtc="2026-07-08T08:22:00Z"/>
        </w:rPr>
      </w:pPr>
      <w:moveFrom w:id="19" w:author="Helen Dixon" w:date="2026-07-08T09:22:00Z" w16du:dateUtc="2026-07-08T08:22:00Z">
        <w:r w:rsidDel="009A14B7">
          <w:t>Meet the functional requirements and customer journeys outlined in this document</w:t>
        </w:r>
      </w:moveFrom>
    </w:p>
    <w:p w14:paraId="145B97B0" w14:textId="68898DFD" w:rsidR="009C0ADE" w:rsidDel="009A14B7" w:rsidRDefault="009C0ADE" w:rsidP="00293C7B">
      <w:pPr>
        <w:pStyle w:val="ListParagraph"/>
        <w:numPr>
          <w:ilvl w:val="0"/>
          <w:numId w:val="17"/>
        </w:numPr>
        <w:rPr>
          <w:moveFrom w:id="20" w:author="Helen Dixon" w:date="2026-07-08T09:22:00Z" w16du:dateUtc="2026-07-08T08:22:00Z"/>
        </w:rPr>
      </w:pPr>
      <w:moveFrom w:id="21" w:author="Helen Dixon" w:date="2026-07-08T09:22:00Z" w16du:dateUtc="2026-07-08T08:22:00Z">
        <w:r w:rsidDel="009A14B7">
          <w:t>Maintain alignment with existing O2 authentication</w:t>
        </w:r>
        <w:r w:rsidR="00D715C3" w:rsidDel="009A14B7">
          <w:t xml:space="preserve"> and </w:t>
        </w:r>
        <w:r w:rsidDel="009A14B7">
          <w:t>domains (as defined in scope)</w:t>
        </w:r>
      </w:moveFrom>
    </w:p>
    <w:p w14:paraId="08E9C5A8" w14:textId="5D1A7B97" w:rsidR="009C0ADE" w:rsidDel="009A14B7" w:rsidRDefault="009C0ADE" w:rsidP="00293C7B">
      <w:pPr>
        <w:pStyle w:val="ListParagraph"/>
        <w:numPr>
          <w:ilvl w:val="0"/>
          <w:numId w:val="17"/>
        </w:numPr>
        <w:rPr>
          <w:moveFrom w:id="22" w:author="Helen Dixon" w:date="2026-07-08T09:22:00Z" w16du:dateUtc="2026-07-08T08:22:00Z"/>
        </w:rPr>
      </w:pPr>
      <w:moveFrom w:id="23" w:author="Helen Dixon" w:date="2026-07-08T09:22:00Z" w16du:dateUtc="2026-07-08T08:22:00Z">
        <w:r w:rsidDel="009A14B7">
          <w:t>Be assessed against delivery speed, cost, operational complexity, and long-term scalability</w:t>
        </w:r>
      </w:moveFrom>
    </w:p>
    <w:p w14:paraId="0B507A47" w14:textId="5C0425F3" w:rsidR="009C0ADE" w:rsidDel="009A14B7" w:rsidRDefault="009C0ADE" w:rsidP="009C0ADE">
      <w:pPr>
        <w:rPr>
          <w:moveFrom w:id="24" w:author="Helen Dixon" w:date="2026-07-08T09:22:00Z" w16du:dateUtc="2026-07-08T08:22:00Z"/>
        </w:rPr>
      </w:pPr>
    </w:p>
    <w:p w14:paraId="0F418C30" w14:textId="77B93B7B" w:rsidR="004B0D44" w:rsidRPr="009B42E2" w:rsidDel="009A14B7" w:rsidRDefault="003974BE" w:rsidP="004B0D44">
      <w:pPr>
        <w:rPr>
          <w:moveFrom w:id="25" w:author="Helen Dixon" w:date="2026-07-08T09:22:00Z" w16du:dateUtc="2026-07-08T08:22:00Z"/>
        </w:rPr>
      </w:pPr>
      <w:moveFrom w:id="26" w:author="Helen Dixon" w:date="2026-07-08T09:22:00Z" w16du:dateUtc="2026-07-08T08:22:00Z">
        <w:r w:rsidDel="009A14B7">
          <w:t>For the option w</w:t>
        </w:r>
        <w:r w:rsidR="004B0D44" w:rsidDel="009A14B7">
          <w:t>here the approac</w:t>
        </w:r>
        <w:r w:rsidDel="009A14B7">
          <w:t xml:space="preserve">h builds on extending the existing O2 capability, </w:t>
        </w:r>
        <w:r w:rsidR="008535C8" w:rsidDel="009A14B7">
          <w:t>t</w:t>
        </w:r>
        <w:r w:rsidR="004B0D44" w:rsidRPr="00A44B35" w:rsidDel="009A14B7">
          <w:t xml:space="preserve">he intent is to reuse existing O2 network, authentication and entitlement capabilities wherever possible. The solution should minimise introduction of new core platforms </w:t>
        </w:r>
        <w:r w:rsidR="004B0D44" w:rsidDel="009A14B7">
          <w:t xml:space="preserve">/ tenants </w:t>
        </w:r>
        <w:r w:rsidR="004B0D44" w:rsidRPr="00A44B35" w:rsidDel="009A14B7">
          <w:t>unless demonstrably required.</w:t>
        </w:r>
      </w:moveFrom>
    </w:p>
    <w:moveFromRangeEnd w:id="3"/>
    <w:p w14:paraId="7B9C46BA" w14:textId="77777777" w:rsidR="009C0ADE" w:rsidRPr="000C215A" w:rsidRDefault="009C0ADE" w:rsidP="000C215A"/>
    <w:p w14:paraId="26EE3ED8" w14:textId="7DDA8D8B" w:rsidR="00F81A1B" w:rsidRDefault="00F81A1B" w:rsidP="005C0828">
      <w:pPr>
        <w:pStyle w:val="Heading3"/>
        <w:numPr>
          <w:ilvl w:val="2"/>
          <w:numId w:val="15"/>
        </w:numPr>
      </w:pPr>
      <w:r>
        <w:t>Out of Scope</w:t>
      </w:r>
    </w:p>
    <w:p w14:paraId="68969DA4" w14:textId="77777777" w:rsidR="007C6A8F" w:rsidRDefault="007C6A8F" w:rsidP="000356D0"/>
    <w:p w14:paraId="3204EC60" w14:textId="77777777" w:rsidR="00505291" w:rsidRDefault="00505291" w:rsidP="00505291">
      <w:r>
        <w:t>The following are ‘out of scope’ of this Vision Document</w:t>
      </w:r>
    </w:p>
    <w:p w14:paraId="78EF0E97" w14:textId="77777777" w:rsidR="00505291" w:rsidRDefault="00505291" w:rsidP="009A09E8">
      <w:pPr>
        <w:pStyle w:val="ListParagraph"/>
        <w:numPr>
          <w:ilvl w:val="0"/>
          <w:numId w:val="9"/>
        </w:numPr>
      </w:pPr>
      <w:r>
        <w:t>changes to existing DISE eSIM capability (i.e. eSIM provisioning to LEPS via DISE should continue to be supported until these customers are migrated off DISE, and/or DISE is decommissioned)</w:t>
      </w:r>
    </w:p>
    <w:p w14:paraId="7B806265" w14:textId="3D8C1852" w:rsidR="00BC79E2" w:rsidRDefault="00BC79E2" w:rsidP="009A09E8">
      <w:pPr>
        <w:pStyle w:val="ListParagraph"/>
        <w:numPr>
          <w:ilvl w:val="0"/>
          <w:numId w:val="9"/>
        </w:numPr>
      </w:pPr>
      <w:r w:rsidRPr="00DF5C15">
        <w:t>All eSIM profiles will continue to utilise O2-managed subscriber credentials (K/OPc) within the O2 authentication domain. No separate authentication domain or AuC integration is in scope.</w:t>
      </w:r>
    </w:p>
    <w:p w14:paraId="5BB7B76E" w14:textId="77777777" w:rsidR="00505291" w:rsidRPr="002219BF" w:rsidRDefault="00505291" w:rsidP="000356D0"/>
    <w:p w14:paraId="23759F7B" w14:textId="77777777" w:rsidR="008C1870" w:rsidRDefault="008C1870" w:rsidP="0066274C">
      <w:pPr>
        <w:rPr>
          <w:rFonts w:ascii="Arial" w:hAnsi="Arial" w:cs="Arial"/>
          <w:b/>
          <w:bCs/>
        </w:rPr>
      </w:pPr>
    </w:p>
    <w:p w14:paraId="03A73304" w14:textId="68931D95" w:rsidR="00354B17" w:rsidRDefault="00354B17" w:rsidP="0066274C">
      <w:pPr>
        <w:rPr>
          <w:rFonts w:ascii="Arial" w:hAnsi="Arial" w:cs="Arial"/>
          <w:b/>
          <w:bCs/>
        </w:rPr>
      </w:pPr>
      <w:r w:rsidRPr="00972E30">
        <w:rPr>
          <w:rFonts w:ascii="Arial" w:hAnsi="Arial" w:cs="Arial"/>
          <w:b/>
          <w:bCs/>
        </w:rPr>
        <w:t>1.</w:t>
      </w:r>
      <w:r>
        <w:rPr>
          <w:rFonts w:ascii="Arial" w:hAnsi="Arial" w:cs="Arial"/>
          <w:b/>
          <w:bCs/>
        </w:rPr>
        <w:t>4</w:t>
      </w:r>
      <w:r w:rsidRPr="00972E30">
        <w:rPr>
          <w:rFonts w:ascii="Arial" w:hAnsi="Arial" w:cs="Arial"/>
          <w:b/>
          <w:bCs/>
        </w:rPr>
        <w:t xml:space="preserve"> </w:t>
      </w:r>
      <w:r>
        <w:rPr>
          <w:rFonts w:ascii="Arial" w:hAnsi="Arial" w:cs="Arial"/>
          <w:b/>
          <w:bCs/>
        </w:rPr>
        <w:t>Business Outcomes</w:t>
      </w:r>
    </w:p>
    <w:p w14:paraId="5503C850" w14:textId="77777777" w:rsidR="00354B17" w:rsidRDefault="00354B17" w:rsidP="0066274C">
      <w:pPr>
        <w:rPr>
          <w:rFonts w:ascii="Arial" w:hAnsi="Arial" w:cs="Arial"/>
          <w:b/>
          <w:bCs/>
        </w:rPr>
      </w:pPr>
    </w:p>
    <w:p w14:paraId="65AA19A5" w14:textId="77777777" w:rsidR="00C13C2E" w:rsidRDefault="00177376" w:rsidP="009A09E8">
      <w:pPr>
        <w:pStyle w:val="ListParagraph"/>
        <w:numPr>
          <w:ilvl w:val="0"/>
          <w:numId w:val="10"/>
        </w:numPr>
      </w:pPr>
      <w:r>
        <w:t xml:space="preserve">Ability to </w:t>
      </w:r>
      <w:r w:rsidR="0066289C">
        <w:t xml:space="preserve">provide </w:t>
      </w:r>
      <w:r w:rsidR="00E8636A">
        <w:t xml:space="preserve">all O2 Business </w:t>
      </w:r>
      <w:r w:rsidR="0066289C">
        <w:t>customers who purchase eSIM device from O2 Business to have seamless insta</w:t>
      </w:r>
      <w:r w:rsidR="00960E46">
        <w:t xml:space="preserve">llation / provisioning experience (eSIM automatically downloaded and </w:t>
      </w:r>
      <w:r w:rsidR="00E8636A">
        <w:t>activated when device first switched on out of the box)</w:t>
      </w:r>
      <w:r w:rsidR="00CF2901">
        <w:t>.</w:t>
      </w:r>
    </w:p>
    <w:p w14:paraId="7EF737FD" w14:textId="77777777" w:rsidR="00D06728" w:rsidRDefault="00D06728" w:rsidP="00177376"/>
    <w:p w14:paraId="71D7338A" w14:textId="017D1704" w:rsidR="00A76B69" w:rsidRDefault="00DD65B8" w:rsidP="009A09E8">
      <w:pPr>
        <w:pStyle w:val="ListParagraph"/>
        <w:numPr>
          <w:ilvl w:val="0"/>
          <w:numId w:val="10"/>
        </w:numPr>
      </w:pPr>
      <w:r>
        <w:t xml:space="preserve">Quicker realisation of recurring monthly </w:t>
      </w:r>
      <w:r w:rsidR="00824F63">
        <w:t xml:space="preserve">mobile service </w:t>
      </w:r>
      <w:r>
        <w:t xml:space="preserve">revenue through </w:t>
      </w:r>
      <w:r w:rsidR="00483CAF">
        <w:t xml:space="preserve">reduction in </w:t>
      </w:r>
      <w:r w:rsidR="00A76B69">
        <w:t>provisioning times through</w:t>
      </w:r>
      <w:r w:rsidR="00824F63">
        <w:t xml:space="preserve"> removal of delays caused by posting of SIM packs to customers</w:t>
      </w:r>
    </w:p>
    <w:p w14:paraId="1491FFAE" w14:textId="77777777" w:rsidR="00363CCC" w:rsidRDefault="00363CCC" w:rsidP="00177376"/>
    <w:p w14:paraId="3FE711A1" w14:textId="77777777" w:rsidR="00F21410" w:rsidRDefault="00F21410" w:rsidP="009A09E8">
      <w:pPr>
        <w:pStyle w:val="ListParagraph"/>
        <w:numPr>
          <w:ilvl w:val="0"/>
          <w:numId w:val="10"/>
        </w:numPr>
      </w:pPr>
      <w:r>
        <w:t>Competitive onboarding proposition for new customers that uses a seamless digital onboarding experience to presents them with a reduced cost-of-change.</w:t>
      </w:r>
    </w:p>
    <w:p w14:paraId="29626C72" w14:textId="77777777" w:rsidR="00F21410" w:rsidRDefault="00F21410" w:rsidP="00177376"/>
    <w:p w14:paraId="6005827E" w14:textId="0395C35D" w:rsidR="001119F6" w:rsidRDefault="00F21410" w:rsidP="001119F6">
      <w:pPr>
        <w:pStyle w:val="ListParagraph"/>
        <w:numPr>
          <w:ilvl w:val="0"/>
          <w:numId w:val="10"/>
        </w:numPr>
      </w:pPr>
      <w:r>
        <w:t>Improved retention of existing customers through an improved in-life management experience of their eSIM-capable mobile devices.</w:t>
      </w:r>
    </w:p>
    <w:p w14:paraId="4E6BF889" w14:textId="77777777" w:rsidR="001119F6" w:rsidRDefault="001119F6" w:rsidP="001119F6">
      <w:pPr>
        <w:pStyle w:val="ListParagraph"/>
      </w:pPr>
    </w:p>
    <w:p w14:paraId="2EBE2865" w14:textId="5F97DCFB" w:rsidR="00460B3C" w:rsidRDefault="00460B3C" w:rsidP="00460B3C">
      <w:pPr>
        <w:pStyle w:val="ListParagraph"/>
        <w:numPr>
          <w:ilvl w:val="0"/>
          <w:numId w:val="10"/>
        </w:numPr>
      </w:pPr>
      <w:r w:rsidRPr="00460B3C">
        <w:t>Reduce Service contacts relating to SIM fulfilment and SIM swap</w:t>
      </w:r>
    </w:p>
    <w:p w14:paraId="4935CF91" w14:textId="77777777" w:rsidR="00460B3C" w:rsidRDefault="00460B3C" w:rsidP="00460B3C"/>
    <w:p w14:paraId="3315344D" w14:textId="46D9D463" w:rsidR="002311C0" w:rsidRPr="00947340" w:rsidRDefault="00FE2617" w:rsidP="009A09E8">
      <w:pPr>
        <w:pStyle w:val="Heading1"/>
        <w:numPr>
          <w:ilvl w:val="0"/>
          <w:numId w:val="3"/>
        </w:numPr>
      </w:pPr>
      <w:bookmarkStart w:id="27" w:name="_Toc211517519"/>
      <w:r>
        <w:t xml:space="preserve">In Scope </w:t>
      </w:r>
      <w:bookmarkEnd w:id="27"/>
    </w:p>
    <w:p w14:paraId="71FF256D" w14:textId="77777777" w:rsidR="00F159F7" w:rsidRPr="0065772D" w:rsidRDefault="00F159F7" w:rsidP="00F159F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F159F7" w:rsidRPr="00C86776" w14:paraId="3FF3E76C" w14:textId="77777777" w:rsidTr="24D42A99">
        <w:tc>
          <w:tcPr>
            <w:tcW w:w="3397" w:type="dxa"/>
          </w:tcPr>
          <w:p w14:paraId="37C8EC35" w14:textId="77777777" w:rsidR="00F159F7" w:rsidRPr="00947340" w:rsidRDefault="00F159F7" w:rsidP="00B17AB4">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Pr>
          <w:p w14:paraId="321A8F30" w14:textId="77777777" w:rsidR="00F159F7" w:rsidRPr="00947340" w:rsidRDefault="00F159F7" w:rsidP="00B17AB4">
            <w:pPr>
              <w:jc w:val="both"/>
              <w:rPr>
                <w:rFonts w:ascii="Arial" w:hAnsi="Arial" w:cs="Arial"/>
                <w:b/>
                <w:bCs/>
                <w:sz w:val="21"/>
                <w:szCs w:val="21"/>
              </w:rPr>
            </w:pPr>
            <w:r w:rsidRPr="00947340">
              <w:rPr>
                <w:rFonts w:ascii="Arial" w:hAnsi="Arial" w:cs="Arial"/>
                <w:b/>
                <w:bCs/>
                <w:sz w:val="21"/>
                <w:szCs w:val="21"/>
              </w:rPr>
              <w:t>Impacted</w:t>
            </w:r>
          </w:p>
        </w:tc>
      </w:tr>
      <w:tr w:rsidR="00F159F7" w:rsidRPr="009F08FB" w14:paraId="3094E01F" w14:textId="77777777" w:rsidTr="24D42A99">
        <w:tc>
          <w:tcPr>
            <w:tcW w:w="3397" w:type="dxa"/>
          </w:tcPr>
          <w:p w14:paraId="0B0202EA" w14:textId="77777777" w:rsidR="00F159F7" w:rsidRPr="0065772D" w:rsidRDefault="00F159F7"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Pr>
          <w:p w14:paraId="673674F7" w14:textId="527784E4" w:rsidR="00F06280" w:rsidRDefault="00CD02FC" w:rsidP="00B17AB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EndPr/>
              <w:sdtContent>
                <w:r w:rsidR="007E31CC">
                  <w:rPr>
                    <w:rFonts w:ascii="MS Gothic" w:eastAsia="MS Gothic" w:hAnsi="MS Gothic" w:cs="Arial" w:hint="eastAsia"/>
                    <w:sz w:val="21"/>
                    <w:szCs w:val="21"/>
                  </w:rPr>
                  <w:t>☐</w:t>
                </w:r>
              </w:sdtContent>
            </w:sdt>
            <w:r w:rsidR="001271A8" w:rsidRPr="00247277">
              <w:rPr>
                <w:rFonts w:ascii="Arial" w:hAnsi="Arial" w:cs="Arial"/>
                <w:sz w:val="21"/>
                <w:szCs w:val="21"/>
              </w:rPr>
              <w:t xml:space="preserve"> </w:t>
            </w:r>
            <w:r w:rsidR="001B7D91">
              <w:rPr>
                <w:rFonts w:ascii="Arial" w:hAnsi="Arial" w:cs="Arial"/>
                <w:sz w:val="21"/>
                <w:szCs w:val="21"/>
              </w:rPr>
              <w:t>No Channel Impact (BAU)</w:t>
            </w:r>
          </w:p>
          <w:p w14:paraId="388AF7A5" w14:textId="5CEE8156" w:rsidR="001B7D91" w:rsidRPr="00247277" w:rsidRDefault="00CD02FC" w:rsidP="00B17AB4">
            <w:pPr>
              <w:jc w:val="both"/>
              <w:rPr>
                <w:rFonts w:ascii="Arial" w:hAnsi="Arial" w:cs="Arial"/>
                <w:sz w:val="21"/>
                <w:szCs w:val="21"/>
              </w:rPr>
            </w:pPr>
            <w:sdt>
              <w:sdtPr>
                <w:rPr>
                  <w:rFonts w:ascii="Arial" w:hAnsi="Arial" w:cs="Arial"/>
                  <w:sz w:val="21"/>
                  <w:szCs w:val="21"/>
                </w:rPr>
                <w:id w:val="-1656208065"/>
                <w14:checkbox>
                  <w14:checked w14:val="1"/>
                  <w14:checkedState w14:val="2612" w14:font="MS Gothic"/>
                  <w14:uncheckedState w14:val="2610" w14:font="MS Gothic"/>
                </w14:checkbox>
              </w:sdtPr>
              <w:sdtEndPr/>
              <w:sdtContent>
                <w:r w:rsidR="00164641">
                  <w:rPr>
                    <w:rFonts w:ascii="MS Gothic" w:eastAsia="MS Gothic" w:hAnsi="MS Gothic" w:cs="Arial" w:hint="eastAsia"/>
                    <w:sz w:val="21"/>
                    <w:szCs w:val="21"/>
                  </w:rPr>
                  <w:t>☒</w:t>
                </w:r>
              </w:sdtContent>
            </w:sdt>
            <w:r w:rsidR="001B7D91" w:rsidRPr="00247277">
              <w:rPr>
                <w:rFonts w:ascii="Arial" w:hAnsi="Arial" w:cs="Arial"/>
                <w:sz w:val="21"/>
                <w:szCs w:val="21"/>
              </w:rPr>
              <w:t xml:space="preserve"> Assisted </w:t>
            </w:r>
            <w:r w:rsidR="00D436C5" w:rsidRPr="00D436C5">
              <w:rPr>
                <w:rFonts w:ascii="Arial" w:hAnsi="Arial" w:cs="Arial"/>
                <w:sz w:val="21"/>
                <w:szCs w:val="21"/>
              </w:rPr>
              <w:t>(e.g. Contact Centre, Field Sales)</w:t>
            </w:r>
          </w:p>
          <w:p w14:paraId="1C438610" w14:textId="77E8DFAD" w:rsidR="00F06280" w:rsidRPr="00247277" w:rsidRDefault="00CD02FC" w:rsidP="00B17AB4">
            <w:pPr>
              <w:jc w:val="both"/>
              <w:rPr>
                <w:rFonts w:ascii="Arial" w:hAnsi="Arial" w:cs="Arial"/>
                <w:sz w:val="21"/>
                <w:szCs w:val="21"/>
              </w:rPr>
            </w:pPr>
            <w:sdt>
              <w:sdtPr>
                <w:rPr>
                  <w:rFonts w:ascii="Arial" w:hAnsi="Arial" w:cs="Arial"/>
                  <w:sz w:val="21"/>
                  <w:szCs w:val="21"/>
                </w:rPr>
                <w:id w:val="811757218"/>
                <w14:checkbox>
                  <w14:checked w14:val="1"/>
                  <w14:checkedState w14:val="2612" w14:font="MS Gothic"/>
                  <w14:uncheckedState w14:val="2610" w14:font="MS Gothic"/>
                </w14:checkbox>
              </w:sdtPr>
              <w:sdtEndPr/>
              <w:sdtContent>
                <w:r w:rsidR="007E31CC">
                  <w:rPr>
                    <w:rFonts w:ascii="MS Gothic" w:eastAsia="MS Gothic" w:hAnsi="MS Gothic" w:cs="Arial" w:hint="eastAsia"/>
                    <w:sz w:val="21"/>
                    <w:szCs w:val="21"/>
                  </w:rPr>
                  <w:t>☒</w:t>
                </w:r>
              </w:sdtContent>
            </w:sdt>
            <w:r w:rsidR="00EC18D2" w:rsidRPr="00247277">
              <w:rPr>
                <w:rFonts w:ascii="Arial" w:hAnsi="Arial" w:cs="Arial"/>
                <w:sz w:val="21"/>
                <w:szCs w:val="21"/>
              </w:rPr>
              <w:t xml:space="preserve"> U</w:t>
            </w:r>
            <w:r w:rsidR="03F4AA96" w:rsidRPr="00247277">
              <w:rPr>
                <w:rFonts w:ascii="Arial" w:hAnsi="Arial" w:cs="Arial"/>
                <w:sz w:val="21"/>
                <w:szCs w:val="21"/>
              </w:rPr>
              <w:t xml:space="preserve">nassisted </w:t>
            </w:r>
            <w:r w:rsidR="00FC2C55" w:rsidRPr="00FC2C55">
              <w:rPr>
                <w:rFonts w:ascii="Arial" w:hAnsi="Arial" w:cs="Arial"/>
                <w:sz w:val="21"/>
                <w:szCs w:val="21"/>
              </w:rPr>
              <w:t>(e.g. Self-Service)</w:t>
            </w:r>
          </w:p>
          <w:p w14:paraId="3302DC86" w14:textId="4B362BAF" w:rsidR="001271A8" w:rsidRPr="00247277" w:rsidRDefault="00CD02FC" w:rsidP="00B17AB4">
            <w:pPr>
              <w:jc w:val="both"/>
              <w:rPr>
                <w:rFonts w:ascii="Arial" w:hAnsi="Arial" w:cs="Arial"/>
                <w:sz w:val="21"/>
                <w:szCs w:val="21"/>
              </w:rPr>
            </w:pPr>
            <w:sdt>
              <w:sdtPr>
                <w:rPr>
                  <w:rFonts w:ascii="Arial" w:hAnsi="Arial" w:cs="Arial"/>
                  <w:sz w:val="21"/>
                  <w:szCs w:val="21"/>
                </w:rPr>
                <w:id w:val="-1144650638"/>
                <w14:checkbox>
                  <w14:checked w14:val="1"/>
                  <w14:checkedState w14:val="2612" w14:font="MS Gothic"/>
                  <w14:uncheckedState w14:val="2610" w14:font="MS Gothic"/>
                </w14:checkbox>
              </w:sdtPr>
              <w:sdtEndPr/>
              <w:sdtContent>
                <w:r w:rsidR="00381BDC">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3F4AA96" w:rsidRPr="00247277">
              <w:rPr>
                <w:rFonts w:ascii="Arial" w:hAnsi="Arial" w:cs="Arial"/>
                <w:sz w:val="21"/>
                <w:szCs w:val="21"/>
              </w:rPr>
              <w:t xml:space="preserve">Change to </w:t>
            </w:r>
            <w:r w:rsidR="00FC2C55">
              <w:rPr>
                <w:rFonts w:ascii="Arial" w:hAnsi="Arial" w:cs="Arial"/>
                <w:sz w:val="21"/>
                <w:szCs w:val="21"/>
              </w:rPr>
              <w:t>E</w:t>
            </w:r>
            <w:r w:rsidR="03F4AA96" w:rsidRPr="00247277">
              <w:rPr>
                <w:rFonts w:ascii="Arial" w:hAnsi="Arial" w:cs="Arial"/>
                <w:sz w:val="21"/>
                <w:szCs w:val="21"/>
              </w:rPr>
              <w:t>xisting e</w:t>
            </w:r>
            <w:r w:rsidR="006A3D35" w:rsidRPr="00247277">
              <w:rPr>
                <w:rFonts w:ascii="Arial" w:hAnsi="Arial" w:cs="Arial"/>
                <w:sz w:val="21"/>
                <w:szCs w:val="21"/>
              </w:rPr>
              <w:t>C</w:t>
            </w:r>
            <w:r w:rsidR="03F4AA96" w:rsidRPr="00247277">
              <w:rPr>
                <w:rFonts w:ascii="Arial" w:hAnsi="Arial" w:cs="Arial"/>
                <w:sz w:val="21"/>
                <w:szCs w:val="21"/>
              </w:rPr>
              <w:t>ommerce</w:t>
            </w:r>
            <w:r w:rsidR="00006BDB">
              <w:rPr>
                <w:rFonts w:ascii="Arial" w:hAnsi="Arial" w:cs="Arial"/>
                <w:sz w:val="21"/>
                <w:szCs w:val="21"/>
              </w:rPr>
              <w:t xml:space="preserve"> </w:t>
            </w:r>
            <w:r w:rsidR="00006BDB" w:rsidRPr="007275B3">
              <w:rPr>
                <w:rFonts w:ascii="Arial" w:hAnsi="Arial" w:cs="Arial"/>
                <w:i/>
                <w:iCs/>
                <w:color w:val="FF0000"/>
                <w:sz w:val="21"/>
                <w:szCs w:val="21"/>
              </w:rPr>
              <w:t>(SoHo shop to support ‘Click to install’)</w:t>
            </w:r>
          </w:p>
          <w:p w14:paraId="7DCB49A9" w14:textId="37F418D2" w:rsidR="001271A8" w:rsidRPr="00247277" w:rsidRDefault="00CD02FC" w:rsidP="00B17AB4">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EndPr/>
              <w:sdtContent>
                <w:r w:rsidR="001271A8"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F17448">
              <w:rPr>
                <w:rFonts w:ascii="Arial" w:hAnsi="Arial" w:cs="Arial"/>
                <w:sz w:val="21"/>
                <w:szCs w:val="21"/>
              </w:rPr>
              <w:t>N</w:t>
            </w:r>
            <w:r w:rsidR="001271A8" w:rsidRPr="00247277">
              <w:rPr>
                <w:rFonts w:ascii="Arial" w:hAnsi="Arial" w:cs="Arial"/>
                <w:sz w:val="21"/>
                <w:szCs w:val="21"/>
              </w:rPr>
              <w:t>ew e</w:t>
            </w:r>
            <w:r w:rsidR="006A3D35" w:rsidRPr="00247277">
              <w:rPr>
                <w:rFonts w:ascii="Arial" w:hAnsi="Arial" w:cs="Arial"/>
                <w:sz w:val="21"/>
                <w:szCs w:val="21"/>
              </w:rPr>
              <w:t>C</w:t>
            </w:r>
            <w:r w:rsidR="001271A8" w:rsidRPr="00247277">
              <w:rPr>
                <w:rFonts w:ascii="Arial" w:hAnsi="Arial" w:cs="Arial"/>
                <w:sz w:val="21"/>
                <w:szCs w:val="21"/>
              </w:rPr>
              <w:t>ommerce</w:t>
            </w:r>
            <w:r w:rsidR="00F17448">
              <w:rPr>
                <w:rFonts w:ascii="Arial" w:hAnsi="Arial" w:cs="Arial"/>
                <w:sz w:val="21"/>
                <w:szCs w:val="21"/>
              </w:rPr>
              <w:t xml:space="preserve"> Channel</w:t>
            </w:r>
          </w:p>
          <w:p w14:paraId="3733CABC" w14:textId="6FB00D87" w:rsidR="005D4047" w:rsidRPr="00247277" w:rsidRDefault="00CD02FC" w:rsidP="005D4047">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5D4047" w:rsidRPr="00247277">
              <w:rPr>
                <w:rFonts w:ascii="Arial" w:hAnsi="Arial" w:cs="Arial"/>
                <w:sz w:val="21"/>
                <w:szCs w:val="21"/>
              </w:rPr>
              <w:t>Stores</w:t>
            </w:r>
          </w:p>
          <w:p w14:paraId="66ADDA55" w14:textId="77777777" w:rsidR="00F159F7" w:rsidRPr="00247277" w:rsidRDefault="00CD02FC" w:rsidP="00B17AB4">
            <w:pPr>
              <w:jc w:val="both"/>
              <w:rPr>
                <w:rFonts w:ascii="Arial" w:hAnsi="Arial" w:cs="Arial"/>
                <w:sz w:val="21"/>
                <w:szCs w:val="21"/>
              </w:rPr>
            </w:pPr>
            <w:sdt>
              <w:sdtPr>
                <w:rPr>
                  <w:rFonts w:ascii="Arial" w:hAnsi="Arial" w:cs="Arial"/>
                  <w:sz w:val="21"/>
                  <w:szCs w:val="21"/>
                </w:rPr>
                <w:id w:val="-2045670413"/>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2F321D25" w14:textId="5B012FFE" w:rsidR="00507806" w:rsidRPr="00247277" w:rsidRDefault="00507806" w:rsidP="00B17AB4">
            <w:pPr>
              <w:jc w:val="both"/>
              <w:rPr>
                <w:rFonts w:ascii="Arial" w:hAnsi="Arial" w:cs="Arial"/>
                <w:sz w:val="21"/>
                <w:szCs w:val="21"/>
              </w:rPr>
            </w:pPr>
          </w:p>
        </w:tc>
      </w:tr>
      <w:tr w:rsidR="007057E5" w:rsidRPr="009F08FB" w14:paraId="1527A6DE" w14:textId="77777777" w:rsidTr="24D42A99">
        <w:tc>
          <w:tcPr>
            <w:tcW w:w="3397" w:type="dxa"/>
          </w:tcPr>
          <w:p w14:paraId="19FB345E" w14:textId="4A58DE68" w:rsidR="007057E5" w:rsidRPr="0065772D" w:rsidRDefault="15EF3981" w:rsidP="00B17AB4">
            <w:pPr>
              <w:jc w:val="both"/>
              <w:rPr>
                <w:rFonts w:ascii="Arial" w:hAnsi="Arial" w:cs="Arial"/>
                <w:color w:val="000000" w:themeColor="text1"/>
                <w:sz w:val="21"/>
                <w:szCs w:val="21"/>
              </w:rPr>
            </w:pPr>
            <w:r w:rsidRPr="785412A3">
              <w:rPr>
                <w:rFonts w:ascii="Arial" w:hAnsi="Arial" w:cs="Arial"/>
                <w:color w:val="000000" w:themeColor="text1"/>
                <w:sz w:val="21"/>
                <w:szCs w:val="21"/>
              </w:rPr>
              <w:t>Customer Segment</w:t>
            </w:r>
          </w:p>
        </w:tc>
        <w:tc>
          <w:tcPr>
            <w:tcW w:w="6226" w:type="dxa"/>
          </w:tcPr>
          <w:p w14:paraId="75F1460D" w14:textId="69CB6B10" w:rsidR="0088512E" w:rsidRDefault="21AFED05"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0088512E" w:rsidRPr="0088512E">
              <w:rPr>
                <w:rFonts w:ascii="Arial" w:hAnsi="Arial" w:cs="Arial"/>
                <w:b/>
                <w:bCs/>
                <w:sz w:val="21"/>
                <w:szCs w:val="21"/>
              </w:rPr>
              <w:t>Wholesale Fixed</w:t>
            </w:r>
            <w:r w:rsidR="0088512E">
              <w:rPr>
                <w:rFonts w:ascii="Arial" w:hAnsi="Arial" w:cs="Arial"/>
                <w:sz w:val="21"/>
                <w:szCs w:val="21"/>
              </w:rPr>
              <w:t xml:space="preserve"> </w:t>
            </w:r>
          </w:p>
          <w:p w14:paraId="4CB619AB" w14:textId="7932814B" w:rsidR="0088512E"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042A889" w14:textId="05F7EEE0" w:rsidR="0088512E" w:rsidRDefault="0088512E"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Pr="0088512E">
              <w:rPr>
                <w:rFonts w:ascii="Arial" w:hAnsi="Arial" w:cs="Arial"/>
                <w:b/>
                <w:bCs/>
                <w:sz w:val="21"/>
                <w:szCs w:val="21"/>
              </w:rPr>
              <w:t>Wholesale Mobile</w:t>
            </w:r>
            <w:r>
              <w:rPr>
                <w:rFonts w:ascii="Arial" w:hAnsi="Arial" w:cs="Arial"/>
                <w:sz w:val="21"/>
                <w:szCs w:val="21"/>
              </w:rPr>
              <w:t xml:space="preserve"> </w:t>
            </w:r>
          </w:p>
          <w:p w14:paraId="7FABE90E" w14:textId="12EF091B" w:rsidR="006959B5" w:rsidRDefault="00CD02FC" w:rsidP="00B17AB4">
            <w:pPr>
              <w:jc w:val="both"/>
              <w:rPr>
                <w:rFonts w:ascii="Arial" w:hAnsi="Arial" w:cs="Arial"/>
                <w:sz w:val="21"/>
                <w:szCs w:val="21"/>
              </w:rPr>
            </w:pPr>
            <w:sdt>
              <w:sdtPr>
                <w:rPr>
                  <w:rFonts w:ascii="Arial" w:hAnsi="Arial" w:cs="Arial"/>
                  <w:sz w:val="21"/>
                  <w:szCs w:val="21"/>
                </w:rPr>
                <w:id w:val="1397938559"/>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88512E" w:rsidRPr="00247277">
              <w:rPr>
                <w:rFonts w:ascii="Arial" w:hAnsi="Arial" w:cs="Arial"/>
                <w:sz w:val="21"/>
                <w:szCs w:val="21"/>
              </w:rPr>
              <w:t xml:space="preserve"> SMB Direct</w:t>
            </w:r>
          </w:p>
          <w:p w14:paraId="2C85776D" w14:textId="062706CF" w:rsidR="006959B5" w:rsidRDefault="00CD02FC" w:rsidP="00B17AB4">
            <w:pPr>
              <w:jc w:val="both"/>
              <w:rPr>
                <w:rFonts w:ascii="Arial" w:hAnsi="Arial" w:cs="Arial"/>
                <w:sz w:val="21"/>
                <w:szCs w:val="21"/>
              </w:rPr>
            </w:pPr>
            <w:sdt>
              <w:sdtPr>
                <w:rPr>
                  <w:rFonts w:ascii="Arial" w:hAnsi="Arial" w:cs="Arial"/>
                  <w:sz w:val="21"/>
                  <w:szCs w:val="21"/>
                </w:rPr>
                <w:id w:val="1572458340"/>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21AFED05" w:rsidRPr="00247277">
              <w:rPr>
                <w:rFonts w:ascii="Arial" w:hAnsi="Arial" w:cs="Arial"/>
                <w:sz w:val="21"/>
                <w:szCs w:val="21"/>
              </w:rPr>
              <w:t xml:space="preserve"> SMB Indirect</w:t>
            </w:r>
            <w:r w:rsidR="5F68EF25" w:rsidRPr="00247277">
              <w:rPr>
                <w:rFonts w:ascii="Arial" w:hAnsi="Arial" w:cs="Arial"/>
                <w:sz w:val="21"/>
                <w:szCs w:val="21"/>
              </w:rPr>
              <w:t xml:space="preserve"> </w:t>
            </w:r>
          </w:p>
          <w:p w14:paraId="16ECE921" w14:textId="79E49101" w:rsidR="007057E5" w:rsidRPr="00247277" w:rsidRDefault="00CD02FC" w:rsidP="00B17AB4">
            <w:pPr>
              <w:jc w:val="both"/>
              <w:rPr>
                <w:rFonts w:ascii="Arial" w:hAnsi="Arial" w:cs="Arial"/>
                <w:sz w:val="21"/>
                <w:szCs w:val="21"/>
              </w:rPr>
            </w:pPr>
            <w:sdt>
              <w:sdtPr>
                <w:rPr>
                  <w:rFonts w:ascii="Arial" w:hAnsi="Arial" w:cs="Arial"/>
                  <w:sz w:val="21"/>
                  <w:szCs w:val="21"/>
                </w:rPr>
                <w:id w:val="108243909"/>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5F68EF25" w:rsidRPr="00247277">
              <w:rPr>
                <w:rFonts w:ascii="Arial" w:hAnsi="Arial" w:cs="Arial"/>
                <w:sz w:val="21"/>
                <w:szCs w:val="21"/>
              </w:rPr>
              <w:t xml:space="preserve"> Volume Sales</w:t>
            </w:r>
          </w:p>
          <w:p w14:paraId="0D51EAA7" w14:textId="2AD48C76" w:rsidR="006959B5" w:rsidRDefault="00CD02FC" w:rsidP="0DD16B9F">
            <w:pPr>
              <w:jc w:val="both"/>
              <w:rPr>
                <w:rFonts w:ascii="Arial" w:hAnsi="Arial" w:cs="Arial"/>
                <w:sz w:val="21"/>
                <w:szCs w:val="21"/>
              </w:rPr>
            </w:pPr>
            <w:sdt>
              <w:sdtPr>
                <w:rPr>
                  <w:rFonts w:ascii="Arial" w:hAnsi="Arial" w:cs="Arial"/>
                  <w:sz w:val="21"/>
                  <w:szCs w:val="21"/>
                </w:rPr>
                <w:id w:val="528067380"/>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50612E" w:rsidRPr="00247277">
              <w:rPr>
                <w:rFonts w:ascii="Arial" w:hAnsi="Arial" w:cs="Arial"/>
                <w:sz w:val="21"/>
                <w:szCs w:val="21"/>
              </w:rPr>
              <w:t xml:space="preserve"> Large Enterprise  </w:t>
            </w:r>
          </w:p>
          <w:p w14:paraId="69E5C960" w14:textId="651383D6" w:rsidR="000A5DCA" w:rsidRPr="00247277" w:rsidRDefault="00CD02FC" w:rsidP="0DD16B9F">
            <w:pPr>
              <w:jc w:val="both"/>
              <w:rPr>
                <w:rFonts w:ascii="Arial" w:hAnsi="Arial" w:cs="Arial"/>
                <w:sz w:val="21"/>
                <w:szCs w:val="21"/>
              </w:rPr>
            </w:pPr>
            <w:sdt>
              <w:sdtPr>
                <w:rPr>
                  <w:rFonts w:ascii="Arial" w:hAnsi="Arial" w:cs="Arial"/>
                  <w:sz w:val="21"/>
                  <w:szCs w:val="21"/>
                </w:rPr>
                <w:id w:val="751468603"/>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50612E" w:rsidRPr="00247277">
              <w:rPr>
                <w:rFonts w:ascii="Arial" w:hAnsi="Arial" w:cs="Arial"/>
                <w:sz w:val="21"/>
                <w:szCs w:val="21"/>
              </w:rPr>
              <w:t xml:space="preserve"> Public Sector</w:t>
            </w:r>
          </w:p>
          <w:p w14:paraId="17FE0777" w14:textId="794AA82A" w:rsidR="006959B5" w:rsidRDefault="00CD02FC" w:rsidP="00B17AB4">
            <w:pPr>
              <w:jc w:val="both"/>
              <w:rPr>
                <w:rFonts w:ascii="Arial" w:hAnsi="Arial" w:cs="Arial"/>
                <w:sz w:val="21"/>
                <w:szCs w:val="21"/>
              </w:rPr>
            </w:pPr>
            <w:sdt>
              <w:sdtPr>
                <w:rPr>
                  <w:rFonts w:ascii="Arial" w:hAnsi="Arial" w:cs="Arial"/>
                  <w:sz w:val="21"/>
                  <w:szCs w:val="21"/>
                </w:rPr>
                <w:id w:val="547413957"/>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553525A" w:rsidRPr="00247277">
              <w:rPr>
                <w:rFonts w:ascii="Arial" w:hAnsi="Arial" w:cs="Arial"/>
                <w:sz w:val="21"/>
                <w:szCs w:val="21"/>
              </w:rPr>
              <w:t xml:space="preserve"> Soho Direct</w:t>
            </w:r>
            <w:r w:rsidR="37009750" w:rsidRPr="00247277">
              <w:rPr>
                <w:rFonts w:ascii="Arial" w:hAnsi="Arial" w:cs="Arial"/>
                <w:sz w:val="21"/>
                <w:szCs w:val="21"/>
              </w:rPr>
              <w:t xml:space="preserve"> </w:t>
            </w:r>
          </w:p>
          <w:p w14:paraId="728C452C" w14:textId="7F75ACC9" w:rsidR="000A5DCA" w:rsidRPr="00247277" w:rsidRDefault="00CD02FC" w:rsidP="00B17AB4">
            <w:pPr>
              <w:jc w:val="both"/>
              <w:rPr>
                <w:rFonts w:ascii="Arial" w:hAnsi="Arial" w:cs="Arial"/>
                <w:sz w:val="21"/>
                <w:szCs w:val="21"/>
              </w:rPr>
            </w:pPr>
            <w:sdt>
              <w:sdtPr>
                <w:rPr>
                  <w:rFonts w:ascii="Arial" w:hAnsi="Arial" w:cs="Arial"/>
                  <w:sz w:val="21"/>
                  <w:szCs w:val="21"/>
                </w:rPr>
                <w:id w:val="824702103"/>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37009750" w:rsidRPr="00247277">
              <w:rPr>
                <w:rFonts w:ascii="Arial" w:hAnsi="Arial" w:cs="Arial"/>
                <w:sz w:val="21"/>
                <w:szCs w:val="21"/>
              </w:rPr>
              <w:t xml:space="preserve"> Soho Indirect</w:t>
            </w:r>
          </w:p>
          <w:p w14:paraId="170C9401" w14:textId="24A8EED6" w:rsidR="006959B5" w:rsidRDefault="00CD02FC" w:rsidP="00B17AB4">
            <w:pPr>
              <w:jc w:val="both"/>
              <w:rPr>
                <w:rFonts w:ascii="Arial" w:hAnsi="Arial" w:cs="Arial"/>
                <w:sz w:val="21"/>
                <w:szCs w:val="21"/>
              </w:rPr>
            </w:pPr>
            <w:sdt>
              <w:sdtPr>
                <w:rPr>
                  <w:rFonts w:ascii="Arial" w:hAnsi="Arial" w:cs="Arial"/>
                  <w:sz w:val="21"/>
                  <w:szCs w:val="21"/>
                </w:rPr>
                <w:id w:val="-1752732919"/>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5D4047" w:rsidRPr="00247277">
              <w:rPr>
                <w:rFonts w:ascii="Arial" w:hAnsi="Arial" w:cs="Arial"/>
                <w:sz w:val="21"/>
                <w:szCs w:val="21"/>
              </w:rPr>
              <w:t xml:space="preserve"> WHS O2 Daisy (ABS SPID 372) </w:t>
            </w:r>
          </w:p>
          <w:p w14:paraId="35D2D350" w14:textId="1FA19D1C" w:rsidR="005D4047" w:rsidRPr="00247277" w:rsidRDefault="00CD02FC" w:rsidP="00B17AB4">
            <w:pPr>
              <w:jc w:val="both"/>
              <w:rPr>
                <w:rFonts w:ascii="Arial" w:hAnsi="Arial" w:cs="Arial"/>
                <w:sz w:val="21"/>
                <w:szCs w:val="21"/>
              </w:rPr>
            </w:pPr>
            <w:sdt>
              <w:sdtPr>
                <w:rPr>
                  <w:rFonts w:ascii="Arial" w:hAnsi="Arial" w:cs="Arial"/>
                  <w:sz w:val="21"/>
                  <w:szCs w:val="21"/>
                </w:rPr>
                <w:id w:val="581646574"/>
                <w14:checkbox>
                  <w14:checked w14:val="1"/>
                  <w14:checkedState w14:val="2612" w14:font="MS Gothic"/>
                  <w14:uncheckedState w14:val="2610" w14:font="MS Gothic"/>
                </w14:checkbox>
              </w:sdtPr>
              <w:sdtEndPr/>
              <w:sdtContent>
                <w:r w:rsidR="00610E46">
                  <w:rPr>
                    <w:rFonts w:ascii="MS Gothic" w:eastAsia="MS Gothic" w:hAnsi="MS Gothic" w:cs="Arial" w:hint="eastAsia"/>
                    <w:sz w:val="21"/>
                    <w:szCs w:val="21"/>
                  </w:rPr>
                  <w:t>☒</w:t>
                </w:r>
              </w:sdtContent>
            </w:sdt>
            <w:r w:rsidR="005D4047" w:rsidRPr="00247277">
              <w:rPr>
                <w:rFonts w:ascii="Arial" w:hAnsi="Arial" w:cs="Arial"/>
                <w:sz w:val="21"/>
                <w:szCs w:val="21"/>
              </w:rPr>
              <w:t xml:space="preserve"> VIP</w:t>
            </w:r>
            <w:r w:rsidR="0052215E">
              <w:rPr>
                <w:rFonts w:ascii="Arial" w:hAnsi="Arial" w:cs="Arial"/>
                <w:sz w:val="21"/>
                <w:szCs w:val="21"/>
              </w:rPr>
              <w:t xml:space="preserve"> </w:t>
            </w:r>
            <w:r w:rsidR="0052215E" w:rsidRPr="007275B3">
              <w:rPr>
                <w:rFonts w:ascii="Arial" w:hAnsi="Arial" w:cs="Arial"/>
                <w:i/>
                <w:iCs/>
                <w:color w:val="FF0000"/>
                <w:sz w:val="21"/>
                <w:szCs w:val="21"/>
              </w:rPr>
              <w:t>(TBC)</w:t>
            </w:r>
          </w:p>
          <w:p w14:paraId="553F0E59" w14:textId="04C3A8C4" w:rsidR="005D4047" w:rsidRDefault="00CD02FC" w:rsidP="00B17AB4">
            <w:pPr>
              <w:jc w:val="both"/>
              <w:rPr>
                <w:rFonts w:ascii="Arial" w:hAnsi="Arial" w:cs="Arial"/>
                <w:sz w:val="21"/>
                <w:szCs w:val="21"/>
              </w:rPr>
            </w:pPr>
            <w:sdt>
              <w:sdtPr>
                <w:rPr>
                  <w:rFonts w:ascii="Arial" w:hAnsi="Arial" w:cs="Arial"/>
                  <w:sz w:val="21"/>
                  <w:szCs w:val="21"/>
                </w:rPr>
                <w:id w:val="-1851782784"/>
                <w14:checkbox>
                  <w14:checked w14:val="1"/>
                  <w14:checkedState w14:val="2612" w14:font="MS Gothic"/>
                  <w14:uncheckedState w14:val="2610" w14:font="MS Gothic"/>
                </w14:checkbox>
              </w:sdtPr>
              <w:sdtEndPr/>
              <w:sdtContent>
                <w:r w:rsidR="00610E46">
                  <w:rPr>
                    <w:rFonts w:ascii="MS Gothic" w:eastAsia="MS Gothic" w:hAnsi="MS Gothic" w:cs="Arial" w:hint="eastAsia"/>
                    <w:sz w:val="21"/>
                    <w:szCs w:val="21"/>
                  </w:rPr>
                  <w:t>☒</w:t>
                </w:r>
              </w:sdtContent>
            </w:sdt>
            <w:r w:rsidR="005D4047" w:rsidRPr="00247277">
              <w:rPr>
                <w:rFonts w:ascii="Arial" w:hAnsi="Arial" w:cs="Arial"/>
                <w:sz w:val="21"/>
                <w:szCs w:val="21"/>
              </w:rPr>
              <w:t xml:space="preserve"> O2 Daisy BUD  </w:t>
            </w:r>
          </w:p>
          <w:p w14:paraId="6044F1E0" w14:textId="155FEF1A" w:rsidR="0088512E" w:rsidRPr="00247277"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41B5B22" w14:textId="06A2A2F7" w:rsidR="00EC18D2" w:rsidRPr="00247277" w:rsidRDefault="00EC18D2" w:rsidP="00B17AB4">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005F1E38" w:rsidRPr="0088512E">
              <w:rPr>
                <w:rFonts w:ascii="Arial" w:hAnsi="Arial" w:cs="Arial"/>
                <w:b/>
                <w:bCs/>
                <w:i/>
                <w:sz w:val="21"/>
                <w:szCs w:val="21"/>
              </w:rPr>
              <w:t>Specify</w:t>
            </w:r>
            <w:r w:rsidRPr="0088512E">
              <w:rPr>
                <w:rFonts w:ascii="Arial" w:hAnsi="Arial" w:cs="Arial"/>
                <w:b/>
                <w:bCs/>
                <w:sz w:val="21"/>
                <w:szCs w:val="21"/>
              </w:rPr>
              <w:t>)</w:t>
            </w:r>
          </w:p>
          <w:p w14:paraId="5514AC6D" w14:textId="0408E8CC" w:rsidR="00507806" w:rsidRPr="00247277" w:rsidRDefault="00507806" w:rsidP="00B17AB4">
            <w:pPr>
              <w:jc w:val="both"/>
              <w:rPr>
                <w:rFonts w:ascii="Arial" w:hAnsi="Arial" w:cs="Arial"/>
                <w:sz w:val="21"/>
                <w:szCs w:val="21"/>
              </w:rPr>
            </w:pPr>
          </w:p>
        </w:tc>
      </w:tr>
      <w:tr w:rsidR="005D4047" w:rsidRPr="009F08FB" w14:paraId="4706F036" w14:textId="77777777" w:rsidTr="24D42A99">
        <w:tc>
          <w:tcPr>
            <w:tcW w:w="3397" w:type="dxa"/>
          </w:tcPr>
          <w:p w14:paraId="52F58593" w14:textId="11BFBA51" w:rsidR="005D4047" w:rsidRPr="785412A3" w:rsidRDefault="005D4047" w:rsidP="00B17AB4">
            <w:pPr>
              <w:jc w:val="both"/>
              <w:rPr>
                <w:rFonts w:ascii="Arial" w:hAnsi="Arial" w:cs="Arial"/>
                <w:color w:val="000000" w:themeColor="text1"/>
                <w:sz w:val="21"/>
                <w:szCs w:val="21"/>
              </w:rPr>
            </w:pPr>
            <w:r>
              <w:rPr>
                <w:rFonts w:ascii="Arial" w:hAnsi="Arial" w:cs="Arial"/>
                <w:color w:val="000000" w:themeColor="text1"/>
                <w:sz w:val="21"/>
                <w:szCs w:val="21"/>
              </w:rPr>
              <w:lastRenderedPageBreak/>
              <w:t xml:space="preserve">Customer Type </w:t>
            </w:r>
          </w:p>
        </w:tc>
        <w:tc>
          <w:tcPr>
            <w:tcW w:w="6226" w:type="dxa"/>
          </w:tcPr>
          <w:p w14:paraId="76A66593" w14:textId="0E97F8DA" w:rsidR="005D4047" w:rsidRPr="00247277" w:rsidRDefault="00CD02FC" w:rsidP="00B17AB4">
            <w:pPr>
              <w:jc w:val="both"/>
              <w:rPr>
                <w:rFonts w:ascii="Arial" w:hAnsi="Arial" w:cs="Arial"/>
                <w:sz w:val="21"/>
                <w:szCs w:val="21"/>
              </w:rPr>
            </w:pPr>
            <w:sdt>
              <w:sdtPr>
                <w:rPr>
                  <w:rFonts w:ascii="Arial" w:hAnsi="Arial" w:cs="Arial"/>
                  <w:sz w:val="21"/>
                  <w:szCs w:val="21"/>
                </w:rPr>
                <w:id w:val="1635516248"/>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D4047" w:rsidRPr="00247277">
              <w:rPr>
                <w:rFonts w:ascii="Arial" w:hAnsi="Arial" w:cs="Arial"/>
                <w:sz w:val="21"/>
                <w:szCs w:val="21"/>
              </w:rPr>
              <w:t xml:space="preserve"> New Customer  </w:t>
            </w:r>
            <w:sdt>
              <w:sdtPr>
                <w:rPr>
                  <w:rFonts w:ascii="Arial" w:hAnsi="Arial" w:cs="Arial"/>
                  <w:sz w:val="21"/>
                  <w:szCs w:val="21"/>
                </w:rPr>
                <w:id w:val="1191343962"/>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D4047" w:rsidRPr="00247277">
              <w:rPr>
                <w:rFonts w:ascii="Arial" w:hAnsi="Arial" w:cs="Arial"/>
                <w:sz w:val="21"/>
                <w:szCs w:val="21"/>
              </w:rPr>
              <w:t xml:space="preserve"> Existing Customer</w:t>
            </w:r>
          </w:p>
          <w:p w14:paraId="30123EFB" w14:textId="12FB3D11" w:rsidR="00507806" w:rsidRPr="00247277" w:rsidRDefault="00507806" w:rsidP="00B17AB4">
            <w:pPr>
              <w:jc w:val="both"/>
              <w:rPr>
                <w:rFonts w:ascii="Arial" w:hAnsi="Arial" w:cs="Arial"/>
                <w:sz w:val="21"/>
                <w:szCs w:val="21"/>
              </w:rPr>
            </w:pPr>
          </w:p>
        </w:tc>
      </w:tr>
      <w:tr w:rsidR="00F159F7" w:rsidRPr="009F08FB" w14:paraId="793EECAE" w14:textId="77777777" w:rsidTr="24D42A99">
        <w:tc>
          <w:tcPr>
            <w:tcW w:w="3397" w:type="dxa"/>
          </w:tcPr>
          <w:p w14:paraId="5A66CA45" w14:textId="27BB7243" w:rsidR="00F159F7" w:rsidRPr="0065772D" w:rsidRDefault="00CF61DA"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Pr>
          <w:p w14:paraId="3975DDB2" w14:textId="2C1418B4" w:rsidR="00CF61DA" w:rsidRPr="00247277" w:rsidRDefault="00CD02FC" w:rsidP="00B17AB4">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EndPr/>
              <w:sdtContent>
                <w:r w:rsidR="002E63A7">
                  <w:rPr>
                    <w:rFonts w:ascii="MS Gothic" w:eastAsia="MS Gothic" w:hAnsi="MS Gothic" w:cs="Arial" w:hint="eastAsia"/>
                    <w:sz w:val="21"/>
                    <w:szCs w:val="21"/>
                  </w:rPr>
                  <w:t>☒</w:t>
                </w:r>
              </w:sdtContent>
            </w:sdt>
            <w:r w:rsidR="00E14A2B" w:rsidRPr="00247277">
              <w:rPr>
                <w:rFonts w:ascii="Arial" w:hAnsi="Arial" w:cs="Arial"/>
                <w:sz w:val="21"/>
                <w:szCs w:val="21"/>
              </w:rPr>
              <w:t xml:space="preserve"> New </w:t>
            </w:r>
            <w:r w:rsidR="00C465DE" w:rsidRPr="00247277">
              <w:rPr>
                <w:rFonts w:ascii="Arial" w:hAnsi="Arial" w:cs="Arial"/>
                <w:sz w:val="21"/>
                <w:szCs w:val="21"/>
              </w:rPr>
              <w:t xml:space="preserve">Order </w:t>
            </w:r>
            <w:r w:rsidR="00EC18D2" w:rsidRPr="00247277">
              <w:rPr>
                <w:rFonts w:ascii="Arial" w:hAnsi="Arial" w:cs="Arial"/>
                <w:sz w:val="21"/>
                <w:szCs w:val="21"/>
              </w:rPr>
              <w:t xml:space="preserve">- </w:t>
            </w:r>
            <w:r w:rsidR="00C465DE" w:rsidRPr="00247277">
              <w:rPr>
                <w:rFonts w:ascii="Arial" w:hAnsi="Arial" w:cs="Arial"/>
                <w:sz w:val="21"/>
                <w:szCs w:val="21"/>
              </w:rPr>
              <w:t>New Custome</w:t>
            </w:r>
            <w:r w:rsidR="00E14A2B" w:rsidRPr="00247277">
              <w:rPr>
                <w:rFonts w:ascii="Arial" w:hAnsi="Arial" w:cs="Arial"/>
                <w:sz w:val="21"/>
                <w:szCs w:val="21"/>
              </w:rPr>
              <w:t xml:space="preserve">r  </w:t>
            </w:r>
          </w:p>
          <w:p w14:paraId="3AC5A87C" w14:textId="42A24A13" w:rsidR="00EC18D2" w:rsidRPr="00247277" w:rsidRDefault="00CD02FC" w:rsidP="00B17AB4">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EndPr/>
              <w:sdtContent>
                <w:r w:rsidR="002E63A7">
                  <w:rPr>
                    <w:rFonts w:ascii="MS Gothic" w:eastAsia="MS Gothic" w:hAnsi="MS Gothic" w:cs="Arial" w:hint="eastAsia"/>
                    <w:sz w:val="21"/>
                    <w:szCs w:val="21"/>
                  </w:rPr>
                  <w:t>☒</w:t>
                </w:r>
              </w:sdtContent>
            </w:sdt>
            <w:r w:rsidR="00EC18D2" w:rsidRPr="00247277">
              <w:rPr>
                <w:rFonts w:ascii="Arial" w:hAnsi="Arial" w:cs="Arial"/>
                <w:sz w:val="21"/>
                <w:szCs w:val="21"/>
              </w:rPr>
              <w:t xml:space="preserve"> New Order - Existing Customer</w:t>
            </w:r>
          </w:p>
          <w:p w14:paraId="3ED89AB8" w14:textId="633D5862" w:rsidR="00CF61DA" w:rsidRPr="00247277" w:rsidRDefault="00CD02FC" w:rsidP="00B17AB4">
            <w:pPr>
              <w:jc w:val="both"/>
              <w:rPr>
                <w:rFonts w:ascii="Arial" w:hAnsi="Arial" w:cs="Arial"/>
                <w:sz w:val="21"/>
                <w:szCs w:val="21"/>
              </w:rPr>
            </w:pPr>
            <w:sdt>
              <w:sdtPr>
                <w:rPr>
                  <w:rFonts w:ascii="Arial" w:hAnsi="Arial" w:cs="Arial"/>
                  <w:sz w:val="21"/>
                  <w:szCs w:val="21"/>
                </w:rPr>
                <w:id w:val="761807578"/>
                <w14:checkbox>
                  <w14:checked w14:val="1"/>
                  <w14:checkedState w14:val="2612" w14:font="MS Gothic"/>
                  <w14:uncheckedState w14:val="2610" w14:font="MS Gothic"/>
                </w14:checkbox>
              </w:sdtPr>
              <w:sdtEndPr/>
              <w:sdtContent>
                <w:r w:rsidR="004E47AA">
                  <w:rPr>
                    <w:rFonts w:ascii="MS Gothic" w:eastAsia="MS Gothic" w:hAnsi="MS Gothic" w:cs="Arial" w:hint="eastAsia"/>
                    <w:sz w:val="21"/>
                    <w:szCs w:val="21"/>
                  </w:rPr>
                  <w:t>☒</w:t>
                </w:r>
              </w:sdtContent>
            </w:sdt>
            <w:r w:rsidR="00CF61DA" w:rsidRPr="00247277">
              <w:rPr>
                <w:rFonts w:ascii="Arial" w:hAnsi="Arial" w:cs="Arial"/>
                <w:sz w:val="21"/>
                <w:szCs w:val="21"/>
              </w:rPr>
              <w:t xml:space="preserve"> Renewal</w:t>
            </w:r>
            <w:r w:rsidR="00EC18D2" w:rsidRPr="00247277">
              <w:rPr>
                <w:rFonts w:ascii="Arial" w:hAnsi="Arial" w:cs="Arial"/>
                <w:sz w:val="21"/>
                <w:szCs w:val="21"/>
              </w:rPr>
              <w:t>/Resign Order</w:t>
            </w:r>
            <w:r w:rsidR="00C465DE" w:rsidRPr="00247277">
              <w:rPr>
                <w:rFonts w:ascii="Arial" w:hAnsi="Arial" w:cs="Arial"/>
                <w:sz w:val="21"/>
                <w:szCs w:val="21"/>
              </w:rPr>
              <w:t xml:space="preserve"> - Existing Customer</w:t>
            </w:r>
          </w:p>
          <w:p w14:paraId="2453D1DF" w14:textId="75A7769F" w:rsidR="00544512" w:rsidRDefault="00CD02FC" w:rsidP="00B17AB4">
            <w:pPr>
              <w:jc w:val="both"/>
              <w:rPr>
                <w:rFonts w:ascii="Arial" w:hAnsi="Arial" w:cs="Arial"/>
                <w:sz w:val="21"/>
                <w:szCs w:val="21"/>
              </w:rPr>
            </w:pPr>
            <w:sdt>
              <w:sdtPr>
                <w:rPr>
                  <w:rFonts w:ascii="Arial" w:hAnsi="Arial" w:cs="Arial"/>
                  <w:sz w:val="21"/>
                  <w:szCs w:val="21"/>
                </w:rPr>
                <w:id w:val="-1287497348"/>
                <w14:checkbox>
                  <w14:checked w14:val="1"/>
                  <w14:checkedState w14:val="2612" w14:font="MS Gothic"/>
                  <w14:uncheckedState w14:val="2610" w14:font="MS Gothic"/>
                </w14:checkbox>
              </w:sdtPr>
              <w:sdtEndPr/>
              <w:sdtContent>
                <w:r w:rsidR="004E47AA">
                  <w:rPr>
                    <w:rFonts w:ascii="MS Gothic" w:eastAsia="MS Gothic" w:hAnsi="MS Gothic" w:cs="Arial" w:hint="eastAsia"/>
                    <w:sz w:val="21"/>
                    <w:szCs w:val="21"/>
                  </w:rPr>
                  <w:t>☒</w:t>
                </w:r>
              </w:sdtContent>
            </w:sdt>
            <w:r w:rsidR="00CF61DA" w:rsidRPr="00247277">
              <w:rPr>
                <w:rFonts w:ascii="Arial" w:hAnsi="Arial" w:cs="Arial"/>
                <w:sz w:val="21"/>
                <w:szCs w:val="21"/>
              </w:rPr>
              <w:t xml:space="preserve"> </w:t>
            </w:r>
            <w:r w:rsidR="00EC18D2" w:rsidRPr="00247277">
              <w:rPr>
                <w:rFonts w:ascii="Arial" w:hAnsi="Arial" w:cs="Arial"/>
                <w:sz w:val="21"/>
                <w:szCs w:val="21"/>
              </w:rPr>
              <w:t>Additional Connection Order - Existing Customer</w:t>
            </w:r>
          </w:p>
          <w:p w14:paraId="594696AF" w14:textId="41D63D7E" w:rsidR="0038376E" w:rsidRPr="0038376E" w:rsidRDefault="00CD02FC" w:rsidP="00B17AB4">
            <w:pPr>
              <w:jc w:val="both"/>
              <w:rPr>
                <w:rFonts w:ascii="Arial" w:hAnsi="Arial" w:cs="Arial"/>
                <w:sz w:val="21"/>
                <w:szCs w:val="21"/>
              </w:rPr>
            </w:pPr>
            <w:sdt>
              <w:sdtPr>
                <w:rPr>
                  <w:rFonts w:ascii="Arial" w:hAnsi="Arial" w:cs="Arial"/>
                  <w:sz w:val="21"/>
                  <w:szCs w:val="21"/>
                </w:rPr>
                <w:id w:val="118805893"/>
                <w14:checkbox>
                  <w14:checked w14:val="1"/>
                  <w14:checkedState w14:val="2612" w14:font="MS Gothic"/>
                  <w14:uncheckedState w14:val="2610" w14:font="MS Gothic"/>
                </w14:checkbox>
              </w:sdtPr>
              <w:sdtEndPr/>
              <w:sdtContent>
                <w:r w:rsidR="003100AA">
                  <w:rPr>
                    <w:rFonts w:ascii="MS Gothic" w:eastAsia="MS Gothic" w:hAnsi="MS Gothic" w:cs="Arial" w:hint="eastAsia"/>
                    <w:sz w:val="21"/>
                    <w:szCs w:val="21"/>
                  </w:rPr>
                  <w:t>☒</w:t>
                </w:r>
              </w:sdtContent>
            </w:sdt>
            <w:r w:rsidR="0038376E" w:rsidRPr="0038376E">
              <w:rPr>
                <w:rFonts w:ascii="Arial" w:hAnsi="Arial" w:cs="Arial"/>
                <w:sz w:val="21"/>
                <w:szCs w:val="21"/>
              </w:rPr>
              <w:t xml:space="preserve"> MACD - Existing Customer</w:t>
            </w:r>
          </w:p>
          <w:p w14:paraId="317BA473" w14:textId="77777777" w:rsidR="00F159F7" w:rsidRPr="00247277" w:rsidRDefault="00CD02FC" w:rsidP="00B17AB4">
            <w:pPr>
              <w:jc w:val="both"/>
              <w:rPr>
                <w:rFonts w:ascii="Arial" w:hAnsi="Arial" w:cs="Arial"/>
                <w:sz w:val="21"/>
                <w:szCs w:val="21"/>
              </w:rPr>
            </w:pPr>
            <w:sdt>
              <w:sdtPr>
                <w:rPr>
                  <w:rFonts w:ascii="Arial" w:hAnsi="Arial" w:cs="Arial"/>
                  <w:sz w:val="21"/>
                  <w:szCs w:val="21"/>
                </w:rPr>
                <w:id w:val="961997130"/>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346A9E12" w14:textId="1A7EE92B" w:rsidR="00507806" w:rsidRPr="00247277" w:rsidRDefault="00507806" w:rsidP="00B17AB4">
            <w:pPr>
              <w:jc w:val="both"/>
              <w:rPr>
                <w:rFonts w:ascii="Arial" w:hAnsi="Arial" w:cs="Arial"/>
                <w:sz w:val="21"/>
                <w:szCs w:val="21"/>
              </w:rPr>
            </w:pPr>
          </w:p>
        </w:tc>
      </w:tr>
      <w:tr w:rsidR="005F1E38" w:rsidRPr="009F08FB" w14:paraId="5E66AEAE" w14:textId="77777777" w:rsidTr="24D42A99">
        <w:tc>
          <w:tcPr>
            <w:tcW w:w="3397" w:type="dxa"/>
          </w:tcPr>
          <w:p w14:paraId="548845FA" w14:textId="47D25BF2" w:rsidR="005F1E38" w:rsidRPr="00E935D0" w:rsidRDefault="005F1E38" w:rsidP="005F1E38">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p>
          <w:p w14:paraId="6DA6CF51" w14:textId="77777777" w:rsidR="005F1E38" w:rsidRPr="005F1E38" w:rsidRDefault="005F1E38" w:rsidP="00B17AB4">
            <w:pPr>
              <w:jc w:val="both"/>
              <w:rPr>
                <w:rFonts w:ascii="Arial" w:hAnsi="Arial" w:cs="Arial"/>
                <w:color w:val="000000" w:themeColor="text1"/>
                <w:sz w:val="21"/>
                <w:szCs w:val="21"/>
              </w:rPr>
            </w:pPr>
          </w:p>
        </w:tc>
        <w:tc>
          <w:tcPr>
            <w:tcW w:w="6226" w:type="dxa"/>
          </w:tcPr>
          <w:p w14:paraId="130DC85D" w14:textId="23486DA9" w:rsidR="00362537" w:rsidRPr="006A051C"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62225832"/>
                <w14:checkbox>
                  <w14:checked w14:val="1"/>
                  <w14:checkedState w14:val="2612" w14:font="MS Gothic"/>
                  <w14:uncheckedState w14:val="2610" w14:font="MS Gothic"/>
                </w14:checkbox>
              </w:sdtPr>
              <w:sdtEndPr/>
              <w:sdtContent>
                <w:r w:rsidR="00641FFD">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0"/>
                  <w14:checkedState w14:val="2612" w14:font="MS Gothic"/>
                  <w14:uncheckedState w14:val="2610" w14:font="MS Gothic"/>
                </w14:checkbox>
              </w:sdtPr>
              <w:sdtEndPr/>
              <w:sdtContent>
                <w:r w:rsidR="00641FFD">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03576C2" w14:textId="77777777" w:rsidR="005F1E38" w:rsidRDefault="005F1E38" w:rsidP="005F1E38">
            <w:pPr>
              <w:spacing w:after="160" w:line="278" w:lineRule="auto"/>
              <w:rPr>
                <w:rFonts w:ascii="Arial" w:hAnsi="Arial" w:cs="Arial"/>
                <w:sz w:val="21"/>
                <w:szCs w:val="21"/>
              </w:rPr>
            </w:pPr>
            <w:r w:rsidRPr="00247277">
              <w:rPr>
                <w:rFonts w:ascii="Arial" w:hAnsi="Arial" w:cs="Arial"/>
                <w:sz w:val="21"/>
                <w:szCs w:val="21"/>
              </w:rPr>
              <w:t xml:space="preserve">If Yes </w:t>
            </w:r>
            <w:r w:rsidR="00507806" w:rsidRPr="00247277">
              <w:rPr>
                <w:rFonts w:ascii="Arial" w:hAnsi="Arial" w:cs="Arial"/>
                <w:sz w:val="21"/>
                <w:szCs w:val="21"/>
              </w:rPr>
              <w:t xml:space="preserve">- </w:t>
            </w:r>
            <w:r w:rsidRPr="00247277">
              <w:rPr>
                <w:rFonts w:ascii="Arial" w:hAnsi="Arial" w:cs="Arial"/>
                <w:sz w:val="21"/>
                <w:szCs w:val="21"/>
              </w:rPr>
              <w:t xml:space="preserve"> wh</w:t>
            </w:r>
            <w:r w:rsidR="003571F9">
              <w:rPr>
                <w:rFonts w:ascii="Arial" w:hAnsi="Arial" w:cs="Arial"/>
                <w:sz w:val="21"/>
                <w:szCs w:val="21"/>
              </w:rPr>
              <w:t xml:space="preserve">ich </w:t>
            </w:r>
            <w:r w:rsidRPr="00247277">
              <w:rPr>
                <w:rFonts w:ascii="Arial" w:hAnsi="Arial" w:cs="Arial"/>
                <w:sz w:val="21"/>
                <w:szCs w:val="21"/>
              </w:rPr>
              <w:t xml:space="preserve"> APIs are expected to be delivered by VMO2 as part of the requirement?</w:t>
            </w:r>
          </w:p>
          <w:p w14:paraId="6F60366E" w14:textId="10AAD535" w:rsidR="00954523" w:rsidRPr="00CE11E9" w:rsidRDefault="00954523" w:rsidP="00954523">
            <w:pPr>
              <w:spacing w:after="160" w:line="278" w:lineRule="auto"/>
              <w:rPr>
                <w:rFonts w:ascii="Arial" w:hAnsi="Arial" w:cs="Arial"/>
                <w:i/>
                <w:iCs/>
                <w:color w:val="FF0000"/>
                <w:sz w:val="21"/>
                <w:szCs w:val="21"/>
              </w:rPr>
            </w:pPr>
            <w:r w:rsidRPr="00CE11E9">
              <w:rPr>
                <w:rFonts w:ascii="Arial" w:hAnsi="Arial" w:cs="Arial"/>
                <w:i/>
                <w:iCs/>
                <w:color w:val="FF0000"/>
                <w:sz w:val="21"/>
                <w:szCs w:val="21"/>
              </w:rPr>
              <w:t xml:space="preserve">Expect </w:t>
            </w:r>
            <w:r w:rsidR="00957F63">
              <w:rPr>
                <w:rFonts w:ascii="Arial" w:hAnsi="Arial" w:cs="Arial"/>
                <w:i/>
                <w:iCs/>
                <w:color w:val="FF0000"/>
                <w:sz w:val="21"/>
                <w:szCs w:val="21"/>
              </w:rPr>
              <w:t xml:space="preserve">discussion will be required during the Ideate process to explore proposed architecture and </w:t>
            </w:r>
            <w:r w:rsidR="0064626C">
              <w:rPr>
                <w:rFonts w:ascii="Arial" w:hAnsi="Arial" w:cs="Arial"/>
                <w:i/>
                <w:iCs/>
                <w:color w:val="FF0000"/>
                <w:sz w:val="21"/>
                <w:szCs w:val="21"/>
              </w:rPr>
              <w:t xml:space="preserve">to understand optimal approach.  However, anticipate </w:t>
            </w:r>
            <w:r w:rsidRPr="00CE11E9">
              <w:rPr>
                <w:rFonts w:ascii="Arial" w:hAnsi="Arial" w:cs="Arial"/>
                <w:i/>
                <w:iCs/>
                <w:color w:val="FF0000"/>
                <w:sz w:val="21"/>
                <w:szCs w:val="21"/>
              </w:rPr>
              <w:t xml:space="preserve">APIs </w:t>
            </w:r>
            <w:r w:rsidR="0064626C">
              <w:rPr>
                <w:rFonts w:ascii="Arial" w:hAnsi="Arial" w:cs="Arial"/>
                <w:i/>
                <w:iCs/>
                <w:color w:val="FF0000"/>
                <w:sz w:val="21"/>
                <w:szCs w:val="21"/>
              </w:rPr>
              <w:t>will be needed for</w:t>
            </w:r>
          </w:p>
          <w:p w14:paraId="37A54216" w14:textId="40832FC4" w:rsidR="003C63A0" w:rsidRPr="00CE11E9" w:rsidRDefault="003C63A0" w:rsidP="009A09E8">
            <w:pPr>
              <w:pStyle w:val="ListParagraph"/>
              <w:numPr>
                <w:ilvl w:val="0"/>
                <w:numId w:val="13"/>
              </w:numPr>
              <w:spacing w:after="160" w:line="278" w:lineRule="auto"/>
              <w:rPr>
                <w:rFonts w:ascii="Arial" w:hAnsi="Arial" w:cs="Arial"/>
                <w:i/>
                <w:iCs/>
                <w:color w:val="FF0000"/>
                <w:sz w:val="21"/>
                <w:szCs w:val="21"/>
              </w:rPr>
            </w:pPr>
            <w:r w:rsidRPr="00CE11E9">
              <w:rPr>
                <w:rFonts w:ascii="Arial" w:hAnsi="Arial" w:cs="Arial"/>
                <w:i/>
                <w:iCs/>
                <w:color w:val="FF0000"/>
                <w:sz w:val="21"/>
                <w:szCs w:val="21"/>
              </w:rPr>
              <w:t>the SMDP ES2+ interfaces</w:t>
            </w:r>
          </w:p>
          <w:p w14:paraId="6823C888" w14:textId="77777777" w:rsidR="006505CE" w:rsidRPr="006505CE" w:rsidRDefault="003C63A0" w:rsidP="009A09E8">
            <w:pPr>
              <w:pStyle w:val="ListParagraph"/>
              <w:numPr>
                <w:ilvl w:val="0"/>
                <w:numId w:val="13"/>
              </w:numPr>
              <w:spacing w:after="160" w:line="278" w:lineRule="auto"/>
              <w:rPr>
                <w:rFonts w:ascii="Arial" w:hAnsi="Arial" w:cs="Arial"/>
                <w:i/>
                <w:color w:val="FF0000"/>
                <w:sz w:val="21"/>
                <w:szCs w:val="21"/>
              </w:rPr>
            </w:pPr>
            <w:r w:rsidRPr="006505CE">
              <w:rPr>
                <w:rFonts w:ascii="Arial" w:hAnsi="Arial" w:cs="Arial"/>
                <w:i/>
                <w:iCs/>
                <w:color w:val="FF0000"/>
                <w:sz w:val="21"/>
                <w:szCs w:val="21"/>
              </w:rPr>
              <w:t>SIM Swap management to coordinate with eSIM Download (if not already possible via existing interfaces)</w:t>
            </w:r>
          </w:p>
          <w:p w14:paraId="454ADC0E" w14:textId="2505870A" w:rsidR="006505CE" w:rsidRPr="006505CE" w:rsidRDefault="003C63A0" w:rsidP="009A09E8">
            <w:pPr>
              <w:pStyle w:val="ListParagraph"/>
              <w:numPr>
                <w:ilvl w:val="0"/>
                <w:numId w:val="13"/>
              </w:numPr>
              <w:spacing w:after="160" w:line="278" w:lineRule="auto"/>
              <w:rPr>
                <w:rFonts w:ascii="Arial" w:hAnsi="Arial" w:cs="Arial"/>
                <w:i/>
                <w:color w:val="FF0000"/>
                <w:sz w:val="21"/>
                <w:szCs w:val="21"/>
              </w:rPr>
            </w:pPr>
            <w:r w:rsidRPr="006505CE">
              <w:rPr>
                <w:rFonts w:ascii="Arial" w:hAnsi="Arial" w:cs="Arial"/>
                <w:i/>
                <w:iCs/>
                <w:color w:val="FF0000"/>
                <w:sz w:val="21"/>
                <w:szCs w:val="21"/>
              </w:rPr>
              <w:t>obtaining EID details for any devices shipped by VMO2 supply chain</w:t>
            </w:r>
          </w:p>
          <w:p w14:paraId="39CF02B4" w14:textId="55A78C7B" w:rsidR="006505CE" w:rsidRPr="006505CE" w:rsidRDefault="00D05E56" w:rsidP="009A09E8">
            <w:pPr>
              <w:pStyle w:val="ListParagraph"/>
              <w:numPr>
                <w:ilvl w:val="0"/>
                <w:numId w:val="13"/>
              </w:numPr>
              <w:spacing w:after="160" w:line="278" w:lineRule="auto"/>
            </w:pPr>
            <w:r w:rsidRPr="006505CE">
              <w:rPr>
                <w:rFonts w:ascii="Arial" w:hAnsi="Arial" w:cs="Arial"/>
                <w:i/>
                <w:color w:val="FF0000"/>
                <w:sz w:val="21"/>
                <w:szCs w:val="21"/>
              </w:rPr>
              <w:t>‘Click to Install’ so that it can be subsequently easily integrated into future online / self-serve journeys that require eSIM provisioning (such as creating new SIMO subscriptions)</w:t>
            </w:r>
          </w:p>
          <w:p w14:paraId="336C5787" w14:textId="26719117" w:rsidR="00972E30" w:rsidRPr="00972E30" w:rsidRDefault="00893987" w:rsidP="009A09E8">
            <w:pPr>
              <w:pStyle w:val="ListParagraph"/>
              <w:numPr>
                <w:ilvl w:val="0"/>
                <w:numId w:val="13"/>
              </w:numPr>
              <w:spacing w:after="160" w:line="278" w:lineRule="auto"/>
            </w:pPr>
            <w:r>
              <w:rPr>
                <w:rFonts w:ascii="Arial" w:hAnsi="Arial" w:cs="Arial"/>
                <w:i/>
                <w:color w:val="FF0000"/>
                <w:sz w:val="21"/>
                <w:szCs w:val="21"/>
              </w:rPr>
              <w:t xml:space="preserve">A </w:t>
            </w:r>
            <w:r w:rsidR="00D05E56" w:rsidRPr="007275B3">
              <w:rPr>
                <w:rFonts w:ascii="Arial" w:hAnsi="Arial" w:cs="Arial"/>
                <w:i/>
                <w:color w:val="FF0000"/>
                <w:sz w:val="21"/>
                <w:szCs w:val="21"/>
              </w:rPr>
              <w:t>mechanism that can be used to specify whether a specific subscription is ‘enabled / entitled’ to use the Quick Switch capability (e.g. an ABS option that can be set via the wholesale API)</w:t>
            </w:r>
          </w:p>
        </w:tc>
      </w:tr>
      <w:tr w:rsidR="00507806" w:rsidRPr="009F08FB" w14:paraId="69599973" w14:textId="77777777" w:rsidTr="24D42A99">
        <w:tc>
          <w:tcPr>
            <w:tcW w:w="3397" w:type="dxa"/>
          </w:tcPr>
          <w:p w14:paraId="5684584F" w14:textId="5E277790" w:rsidR="00507806" w:rsidRPr="785412A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Pr>
          <w:p w14:paraId="51B8B2A9" w14:textId="3508A119"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725F49">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835766582"/>
                <w14:checkbox>
                  <w14:checked w14:val="0"/>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1"/>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778683D8" w14:textId="77777777" w:rsidR="00972E30" w:rsidRPr="009675F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3C28A37D" w14:textId="77777777" w:rsidR="007E132D" w:rsidRDefault="007E132D" w:rsidP="00972E30">
            <w:pPr>
              <w:spacing w:after="160" w:line="278" w:lineRule="auto"/>
              <w:rPr>
                <w:rFonts w:ascii="Arial" w:hAnsi="Arial" w:cs="Arial"/>
                <w:sz w:val="21"/>
                <w:szCs w:val="21"/>
              </w:rPr>
            </w:pPr>
          </w:p>
          <w:p w14:paraId="66B1FCC4" w14:textId="77777777" w:rsidR="007E132D" w:rsidRPr="0060739A" w:rsidRDefault="007E132D" w:rsidP="007E132D">
            <w:pPr>
              <w:spacing w:after="160" w:line="278" w:lineRule="auto"/>
              <w:rPr>
                <w:rFonts w:ascii="Arial" w:hAnsi="Arial" w:cs="Arial"/>
                <w:i/>
                <w:iCs/>
                <w:color w:val="FF0000"/>
                <w:sz w:val="21"/>
                <w:szCs w:val="21"/>
              </w:rPr>
            </w:pPr>
            <w:r w:rsidRPr="0060739A">
              <w:rPr>
                <w:rFonts w:ascii="Arial" w:hAnsi="Arial" w:cs="Arial"/>
                <w:i/>
                <w:iCs/>
                <w:color w:val="FF0000"/>
                <w:sz w:val="21"/>
                <w:szCs w:val="21"/>
              </w:rPr>
              <w:t>Supply Chain already scan EID serial details and record in Unified Storage database.</w:t>
            </w:r>
          </w:p>
          <w:p w14:paraId="553AD839" w14:textId="3D22CA81" w:rsidR="007E132D" w:rsidRDefault="007E132D" w:rsidP="007E132D">
            <w:pPr>
              <w:spacing w:after="160" w:line="278" w:lineRule="auto"/>
              <w:rPr>
                <w:rFonts w:ascii="Arial" w:hAnsi="Arial" w:cs="Arial"/>
                <w:i/>
                <w:iCs/>
                <w:color w:val="FF0000"/>
                <w:sz w:val="21"/>
                <w:szCs w:val="21"/>
              </w:rPr>
            </w:pPr>
            <w:r w:rsidRPr="0060739A">
              <w:rPr>
                <w:rFonts w:ascii="Arial" w:hAnsi="Arial" w:cs="Arial"/>
                <w:i/>
                <w:iCs/>
                <w:color w:val="FF0000"/>
                <w:sz w:val="21"/>
                <w:szCs w:val="21"/>
              </w:rPr>
              <w:t xml:space="preserve">Will need to ensure that EID and order details are made available </w:t>
            </w:r>
            <w:r>
              <w:rPr>
                <w:rFonts w:ascii="Arial" w:hAnsi="Arial" w:cs="Arial"/>
                <w:i/>
                <w:iCs/>
                <w:color w:val="FF0000"/>
                <w:sz w:val="21"/>
                <w:szCs w:val="21"/>
              </w:rPr>
              <w:t>to O2 Business</w:t>
            </w:r>
          </w:p>
          <w:p w14:paraId="2E3CB0DB" w14:textId="664FE55F" w:rsidR="00F73388" w:rsidRPr="00D60A79" w:rsidRDefault="007E132D" w:rsidP="00972E30">
            <w:pPr>
              <w:spacing w:after="160" w:line="278" w:lineRule="auto"/>
              <w:rPr>
                <w:rFonts w:ascii="Arial" w:hAnsi="Arial" w:cs="Arial"/>
                <w:i/>
                <w:iCs/>
                <w:color w:val="FF0000"/>
                <w:sz w:val="21"/>
                <w:szCs w:val="21"/>
              </w:rPr>
            </w:pPr>
            <w:r>
              <w:rPr>
                <w:rFonts w:ascii="Arial" w:hAnsi="Arial" w:cs="Arial"/>
                <w:i/>
                <w:iCs/>
                <w:color w:val="FF0000"/>
                <w:sz w:val="21"/>
                <w:szCs w:val="21"/>
              </w:rPr>
              <w:t>May require updates to Returns &amp; Stolen/IMEI bar processes to ensure O2 Daisy channels are appropriately covered.</w:t>
            </w:r>
          </w:p>
        </w:tc>
      </w:tr>
      <w:tr w:rsidR="00507806" w:rsidRPr="009F08FB" w14:paraId="3320F8A3" w14:textId="77777777" w:rsidTr="24D42A99">
        <w:tc>
          <w:tcPr>
            <w:tcW w:w="3397" w:type="dxa"/>
          </w:tcPr>
          <w:p w14:paraId="21606CF1" w14:textId="1CCED11E" w:rsidR="00507806" w:rsidRPr="00542113" w:rsidRDefault="00507806" w:rsidP="00507806">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Pr>
          <w:p w14:paraId="1FEEF7C3" w14:textId="2F9297BC"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362537">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902907068"/>
                <w14:checkbox>
                  <w14:checked w14:val="1"/>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93EDAB2" w14:textId="1FB695DC" w:rsidR="00DB4B47" w:rsidRPr="00DB4B47" w:rsidRDefault="006A051C" w:rsidP="00DB4B47">
            <w:pPr>
              <w:jc w:val="both"/>
              <w:rPr>
                <w:rFonts w:ascii="Arial" w:hAnsi="Arial" w:cs="Arial"/>
                <w:sz w:val="21"/>
                <w:szCs w:val="21"/>
              </w:rPr>
            </w:pPr>
            <w:r>
              <w:rPr>
                <w:rFonts w:ascii="Arial" w:hAnsi="Arial" w:cs="Arial"/>
                <w:sz w:val="21"/>
                <w:szCs w:val="21"/>
              </w:rPr>
              <w:t xml:space="preserve">If Yes – </w:t>
            </w:r>
            <w:r w:rsidR="00DB4B47" w:rsidRPr="00DB4B47">
              <w:rPr>
                <w:rFonts w:ascii="Arial" w:hAnsi="Arial" w:cs="Arial"/>
                <w:sz w:val="21"/>
                <w:szCs w:val="21"/>
              </w:rPr>
              <w:t>Please outline the requirements and describe the type of impact</w:t>
            </w:r>
            <w:r w:rsidR="00DB4B47">
              <w:rPr>
                <w:rFonts w:ascii="Arial" w:hAnsi="Arial" w:cs="Arial"/>
                <w:sz w:val="21"/>
                <w:szCs w:val="21"/>
              </w:rPr>
              <w:t xml:space="preserve"> e.g. </w:t>
            </w:r>
          </w:p>
          <w:p w14:paraId="79D04DE9" w14:textId="77777777" w:rsidR="006A051C" w:rsidRDefault="006A051C" w:rsidP="006A051C">
            <w:pPr>
              <w:jc w:val="both"/>
              <w:rPr>
                <w:rFonts w:ascii="Arial" w:hAnsi="Arial" w:cs="Arial"/>
                <w:sz w:val="21"/>
                <w:szCs w:val="21"/>
              </w:rPr>
            </w:pPr>
          </w:p>
          <w:p w14:paraId="5E733664" w14:textId="03D1FC88" w:rsidR="006A051C" w:rsidRDefault="00CD02FC" w:rsidP="006A051C">
            <w:pPr>
              <w:jc w:val="both"/>
              <w:rPr>
                <w:rFonts w:ascii="Arial" w:hAnsi="Arial" w:cs="Arial"/>
                <w:sz w:val="21"/>
                <w:szCs w:val="21"/>
              </w:rPr>
            </w:pPr>
            <w:sdt>
              <w:sdtPr>
                <w:rPr>
                  <w:rFonts w:ascii="Arial" w:hAnsi="Arial" w:cs="Arial"/>
                  <w:sz w:val="21"/>
                  <w:szCs w:val="21"/>
                </w:rPr>
                <w:id w:val="652498006"/>
                <w14:checkbox>
                  <w14:checked w14:val="1"/>
                  <w14:checkedState w14:val="2612" w14:font="MS Gothic"/>
                  <w14:uncheckedState w14:val="2610" w14:font="MS Gothic"/>
                </w14:checkbox>
              </w:sdtPr>
              <w:sdtEndPr/>
              <w:sdtContent>
                <w:r w:rsidR="00B2579F">
                  <w:rPr>
                    <w:rFonts w:ascii="MS Gothic" w:eastAsia="MS Gothic" w:hAnsi="MS Gothic" w:cs="Arial" w:hint="eastAsia"/>
                    <w:sz w:val="21"/>
                    <w:szCs w:val="21"/>
                  </w:rPr>
                  <w:t>☒</w:t>
                </w:r>
              </w:sdtContent>
            </w:sdt>
            <w:r w:rsidR="006A051C" w:rsidRPr="00247277">
              <w:rPr>
                <w:rFonts w:ascii="Arial" w:hAnsi="Arial" w:cs="Arial"/>
                <w:sz w:val="21"/>
                <w:szCs w:val="21"/>
              </w:rPr>
              <w:t xml:space="preserve"> </w:t>
            </w:r>
            <w:commentRangeStart w:id="28"/>
            <w:r w:rsidR="006A051C" w:rsidRPr="00247277">
              <w:rPr>
                <w:rFonts w:ascii="Arial" w:hAnsi="Arial" w:cs="Arial"/>
                <w:sz w:val="21"/>
                <w:szCs w:val="21"/>
              </w:rPr>
              <w:t>New Reports</w:t>
            </w:r>
            <w:commentRangeEnd w:id="28"/>
            <w:r w:rsidR="00D42FC1">
              <w:rPr>
                <w:rStyle w:val="CommentReference"/>
                <w:rFonts w:ascii="Arial" w:hAnsi="Arial" w:cs="Arial"/>
                <w:sz w:val="21"/>
                <w:szCs w:val="21"/>
              </w:rPr>
              <w:commentReference w:id="28"/>
            </w:r>
          </w:p>
          <w:p w14:paraId="23B1F1D4" w14:textId="2E031A7A" w:rsidR="00507806" w:rsidRDefault="00CD02FC" w:rsidP="00507806">
            <w:pPr>
              <w:jc w:val="both"/>
              <w:rPr>
                <w:rFonts w:ascii="Arial" w:hAnsi="Arial" w:cs="Arial"/>
                <w:sz w:val="21"/>
                <w:szCs w:val="21"/>
              </w:rPr>
            </w:pPr>
            <w:sdt>
              <w:sdtPr>
                <w:rPr>
                  <w:rFonts w:ascii="Arial" w:hAnsi="Arial" w:cs="Arial"/>
                  <w:sz w:val="21"/>
                  <w:szCs w:val="21"/>
                </w:rPr>
                <w:id w:val="841276040"/>
                <w14:checkbox>
                  <w14:checked w14:val="1"/>
                  <w14:checkedState w14:val="2612" w14:font="MS Gothic"/>
                  <w14:uncheckedState w14:val="2610" w14:font="MS Gothic"/>
                </w14:checkbox>
              </w:sdtPr>
              <w:sdtEndPr/>
              <w:sdtContent>
                <w:r w:rsidR="00A80D72">
                  <w:rPr>
                    <w:rFonts w:ascii="MS Gothic" w:eastAsia="MS Gothic" w:hAnsi="MS Gothic" w:cs="Arial" w:hint="eastAsia"/>
                    <w:sz w:val="21"/>
                    <w:szCs w:val="21"/>
                  </w:rPr>
                  <w:t>☒</w:t>
                </w:r>
              </w:sdtContent>
            </w:sdt>
            <w:r w:rsidR="00507806" w:rsidRPr="00247277">
              <w:rPr>
                <w:rFonts w:ascii="Arial" w:hAnsi="Arial" w:cs="Arial"/>
                <w:sz w:val="21"/>
                <w:szCs w:val="21"/>
              </w:rPr>
              <w:t xml:space="preserve"> Amend/Update</w:t>
            </w:r>
            <w:r w:rsidR="00F32531" w:rsidRPr="00247277">
              <w:rPr>
                <w:rFonts w:ascii="Arial" w:hAnsi="Arial" w:cs="Arial"/>
                <w:sz w:val="21"/>
                <w:szCs w:val="21"/>
              </w:rPr>
              <w:t xml:space="preserve"> </w:t>
            </w:r>
            <w:r w:rsidR="00507806" w:rsidRPr="00247277">
              <w:rPr>
                <w:rFonts w:ascii="Arial" w:hAnsi="Arial" w:cs="Arial"/>
                <w:sz w:val="21"/>
                <w:szCs w:val="21"/>
              </w:rPr>
              <w:t xml:space="preserve">Existing </w:t>
            </w:r>
            <w:r w:rsidR="00F32531" w:rsidRPr="00247277">
              <w:rPr>
                <w:rFonts w:ascii="Arial" w:hAnsi="Arial" w:cs="Arial"/>
                <w:sz w:val="21"/>
                <w:szCs w:val="21"/>
              </w:rPr>
              <w:t>Reports</w:t>
            </w:r>
          </w:p>
          <w:p w14:paraId="49AE33B2" w14:textId="77777777" w:rsidR="000114B6" w:rsidRDefault="000114B6" w:rsidP="00507806">
            <w:pPr>
              <w:jc w:val="both"/>
              <w:rPr>
                <w:rFonts w:ascii="Arial" w:hAnsi="Arial" w:cs="Arial"/>
                <w:sz w:val="21"/>
                <w:szCs w:val="21"/>
              </w:rPr>
            </w:pPr>
          </w:p>
          <w:p w14:paraId="763DEBEE" w14:textId="77777777" w:rsidR="00A80D72" w:rsidRPr="008702AC" w:rsidRDefault="00A80D72" w:rsidP="00A80D72">
            <w:pPr>
              <w:jc w:val="both"/>
              <w:rPr>
                <w:rFonts w:ascii="Arial" w:hAnsi="Arial" w:cs="Arial"/>
                <w:i/>
                <w:iCs/>
                <w:color w:val="FF0000"/>
                <w:sz w:val="21"/>
                <w:szCs w:val="21"/>
              </w:rPr>
            </w:pPr>
            <w:r w:rsidRPr="008702AC">
              <w:rPr>
                <w:rFonts w:ascii="Arial" w:hAnsi="Arial" w:cs="Arial"/>
                <w:i/>
                <w:iCs/>
                <w:color w:val="FF0000"/>
                <w:sz w:val="21"/>
                <w:szCs w:val="21"/>
              </w:rPr>
              <w:t>Data feeds into GCP (to support creation of PowerBI reports) including</w:t>
            </w:r>
          </w:p>
          <w:p w14:paraId="4090EEEA" w14:textId="77777777" w:rsidR="00A80D72"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eSIM orders</w:t>
            </w:r>
          </w:p>
          <w:p w14:paraId="132A5EC0"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Pr>
                <w:rFonts w:ascii="Arial" w:hAnsi="Arial" w:cs="Arial"/>
                <w:i/>
                <w:iCs/>
                <w:color w:val="FF0000"/>
                <w:sz w:val="21"/>
                <w:szCs w:val="21"/>
              </w:rPr>
              <w:t>EID</w:t>
            </w:r>
          </w:p>
          <w:p w14:paraId="5B81BA20"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Profile Type</w:t>
            </w:r>
          </w:p>
          <w:p w14:paraId="1ACE3751"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Profile State (Released, Downloaded, Installed etc)</w:t>
            </w:r>
          </w:p>
          <w:p w14:paraId="742CE228"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Provision Type (MDM, Network Activation)</w:t>
            </w:r>
          </w:p>
          <w:p w14:paraId="78ED2086" w14:textId="77777777" w:rsidR="00A80D72" w:rsidRDefault="00A80D72" w:rsidP="00A80D72">
            <w:pPr>
              <w:jc w:val="both"/>
              <w:rPr>
                <w:rFonts w:ascii="Arial" w:hAnsi="Arial" w:cs="Arial"/>
                <w:sz w:val="21"/>
                <w:szCs w:val="21"/>
              </w:rPr>
            </w:pPr>
          </w:p>
          <w:p w14:paraId="4600F307" w14:textId="3C05A898" w:rsidR="00665AD6" w:rsidRDefault="00A80D72" w:rsidP="00A80D72">
            <w:pPr>
              <w:jc w:val="both"/>
              <w:rPr>
                <w:rFonts w:ascii="Arial" w:hAnsi="Arial" w:cs="Arial"/>
                <w:sz w:val="21"/>
                <w:szCs w:val="21"/>
              </w:rPr>
            </w:pPr>
            <w:r w:rsidRPr="009D7BA6">
              <w:rPr>
                <w:rFonts w:ascii="Arial" w:hAnsi="Arial" w:cs="Arial"/>
                <w:i/>
                <w:iCs/>
                <w:color w:val="FF0000"/>
                <w:sz w:val="21"/>
                <w:szCs w:val="21"/>
              </w:rPr>
              <w:t>Intention is to support Delivery and Service Management SIM status enquiries</w:t>
            </w:r>
          </w:p>
          <w:p w14:paraId="1C4D552D" w14:textId="221F6300" w:rsidR="00C11549" w:rsidRDefault="00C11549" w:rsidP="00507806">
            <w:pPr>
              <w:jc w:val="both"/>
              <w:rPr>
                <w:rFonts w:ascii="Arial" w:hAnsi="Arial" w:cs="Arial"/>
                <w:sz w:val="21"/>
                <w:szCs w:val="21"/>
              </w:rPr>
            </w:pPr>
          </w:p>
          <w:p w14:paraId="0B400C35" w14:textId="69483E28" w:rsidR="00507806" w:rsidRPr="00247277" w:rsidRDefault="00507806" w:rsidP="001D0EDE">
            <w:pPr>
              <w:jc w:val="both"/>
              <w:rPr>
                <w:rFonts w:ascii="Arial" w:hAnsi="Arial" w:cs="Arial"/>
                <w:sz w:val="21"/>
                <w:szCs w:val="21"/>
              </w:rPr>
            </w:pPr>
          </w:p>
        </w:tc>
      </w:tr>
      <w:tr w:rsidR="00507806" w:rsidRPr="009F08FB" w14:paraId="54F7E0CF" w14:textId="77777777" w:rsidTr="24D42A99">
        <w:tc>
          <w:tcPr>
            <w:tcW w:w="3397" w:type="dxa"/>
          </w:tcPr>
          <w:p w14:paraId="69ACFA92" w14:textId="69CA93B4"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lastRenderedPageBreak/>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Pr>
          <w:p w14:paraId="0D800B90" w14:textId="38D5C92C"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2029169426"/>
                <w14:checkbox>
                  <w14:checked w14:val="0"/>
                  <w14:checkedState w14:val="2612" w14:font="MS Gothic"/>
                  <w14:uncheckedState w14:val="2610" w14:font="MS Gothic"/>
                </w14:checkbox>
              </w:sdtPr>
              <w:sdtEndPr/>
              <w:sdtContent>
                <w:r w:rsidR="00004CB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1"/>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0"/>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2FD94E7F"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C15A216" w14:textId="09D66BD4" w:rsidR="00972E30" w:rsidRPr="003250E5" w:rsidRDefault="00972E30" w:rsidP="003250E5">
            <w:pPr>
              <w:jc w:val="both"/>
              <w:rPr>
                <w:rFonts w:ascii="Arial" w:hAnsi="Arial" w:cs="Arial"/>
                <w:iCs/>
                <w:sz w:val="21"/>
                <w:szCs w:val="21"/>
              </w:rPr>
            </w:pPr>
          </w:p>
        </w:tc>
      </w:tr>
      <w:tr w:rsidR="00507806" w:rsidRPr="009F08FB" w14:paraId="4208EED1" w14:textId="77777777" w:rsidTr="24D42A99">
        <w:tc>
          <w:tcPr>
            <w:tcW w:w="3397" w:type="dxa"/>
          </w:tcPr>
          <w:p w14:paraId="44785597" w14:textId="1E59D33D"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Decommissioning Requirements</w:t>
            </w:r>
          </w:p>
        </w:tc>
        <w:tc>
          <w:tcPr>
            <w:tcW w:w="6226" w:type="dxa"/>
          </w:tcPr>
          <w:p w14:paraId="71D492E5" w14:textId="242FA2C6"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1"/>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0"/>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AF2106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7786D60" w14:textId="53A9CB33" w:rsidR="00972E30" w:rsidRPr="003250E5" w:rsidRDefault="00972E30" w:rsidP="003250E5">
            <w:pPr>
              <w:jc w:val="both"/>
              <w:rPr>
                <w:rFonts w:ascii="Arial" w:hAnsi="Arial" w:cs="Arial"/>
                <w:iCs/>
                <w:sz w:val="21"/>
                <w:szCs w:val="21"/>
              </w:rPr>
            </w:pPr>
          </w:p>
        </w:tc>
      </w:tr>
      <w:tr w:rsidR="00507806" w:rsidRPr="009F08FB" w14:paraId="1202541B" w14:textId="77777777" w:rsidTr="24D42A99">
        <w:tc>
          <w:tcPr>
            <w:tcW w:w="3397" w:type="dxa"/>
          </w:tcPr>
          <w:p w14:paraId="6BBE93D3" w14:textId="0D2F3BEE"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Pr>
          <w:p w14:paraId="5419BAA1" w14:textId="14F0C175" w:rsidR="003250E5"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1682C0C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093A05EF" w14:textId="33979340" w:rsidR="00972E30" w:rsidRPr="003250E5" w:rsidRDefault="00972E30" w:rsidP="003250E5">
            <w:pPr>
              <w:jc w:val="both"/>
              <w:rPr>
                <w:rFonts w:ascii="Arial" w:hAnsi="Arial" w:cs="Arial"/>
                <w:iCs/>
                <w:sz w:val="21"/>
                <w:szCs w:val="21"/>
              </w:rPr>
            </w:pPr>
          </w:p>
        </w:tc>
      </w:tr>
      <w:tr w:rsidR="00507806" w:rsidRPr="009F08FB" w14:paraId="40A3A463" w14:textId="77777777" w:rsidTr="24D42A99">
        <w:tc>
          <w:tcPr>
            <w:tcW w:w="3397" w:type="dxa"/>
          </w:tcPr>
          <w:p w14:paraId="62A3579A" w14:textId="71E52702"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Pr>
          <w:p w14:paraId="5CA3A63E" w14:textId="09A39D2D"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325208792"/>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1"/>
                  <w14:checkedState w14:val="2612" w14:font="MS Gothic"/>
                  <w14:uncheckedState w14:val="2610" w14:font="MS Gothic"/>
                </w14:checkbox>
              </w:sdtPr>
              <w:sdtEndPr/>
              <w:sdtContent>
                <w:r w:rsidR="001F6D65">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B47E89A" w14:textId="64D17C8B" w:rsidR="00205569"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sidR="005C77D9">
              <w:rPr>
                <w:rFonts w:ascii="Arial" w:hAnsi="Arial" w:cs="Arial"/>
                <w:iCs/>
                <w:sz w:val="21"/>
                <w:szCs w:val="21"/>
              </w:rPr>
              <w:t xml:space="preserve">: </w:t>
            </w:r>
          </w:p>
          <w:p w14:paraId="50BC4707" w14:textId="77777777" w:rsidR="001F6D65" w:rsidRDefault="001F6D65" w:rsidP="003250E5">
            <w:pPr>
              <w:jc w:val="both"/>
              <w:rPr>
                <w:rFonts w:ascii="Arial" w:hAnsi="Arial" w:cs="Arial"/>
                <w:iCs/>
                <w:sz w:val="21"/>
                <w:szCs w:val="21"/>
              </w:rPr>
            </w:pPr>
          </w:p>
          <w:p w14:paraId="1917A132" w14:textId="77777777" w:rsidR="001F6D65" w:rsidRPr="000B4523" w:rsidRDefault="001F6D65" w:rsidP="001F6D65">
            <w:pPr>
              <w:jc w:val="both"/>
              <w:rPr>
                <w:rFonts w:ascii="Arial" w:hAnsi="Arial" w:cs="Arial"/>
                <w:i/>
                <w:iCs/>
                <w:color w:val="FF0000"/>
                <w:sz w:val="21"/>
                <w:szCs w:val="21"/>
              </w:rPr>
            </w:pPr>
            <w:r w:rsidRPr="000B4523">
              <w:rPr>
                <w:rFonts w:ascii="Arial" w:hAnsi="Arial" w:cs="Arial"/>
                <w:i/>
                <w:iCs/>
                <w:color w:val="FF0000"/>
                <w:sz w:val="21"/>
                <w:szCs w:val="21"/>
              </w:rPr>
              <w:t>SM</w:t>
            </w:r>
            <w:r>
              <w:rPr>
                <w:rFonts w:ascii="Arial" w:hAnsi="Arial" w:cs="Arial"/>
                <w:i/>
                <w:iCs/>
                <w:color w:val="FF0000"/>
                <w:sz w:val="21"/>
                <w:szCs w:val="21"/>
              </w:rPr>
              <w:t>-</w:t>
            </w:r>
            <w:r w:rsidRPr="000B4523">
              <w:rPr>
                <w:rFonts w:ascii="Arial" w:hAnsi="Arial" w:cs="Arial"/>
                <w:i/>
                <w:iCs/>
                <w:color w:val="FF0000"/>
                <w:sz w:val="21"/>
                <w:szCs w:val="21"/>
              </w:rPr>
              <w:t>DP</w:t>
            </w:r>
            <w:r>
              <w:rPr>
                <w:rFonts w:ascii="Arial" w:hAnsi="Arial" w:cs="Arial"/>
                <w:i/>
                <w:iCs/>
                <w:color w:val="FF0000"/>
                <w:sz w:val="21"/>
                <w:szCs w:val="21"/>
              </w:rPr>
              <w:t>+, SES</w:t>
            </w:r>
            <w:r w:rsidRPr="000B4523">
              <w:rPr>
                <w:rFonts w:ascii="Arial" w:hAnsi="Arial" w:cs="Arial"/>
                <w:i/>
                <w:iCs/>
                <w:color w:val="FF0000"/>
                <w:sz w:val="21"/>
                <w:szCs w:val="21"/>
              </w:rPr>
              <w:t xml:space="preserve"> and associated servers are VMO2 managed. Don’t anticipate new capability (as already managed for some O2</w:t>
            </w:r>
            <w:r>
              <w:rPr>
                <w:rFonts w:ascii="Arial" w:hAnsi="Arial" w:cs="Arial"/>
                <w:i/>
                <w:iCs/>
                <w:color w:val="FF0000"/>
                <w:sz w:val="21"/>
                <w:szCs w:val="21"/>
              </w:rPr>
              <w:t xml:space="preserve"> Business</w:t>
            </w:r>
            <w:r w:rsidRPr="000B4523">
              <w:rPr>
                <w:rFonts w:ascii="Arial" w:hAnsi="Arial" w:cs="Arial"/>
                <w:i/>
                <w:iCs/>
                <w:color w:val="FF0000"/>
                <w:sz w:val="21"/>
                <w:szCs w:val="21"/>
              </w:rPr>
              <w:t xml:space="preserve"> channels), but Ops will need to manage them in-life for the new channels</w:t>
            </w:r>
          </w:p>
          <w:p w14:paraId="5C17D372" w14:textId="77777777" w:rsidR="001F6D65" w:rsidRDefault="001F6D65" w:rsidP="003250E5">
            <w:pPr>
              <w:jc w:val="both"/>
              <w:rPr>
                <w:rFonts w:ascii="Arial" w:hAnsi="Arial" w:cs="Arial"/>
                <w:iCs/>
                <w:sz w:val="21"/>
                <w:szCs w:val="21"/>
              </w:rPr>
            </w:pPr>
          </w:p>
          <w:p w14:paraId="2F64948D" w14:textId="45F63054" w:rsidR="00972E30" w:rsidRPr="003250E5" w:rsidRDefault="0033659F" w:rsidP="003250E5">
            <w:pPr>
              <w:jc w:val="both"/>
              <w:rPr>
                <w:rFonts w:ascii="Arial" w:hAnsi="Arial" w:cs="Arial"/>
                <w:iCs/>
                <w:sz w:val="21"/>
                <w:szCs w:val="21"/>
              </w:rPr>
            </w:pPr>
            <w:r>
              <w:rPr>
                <w:rFonts w:ascii="Arial" w:hAnsi="Arial" w:cs="Arial"/>
                <w:iCs/>
                <w:sz w:val="21"/>
                <w:szCs w:val="21"/>
              </w:rPr>
              <w:t xml:space="preserve"> </w:t>
            </w:r>
          </w:p>
        </w:tc>
      </w:tr>
      <w:tr w:rsidR="00A26DD5" w:rsidRPr="009F08FB" w14:paraId="519ECFA3" w14:textId="77777777" w:rsidTr="24D42A99">
        <w:tc>
          <w:tcPr>
            <w:tcW w:w="3397" w:type="dxa"/>
          </w:tcPr>
          <w:p w14:paraId="500F505F" w14:textId="549079E7" w:rsidR="00A26DD5" w:rsidRPr="00542113" w:rsidRDefault="00A26DD5"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Pr>
          <w:p w14:paraId="0D1EAAAB" w14:textId="46ED4037" w:rsidR="00A26DD5" w:rsidRDefault="00A26DD5" w:rsidP="00A26DD5">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1"/>
                  <w14:checkedState w14:val="2612" w14:font="MS Gothic"/>
                  <w14:uncheckedState w14:val="2610" w14:font="MS Gothic"/>
                </w14:checkbox>
              </w:sdtPr>
              <w:sdtEndPr/>
              <w:sdtContent>
                <w:r w:rsidR="00DB771B">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0"/>
                  <w14:checkedState w14:val="2612" w14:font="MS Gothic"/>
                  <w14:uncheckedState w14:val="2610" w14:font="MS Gothic"/>
                </w14:checkbox>
              </w:sdtPr>
              <w:sdtEndPr/>
              <w:sdtContent>
                <w:r w:rsidR="00DB771B">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C861B1A" w14:textId="77777777" w:rsidR="00A26DD5" w:rsidRDefault="00A26DD5" w:rsidP="00A26DD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1DE697D8" w14:textId="77777777" w:rsidR="00077F9C" w:rsidRDefault="00077F9C" w:rsidP="00A26DD5">
            <w:pPr>
              <w:jc w:val="both"/>
              <w:rPr>
                <w:rFonts w:ascii="Arial" w:hAnsi="Arial" w:cs="Arial"/>
                <w:iCs/>
                <w:sz w:val="21"/>
                <w:szCs w:val="21"/>
              </w:rPr>
            </w:pPr>
          </w:p>
          <w:p w14:paraId="768B1B2F" w14:textId="4A7591C2" w:rsidR="00A26DD5" w:rsidRPr="006A051C" w:rsidRDefault="00A26DD5" w:rsidP="00362537">
            <w:pPr>
              <w:spacing w:after="160" w:line="278" w:lineRule="auto"/>
              <w:rPr>
                <w:color w:val="000000" w:themeColor="text1"/>
              </w:rPr>
            </w:pPr>
          </w:p>
        </w:tc>
      </w:tr>
      <w:tr w:rsidR="00972E30" w:rsidRPr="009F08FB" w14:paraId="37DD4EA3" w14:textId="77777777" w:rsidTr="24D42A99">
        <w:tc>
          <w:tcPr>
            <w:tcW w:w="3397" w:type="dxa"/>
          </w:tcPr>
          <w:p w14:paraId="781157D9" w14:textId="11CB74E2" w:rsidR="00972E30" w:rsidRDefault="00972E30" w:rsidP="00972E30">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Pr>
          <w:p w14:paraId="28B4D4E7" w14:textId="50345588" w:rsidR="00972E30" w:rsidRDefault="00972E30" w:rsidP="00972E30">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518301094"/>
                <w14:checkbox>
                  <w14:checked w14:val="0"/>
                  <w14:checkedState w14:val="2612" w14:font="MS Gothic"/>
                  <w14:uncheckedState w14:val="2610" w14:font="MS Gothic"/>
                </w14:checkbox>
              </w:sdtPr>
              <w:sdtEndPr/>
              <w:sdtContent>
                <w:r w:rsidR="00A24FC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1"/>
                  <w14:checkedState w14:val="2612" w14:font="MS Gothic"/>
                  <w14:uncheckedState w14:val="2610" w14:font="MS Gothic"/>
                </w14:checkbox>
              </w:sdtPr>
              <w:sdtEndPr/>
              <w:sdtContent>
                <w:r w:rsidR="00C50221">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0"/>
                  <w14:checkedState w14:val="2612" w14:font="MS Gothic"/>
                  <w14:uncheckedState w14:val="2610" w14:font="MS Gothic"/>
                </w14:checkbox>
              </w:sdtPr>
              <w:sdtEndPr/>
              <w:sdtContent>
                <w:r w:rsidR="00C50221">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B3D331A" w14:textId="15FD17C5" w:rsidR="00972E30" w:rsidRPr="003250E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94F21F2" w14:textId="77777777" w:rsidR="003B4FBC" w:rsidRDefault="003B4FBC" w:rsidP="001D0EDE">
            <w:pPr>
              <w:jc w:val="both"/>
              <w:rPr>
                <w:rFonts w:ascii="Arial" w:hAnsi="Arial" w:cs="Arial"/>
                <w:iCs/>
                <w:sz w:val="21"/>
                <w:szCs w:val="21"/>
              </w:rPr>
            </w:pPr>
          </w:p>
          <w:p w14:paraId="4C641DF0" w14:textId="520BDED9" w:rsidR="003B4FBC" w:rsidRPr="008812D0" w:rsidRDefault="003B4FBC" w:rsidP="001D0EDE">
            <w:pPr>
              <w:jc w:val="both"/>
              <w:rPr>
                <w:rFonts w:ascii="Arial" w:hAnsi="Arial" w:cs="Arial"/>
                <w:iCs/>
                <w:sz w:val="21"/>
                <w:szCs w:val="21"/>
              </w:rPr>
            </w:pPr>
          </w:p>
        </w:tc>
      </w:tr>
      <w:tr w:rsidR="00972E30" w:rsidRPr="00972E30" w14:paraId="2C691622" w14:textId="77777777" w:rsidTr="24D42A99">
        <w:tc>
          <w:tcPr>
            <w:tcW w:w="3397" w:type="dxa"/>
          </w:tcPr>
          <w:p w14:paraId="4B0DD89D" w14:textId="4AC57438" w:rsidR="00972E30" w:rsidRPr="00972E30" w:rsidRDefault="00972E30" w:rsidP="00972E30">
            <w:pPr>
              <w:jc w:val="both"/>
              <w:rPr>
                <w:rFonts w:ascii="Arial" w:hAnsi="Arial" w:cs="Arial"/>
                <w:sz w:val="21"/>
                <w:szCs w:val="21"/>
              </w:rPr>
            </w:pPr>
            <w:r w:rsidRPr="00972E30">
              <w:rPr>
                <w:rFonts w:ascii="Arial" w:hAnsi="Arial" w:cs="Arial"/>
                <w:sz w:val="21"/>
                <w:szCs w:val="21"/>
              </w:rPr>
              <w:t>Other</w:t>
            </w:r>
          </w:p>
        </w:tc>
        <w:tc>
          <w:tcPr>
            <w:tcW w:w="6226" w:type="dxa"/>
          </w:tcPr>
          <w:p w14:paraId="22ED6438" w14:textId="6BB0B250" w:rsidR="00972E30" w:rsidRPr="00972E30" w:rsidRDefault="00972E30" w:rsidP="00972E30">
            <w:pPr>
              <w:spacing w:after="160" w:line="278" w:lineRule="auto"/>
              <w:rPr>
                <w:rFonts w:ascii="Arial" w:hAnsi="Arial" w:cs="Arial"/>
                <w:sz w:val="21"/>
                <w:szCs w:val="21"/>
              </w:rPr>
            </w:pPr>
            <w:r w:rsidRPr="00972E30">
              <w:t xml:space="preserve">Impact:  </w:t>
            </w:r>
            <w:sdt>
              <w:sdtPr>
                <w:rPr>
                  <w:rFonts w:ascii="Arial" w:hAnsi="Arial" w:cs="Arial"/>
                  <w:sz w:val="21"/>
                  <w:szCs w:val="21"/>
                </w:rPr>
                <w:id w:val="744774184"/>
                <w14:checkbox>
                  <w14:checked w14:val="0"/>
                  <w14:checkedState w14:val="2612" w14:font="MS Gothic"/>
                  <w14:uncheckedState w14:val="2610" w14:font="MS Gothic"/>
                </w14:checkbox>
              </w:sdtPr>
              <w:sdtEndPr/>
              <w:sdtContent>
                <w:r w:rsidR="00771407">
                  <w:rPr>
                    <w:rFonts w:ascii="MS Gothic" w:eastAsia="MS Gothic" w:hAnsi="MS Gothic" w:cs="Arial" w:hint="eastAsia"/>
                    <w:sz w:val="21"/>
                    <w:szCs w:val="21"/>
                  </w:rPr>
                  <w:t>☐</w:t>
                </w:r>
              </w:sdtContent>
            </w:sdt>
            <w:r w:rsidRPr="00972E30">
              <w:rPr>
                <w:rFonts w:ascii="Arial" w:hAnsi="Arial" w:cs="Arial"/>
                <w:sz w:val="21"/>
                <w:szCs w:val="21"/>
              </w:rPr>
              <w:t xml:space="preserve"> Yes    </w:t>
            </w:r>
            <w:sdt>
              <w:sdtPr>
                <w:rPr>
                  <w:rFonts w:ascii="Arial" w:hAnsi="Arial" w:cs="Arial"/>
                  <w:sz w:val="21"/>
                  <w:szCs w:val="21"/>
                </w:rPr>
                <w:id w:val="416677115"/>
                <w14:checkbox>
                  <w14:checked w14:val="1"/>
                  <w14:checkedState w14:val="2612" w14:font="MS Gothic"/>
                  <w14:uncheckedState w14:val="2610" w14:font="MS Gothic"/>
                </w14:checkbox>
              </w:sdtPr>
              <w:sdtEndPr/>
              <w:sdtContent>
                <w:r w:rsidR="00771407">
                  <w:rPr>
                    <w:rFonts w:ascii="MS Gothic" w:eastAsia="MS Gothic" w:hAnsi="MS Gothic" w:cs="Arial" w:hint="eastAsia"/>
                    <w:sz w:val="21"/>
                    <w:szCs w:val="21"/>
                  </w:rPr>
                  <w:t>☒</w:t>
                </w:r>
              </w:sdtContent>
            </w:sdt>
            <w:r w:rsidRPr="00972E30">
              <w:rPr>
                <w:rFonts w:ascii="Arial" w:hAnsi="Arial" w:cs="Arial"/>
                <w:sz w:val="21"/>
                <w:szCs w:val="21"/>
              </w:rPr>
              <w:t xml:space="preserve"> No    </w:t>
            </w:r>
            <w:sdt>
              <w:sdtPr>
                <w:rPr>
                  <w:rFonts w:ascii="Arial" w:hAnsi="Arial" w:cs="Arial"/>
                  <w:sz w:val="21"/>
                  <w:szCs w:val="21"/>
                </w:rPr>
                <w:id w:val="-1497644968"/>
                <w14:checkbox>
                  <w14:checked w14:val="0"/>
                  <w14:checkedState w14:val="2612" w14:font="MS Gothic"/>
                  <w14:uncheckedState w14:val="2610" w14:font="MS Gothic"/>
                </w14:checkbox>
              </w:sdtPr>
              <w:sdtEnd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Unknown</w:t>
            </w:r>
          </w:p>
          <w:p w14:paraId="1B592783" w14:textId="3C029A71" w:rsidR="00972E30" w:rsidRPr="00972E30" w:rsidRDefault="00972E30" w:rsidP="00972E30">
            <w:pPr>
              <w:jc w:val="both"/>
              <w:rPr>
                <w:rFonts w:ascii="Arial" w:hAnsi="Arial" w:cs="Arial"/>
                <w:iCs/>
                <w:sz w:val="21"/>
                <w:szCs w:val="21"/>
              </w:rPr>
            </w:pPr>
            <w:r w:rsidRPr="00972E30">
              <w:rPr>
                <w:rFonts w:ascii="Arial" w:hAnsi="Arial" w:cs="Arial"/>
                <w:iCs/>
                <w:sz w:val="21"/>
                <w:szCs w:val="21"/>
              </w:rPr>
              <w:t>If Yes: Please specify the details.</w:t>
            </w:r>
          </w:p>
          <w:p w14:paraId="20E13747" w14:textId="77777777" w:rsidR="00972E30" w:rsidRPr="00972E30" w:rsidRDefault="00972E30" w:rsidP="00972E30">
            <w:pPr>
              <w:jc w:val="both"/>
              <w:rPr>
                <w:rFonts w:ascii="Arial" w:hAnsi="Arial" w:cs="Arial"/>
                <w:iCs/>
                <w:sz w:val="21"/>
                <w:szCs w:val="21"/>
              </w:rPr>
            </w:pPr>
          </w:p>
          <w:p w14:paraId="6D3BDBB8" w14:textId="464D9F50" w:rsidR="00972E30" w:rsidRPr="00972E30" w:rsidRDefault="00972E30" w:rsidP="00C50221">
            <w:pPr>
              <w:jc w:val="both"/>
              <w:rPr>
                <w:rFonts w:ascii="Arial" w:hAnsi="Arial" w:cs="Arial"/>
                <w:iCs/>
                <w:sz w:val="21"/>
                <w:szCs w:val="21"/>
              </w:rPr>
            </w:pPr>
          </w:p>
        </w:tc>
      </w:tr>
    </w:tbl>
    <w:p w14:paraId="2D7D7AE5" w14:textId="6BEBF6D2" w:rsidR="00EA5A00" w:rsidRPr="00972E30" w:rsidRDefault="00340903" w:rsidP="009A09E8">
      <w:pPr>
        <w:pStyle w:val="Heading1"/>
        <w:numPr>
          <w:ilvl w:val="0"/>
          <w:numId w:val="3"/>
        </w:numPr>
        <w:rPr>
          <w:i/>
          <w:iCs/>
          <w:color w:val="auto"/>
        </w:rPr>
      </w:pPr>
      <w:bookmarkStart w:id="29" w:name="_Toc211517520"/>
      <w:r w:rsidRPr="00972E30">
        <w:rPr>
          <w:color w:val="auto"/>
        </w:rPr>
        <w:lastRenderedPageBreak/>
        <w:t xml:space="preserve">Customer Journey Touch Points </w:t>
      </w:r>
      <w:r w:rsidR="00FE2617" w:rsidRPr="00972E30">
        <w:rPr>
          <w:i/>
          <w:iCs/>
          <w:color w:val="0070C0"/>
        </w:rPr>
        <w:t>(Required)</w:t>
      </w:r>
      <w:bookmarkEnd w:id="29"/>
    </w:p>
    <w:p w14:paraId="70C4C036" w14:textId="77777777" w:rsidR="00972E30" w:rsidRPr="00972E30" w:rsidRDefault="00972E30" w:rsidP="00972E30"/>
    <w:p w14:paraId="399A6ABC" w14:textId="4ACE5E02" w:rsidR="00EA5A00" w:rsidRPr="00EA5A00" w:rsidRDefault="00EA5A00" w:rsidP="00EA5A00">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14:paraId="1DB8B44E" w14:textId="77777777" w:rsidR="00EA5A00" w:rsidRPr="00EA5A00" w:rsidRDefault="00EA5A00" w:rsidP="00EA5A00">
      <w:pPr>
        <w:rPr>
          <w:rFonts w:cs="Arial"/>
          <w:color w:val="000000" w:themeColor="text1"/>
        </w:rPr>
      </w:pPr>
    </w:p>
    <w:p w14:paraId="73FD7D6B" w14:textId="77777777" w:rsidR="00EA5A00" w:rsidRPr="00EA5A00" w:rsidRDefault="00EA5A00" w:rsidP="00EA5A00">
      <w:pPr>
        <w:rPr>
          <w:rFonts w:cs="Arial"/>
          <w:color w:val="000000" w:themeColor="text1"/>
        </w:rPr>
      </w:pPr>
      <w:r w:rsidRPr="00EA5A00">
        <w:rPr>
          <w:rFonts w:cs="Arial"/>
          <w:color w:val="000000" w:themeColor="text1"/>
        </w:rPr>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14:paraId="703DB77E" w14:textId="77777777" w:rsidR="00EC2FE4" w:rsidRDefault="00EC2FE4" w:rsidP="00340903">
      <w:pPr>
        <w:rPr>
          <w:rFonts w:cs="Arial"/>
          <w:color w:val="808080" w:themeColor="background1" w:themeShade="80"/>
        </w:rPr>
      </w:pPr>
    </w:p>
    <w:tbl>
      <w:tblPr>
        <w:tblStyle w:val="TableGrid"/>
        <w:tblW w:w="0" w:type="auto"/>
        <w:tblLook w:val="04A0" w:firstRow="1" w:lastRow="0" w:firstColumn="1" w:lastColumn="0" w:noHBand="0" w:noVBand="1"/>
      </w:tblPr>
      <w:tblGrid>
        <w:gridCol w:w="4258"/>
        <w:gridCol w:w="5931"/>
      </w:tblGrid>
      <w:tr w:rsidR="00EC2FE4" w:rsidRPr="0074423B" w14:paraId="4AF528B9" w14:textId="77777777" w:rsidTr="0E6B4FFD">
        <w:tc>
          <w:tcPr>
            <w:tcW w:w="4258" w:type="dxa"/>
            <w:shd w:val="clear" w:color="auto" w:fill="D1D1D1" w:themeFill="background2" w:themeFillShade="E6"/>
          </w:tcPr>
          <w:p w14:paraId="33665C28" w14:textId="22B7465B"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Discover</w:t>
            </w:r>
            <w:r w:rsidRPr="007D7341">
              <w:rPr>
                <w:rFonts w:ascii="Arial" w:eastAsia="VM Circular Whisper TT Light" w:hAnsi="Arial" w:cs="Arial"/>
                <w:bCs/>
                <w:color w:val="000000" w:themeColor="text1"/>
                <w:kern w:val="24"/>
                <w:sz w:val="22"/>
                <w:szCs w:val="22"/>
              </w:rPr>
              <w:t xml:space="preserve"> – Customers explore and learn about products or services</w:t>
            </w:r>
          </w:p>
        </w:tc>
        <w:tc>
          <w:tcPr>
            <w:tcW w:w="5931" w:type="dxa"/>
          </w:tcPr>
          <w:p w14:paraId="5218C2E1" w14:textId="5346FE9D" w:rsidR="00EA5A00" w:rsidRPr="006A051C" w:rsidRDefault="00EA5A00"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07224451"/>
                <w14:checkbox>
                  <w14:checked w14:val="1"/>
                  <w14:checkedState w14:val="2612" w14:font="MS Gothic"/>
                  <w14:uncheckedState w14:val="2610" w14:font="MS Gothic"/>
                </w14:checkbox>
              </w:sdtPr>
              <w:sdtEndPr/>
              <w:sdtContent>
                <w:r w:rsidR="00DF7AD1">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w:t>
            </w:r>
            <w:r w:rsidRPr="006A051C">
              <w:rPr>
                <w:rFonts w:ascii="Arial" w:hAnsi="Arial" w:cs="Arial"/>
                <w:b/>
                <w:bCs/>
                <w:color w:val="000000" w:themeColor="text1"/>
                <w:sz w:val="21"/>
                <w:szCs w:val="21"/>
              </w:rPr>
              <w:t>Yes</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0"/>
                  <w14:checkedState w14:val="2612" w14:font="MS Gothic"/>
                  <w14:uncheckedState w14:val="2610" w14:font="MS Gothic"/>
                </w14:checkbox>
              </w:sdtPr>
              <w:sdtEndPr/>
              <w:sdtContent>
                <w:r w:rsidR="006A051C"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0"/>
                  <w14:checkedState w14:val="2612" w14:font="MS Gothic"/>
                  <w14:uncheckedState w14:val="2610" w14:font="MS Gothic"/>
                </w14:checkbox>
              </w:sdtPr>
              <w:sdtEndPr/>
              <w:sdtContent>
                <w:r w:rsidR="00DF7AD1">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Unknown</w:t>
            </w:r>
          </w:p>
          <w:p w14:paraId="49F72DC3" w14:textId="64ADC82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sidR="006A051C">
              <w:rPr>
                <w:rFonts w:ascii="Arial" w:hAnsi="Arial" w:cs="Arial"/>
                <w:color w:val="000000" w:themeColor="text1"/>
                <w:sz w:val="21"/>
                <w:szCs w:val="21"/>
              </w:rPr>
              <w:t>:</w:t>
            </w:r>
          </w:p>
          <w:p w14:paraId="0D3217D3" w14:textId="66CF89D2" w:rsidR="000E112A" w:rsidRPr="00572729" w:rsidRDefault="000E112A" w:rsidP="000E112A">
            <w:pPr>
              <w:spacing w:after="160" w:line="278" w:lineRule="auto"/>
              <w:rPr>
                <w:i/>
                <w:iCs/>
                <w:color w:val="FF0000"/>
              </w:rPr>
            </w:pPr>
            <w:r w:rsidRPr="00572729">
              <w:rPr>
                <w:i/>
                <w:iCs/>
                <w:color w:val="FF0000"/>
              </w:rPr>
              <w:t>There will need to be updates to the online shops &amp; web pages that outline available eSIM capability to customers.</w:t>
            </w:r>
          </w:p>
          <w:p w14:paraId="55C8C4E1" w14:textId="77777777" w:rsidR="000E112A" w:rsidRPr="00572729" w:rsidRDefault="000E112A" w:rsidP="000E112A">
            <w:pPr>
              <w:spacing w:after="160" w:line="278" w:lineRule="auto"/>
              <w:rPr>
                <w:i/>
                <w:iCs/>
                <w:color w:val="FF0000"/>
              </w:rPr>
            </w:pPr>
            <w:r w:rsidRPr="00572729">
              <w:rPr>
                <w:i/>
                <w:iCs/>
                <w:color w:val="FF0000"/>
              </w:rPr>
              <w:t xml:space="preserve">Will also need </w:t>
            </w:r>
            <w:r>
              <w:rPr>
                <w:i/>
                <w:iCs/>
                <w:color w:val="FF0000"/>
              </w:rPr>
              <w:t xml:space="preserve">updated </w:t>
            </w:r>
            <w:r w:rsidRPr="00572729">
              <w:rPr>
                <w:i/>
                <w:iCs/>
                <w:color w:val="FF0000"/>
              </w:rPr>
              <w:t xml:space="preserve">Sales Enablement. (However, do not envisage that this </w:t>
            </w:r>
            <w:r>
              <w:rPr>
                <w:i/>
                <w:iCs/>
                <w:color w:val="FF0000"/>
              </w:rPr>
              <w:t xml:space="preserve">enablement </w:t>
            </w:r>
            <w:r w:rsidRPr="00572729">
              <w:rPr>
                <w:i/>
                <w:iCs/>
                <w:color w:val="FF0000"/>
              </w:rPr>
              <w:t>will require VMO2 CIO support)</w:t>
            </w:r>
          </w:p>
          <w:p w14:paraId="78EA2E0A" w14:textId="1235D3AB" w:rsidR="00766ED1" w:rsidRPr="00EA5A00" w:rsidRDefault="00766ED1" w:rsidP="00C5145D">
            <w:pPr>
              <w:spacing w:after="160" w:line="278" w:lineRule="auto"/>
              <w:rPr>
                <w:color w:val="000000" w:themeColor="text1"/>
              </w:rPr>
            </w:pPr>
          </w:p>
        </w:tc>
      </w:tr>
      <w:tr w:rsidR="00EC2FE4" w:rsidRPr="0074423B" w14:paraId="053DA54D" w14:textId="77777777" w:rsidTr="0E6B4FFD">
        <w:tc>
          <w:tcPr>
            <w:tcW w:w="4258" w:type="dxa"/>
            <w:shd w:val="clear" w:color="auto" w:fill="D1D1D1" w:themeFill="background2" w:themeFillShade="E6"/>
          </w:tcPr>
          <w:p w14:paraId="3A281B0C" w14:textId="1458CA7A" w:rsidR="00EC2FE4" w:rsidRPr="00340903" w:rsidRDefault="00EA5A00" w:rsidP="0E6B4FFD">
            <w:pPr>
              <w:spacing w:after="200" w:line="276" w:lineRule="auto"/>
              <w:rPr>
                <w:rFonts w:ascii="Arial" w:eastAsia="Arial Unicode MS" w:hAnsi="Arial" w:cs="Arial"/>
                <w:sz w:val="21"/>
                <w:szCs w:val="21"/>
              </w:rPr>
            </w:pPr>
            <w:r w:rsidRPr="007D7341">
              <w:rPr>
                <w:rFonts w:ascii="Arial" w:eastAsia="VM Circular Whisper TT Light" w:hAnsi="Arial" w:cs="Arial"/>
                <w:b/>
                <w:bCs/>
                <w:color w:val="000000" w:themeColor="text1"/>
                <w:kern w:val="24"/>
                <w:sz w:val="22"/>
                <w:szCs w:val="22"/>
              </w:rPr>
              <w:t>We Buy</w:t>
            </w:r>
            <w:r w:rsidRPr="0E6B4FFD">
              <w:rPr>
                <w:rFonts w:ascii="Arial" w:eastAsia="VM Circular Whisper TT Light" w:hAnsi="Arial" w:cs="Arial"/>
                <w:color w:val="000000" w:themeColor="text1"/>
                <w:kern w:val="24"/>
                <w:sz w:val="22"/>
                <w:szCs w:val="22"/>
              </w:rPr>
              <w:t xml:space="preserve"> – Customers </w:t>
            </w:r>
            <w:r w:rsidR="607848CF" w:rsidRPr="0E6B4FFD">
              <w:rPr>
                <w:rFonts w:ascii="Arial" w:eastAsia="VM Circular Whisper TT Light" w:hAnsi="Arial" w:cs="Arial"/>
                <w:color w:val="000000" w:themeColor="text1"/>
                <w:kern w:val="24"/>
                <w:sz w:val="22"/>
                <w:szCs w:val="22"/>
              </w:rPr>
              <w:t xml:space="preserve">/ Sales people </w:t>
            </w:r>
            <w:r w:rsidRPr="0E6B4FFD">
              <w:rPr>
                <w:rFonts w:ascii="Arial" w:eastAsia="VM Circular Whisper TT Light" w:hAnsi="Arial" w:cs="Arial"/>
                <w:color w:val="000000" w:themeColor="text1"/>
                <w:kern w:val="24"/>
                <w:sz w:val="22"/>
                <w:szCs w:val="22"/>
              </w:rPr>
              <w:t>select and purchase a product or service</w:t>
            </w:r>
          </w:p>
        </w:tc>
        <w:tc>
          <w:tcPr>
            <w:tcW w:w="5931" w:type="dxa"/>
          </w:tcPr>
          <w:p w14:paraId="7FF12141" w14:textId="4C1A5E60"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809696389"/>
                <w14:checkbox>
                  <w14:checked w14:val="1"/>
                  <w14:checkedState w14:val="2612" w14:font="MS Gothic"/>
                  <w14:uncheckedState w14:val="2610" w14:font="MS Gothic"/>
                </w14:checkbox>
              </w:sdtPr>
              <w:sdtEndPr/>
              <w:sdtContent>
                <w:r w:rsidR="00B315AE">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FD4C439" w14:textId="2D0371DA" w:rsidR="006A051C" w:rsidRPr="006A051C" w:rsidRDefault="00EA5A00" w:rsidP="0038376E">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FC31DDB" w14:textId="67763F2C" w:rsidR="00700F9E" w:rsidRDefault="00700F9E" w:rsidP="00954656">
            <w:pPr>
              <w:spacing w:after="160" w:line="278" w:lineRule="auto"/>
              <w:rPr>
                <w:i/>
                <w:iCs/>
                <w:color w:val="FF0000"/>
              </w:rPr>
            </w:pPr>
            <w:r>
              <w:rPr>
                <w:i/>
                <w:iCs/>
                <w:color w:val="FF0000"/>
              </w:rPr>
              <w:t xml:space="preserve">For Sales assisted journeys, Sales should be able to record in </w:t>
            </w:r>
            <w:r w:rsidR="007057D1">
              <w:rPr>
                <w:i/>
                <w:iCs/>
                <w:color w:val="FF0000"/>
              </w:rPr>
              <w:t>relevant</w:t>
            </w:r>
            <w:r w:rsidR="001514AE">
              <w:rPr>
                <w:i/>
                <w:iCs/>
                <w:color w:val="FF0000"/>
              </w:rPr>
              <w:t xml:space="preserve"> CRM that customer requires eSIM</w:t>
            </w:r>
            <w:r w:rsidR="0068282F">
              <w:rPr>
                <w:i/>
                <w:iCs/>
                <w:color w:val="FF0000"/>
              </w:rPr>
              <w:t xml:space="preserve"> delivery with the order</w:t>
            </w:r>
            <w:r w:rsidR="00F739C7">
              <w:rPr>
                <w:i/>
                <w:iCs/>
                <w:color w:val="FF0000"/>
              </w:rPr>
              <w:t xml:space="preserve"> (SIMO scenarios)</w:t>
            </w:r>
          </w:p>
          <w:p w14:paraId="287A6C96" w14:textId="0376AFAC" w:rsidR="001777F3" w:rsidRDefault="001777F3" w:rsidP="00954656">
            <w:pPr>
              <w:spacing w:after="160" w:line="278" w:lineRule="auto"/>
              <w:rPr>
                <w:i/>
                <w:iCs/>
                <w:color w:val="FF0000"/>
              </w:rPr>
            </w:pPr>
            <w:r>
              <w:rPr>
                <w:i/>
                <w:iCs/>
                <w:color w:val="FF0000"/>
              </w:rPr>
              <w:t>The</w:t>
            </w:r>
            <w:r w:rsidR="00655F10">
              <w:rPr>
                <w:i/>
                <w:iCs/>
                <w:color w:val="FF0000"/>
              </w:rPr>
              <w:t xml:space="preserve"> project should deliver the enabling capability</w:t>
            </w:r>
            <w:r w:rsidR="00723EE1">
              <w:rPr>
                <w:i/>
                <w:iCs/>
                <w:color w:val="FF0000"/>
              </w:rPr>
              <w:t xml:space="preserve"> that allows eSIM provisioning to devices ordered via the online customer shops</w:t>
            </w:r>
            <w:r w:rsidR="0010079D">
              <w:rPr>
                <w:i/>
                <w:iCs/>
                <w:color w:val="FF0000"/>
              </w:rPr>
              <w:t xml:space="preserve"> (via </w:t>
            </w:r>
            <w:r w:rsidR="00A022F1">
              <w:rPr>
                <w:i/>
                <w:iCs/>
                <w:color w:val="FF0000"/>
              </w:rPr>
              <w:t>Network Activation</w:t>
            </w:r>
            <w:r w:rsidR="0010079D">
              <w:rPr>
                <w:i/>
                <w:iCs/>
                <w:color w:val="FF0000"/>
              </w:rPr>
              <w:t>)</w:t>
            </w:r>
            <w:r w:rsidR="00BB530C">
              <w:rPr>
                <w:i/>
                <w:iCs/>
                <w:color w:val="FF0000"/>
              </w:rPr>
              <w:t>.</w:t>
            </w:r>
          </w:p>
          <w:p w14:paraId="0AF98FBF" w14:textId="292FFFE3" w:rsidR="00D13491" w:rsidRDefault="00A75F65" w:rsidP="00954656">
            <w:pPr>
              <w:spacing w:after="160" w:line="278" w:lineRule="auto"/>
              <w:rPr>
                <w:i/>
                <w:iCs/>
                <w:color w:val="FF0000"/>
              </w:rPr>
            </w:pPr>
            <w:r w:rsidRPr="00A75F65">
              <w:rPr>
                <w:i/>
                <w:iCs/>
                <w:color w:val="FF0000"/>
              </w:rPr>
              <w:t xml:space="preserve">Customers purchasing </w:t>
            </w:r>
            <w:r>
              <w:rPr>
                <w:i/>
                <w:iCs/>
                <w:color w:val="FF0000"/>
              </w:rPr>
              <w:t xml:space="preserve">new connections (SIMO) </w:t>
            </w:r>
            <w:r w:rsidRPr="00A75F65">
              <w:rPr>
                <w:i/>
                <w:iCs/>
                <w:color w:val="FF0000"/>
              </w:rPr>
              <w:t xml:space="preserve">via the SoHo Shop / </w:t>
            </w:r>
            <w:r w:rsidR="003B1B7A">
              <w:rPr>
                <w:i/>
                <w:iCs/>
                <w:color w:val="FF0000"/>
              </w:rPr>
              <w:t xml:space="preserve">existing </w:t>
            </w:r>
            <w:r w:rsidRPr="00A75F65">
              <w:rPr>
                <w:i/>
                <w:iCs/>
                <w:color w:val="FF0000"/>
              </w:rPr>
              <w:t>self-serve portals should be able to select the ‘click to install’ option to provision the eSIM to their existing device</w:t>
            </w:r>
          </w:p>
          <w:p w14:paraId="6271DACC" w14:textId="7B3E01F1" w:rsidR="001514AE" w:rsidRDefault="00BB530C" w:rsidP="00954656">
            <w:pPr>
              <w:spacing w:after="160" w:line="278" w:lineRule="auto"/>
              <w:rPr>
                <w:i/>
                <w:iCs/>
                <w:color w:val="FF0000"/>
              </w:rPr>
            </w:pPr>
            <w:r>
              <w:rPr>
                <w:i/>
                <w:iCs/>
                <w:color w:val="FF0000"/>
              </w:rPr>
              <w:t>But f</w:t>
            </w:r>
            <w:r w:rsidR="00E63797">
              <w:rPr>
                <w:i/>
                <w:iCs/>
                <w:color w:val="FF0000"/>
              </w:rPr>
              <w:t xml:space="preserve">or clarity, </w:t>
            </w:r>
            <w:r w:rsidR="00A270D0">
              <w:rPr>
                <w:i/>
                <w:iCs/>
                <w:color w:val="FF0000"/>
              </w:rPr>
              <w:t xml:space="preserve">delivery of </w:t>
            </w:r>
            <w:r w:rsidR="003B1B7A">
              <w:rPr>
                <w:i/>
                <w:iCs/>
                <w:color w:val="FF0000"/>
              </w:rPr>
              <w:t xml:space="preserve">new </w:t>
            </w:r>
            <w:r w:rsidR="00A270D0">
              <w:rPr>
                <w:i/>
                <w:iCs/>
                <w:color w:val="FF0000"/>
              </w:rPr>
              <w:t>online portals for customer self-serve journeys is out of scope of this vision doc.</w:t>
            </w:r>
          </w:p>
          <w:p w14:paraId="2A49AB50" w14:textId="032A06AD" w:rsidR="0038376E" w:rsidRDefault="006A051C" w:rsidP="0038376E">
            <w:pPr>
              <w:jc w:val="both"/>
              <w:rPr>
                <w:rFonts w:ascii="Arial" w:hAnsi="Arial" w:cs="Arial"/>
                <w:sz w:val="21"/>
                <w:szCs w:val="21"/>
              </w:rPr>
            </w:pPr>
            <w:r>
              <w:rPr>
                <w:rFonts w:ascii="Arial" w:hAnsi="Arial" w:cs="Arial"/>
                <w:sz w:val="21"/>
                <w:szCs w:val="21"/>
              </w:rPr>
              <w:lastRenderedPageBreak/>
              <w:t>If Yes – confirm s</w:t>
            </w:r>
            <w:r w:rsidR="0038376E" w:rsidRPr="006A051C">
              <w:rPr>
                <w:rFonts w:ascii="Arial" w:hAnsi="Arial" w:cs="Arial"/>
                <w:sz w:val="21"/>
                <w:szCs w:val="21"/>
              </w:rPr>
              <w:t>olution impact if known</w:t>
            </w:r>
          </w:p>
          <w:p w14:paraId="221AC793" w14:textId="77777777" w:rsidR="00B315AE" w:rsidRPr="006A051C" w:rsidRDefault="00B315AE" w:rsidP="0038376E">
            <w:pPr>
              <w:jc w:val="both"/>
              <w:rPr>
                <w:rFonts w:ascii="Arial" w:hAnsi="Arial" w:cs="Arial"/>
                <w:sz w:val="21"/>
                <w:szCs w:val="21"/>
              </w:rPr>
            </w:pPr>
          </w:p>
          <w:p w14:paraId="4857E8B1" w14:textId="218DBC32" w:rsidR="006A051C" w:rsidRPr="006A051C" w:rsidRDefault="006A051C" w:rsidP="0038376E">
            <w:pPr>
              <w:jc w:val="both"/>
              <w:rPr>
                <w:rFonts w:ascii="Arial" w:hAnsi="Arial" w:cs="Arial"/>
                <w:b/>
                <w:bCs/>
                <w:sz w:val="21"/>
                <w:szCs w:val="21"/>
              </w:rPr>
            </w:pPr>
            <w:r w:rsidRPr="006A051C">
              <w:rPr>
                <w:rFonts w:ascii="Arial" w:hAnsi="Arial" w:cs="Arial"/>
                <w:b/>
                <w:bCs/>
                <w:sz w:val="21"/>
                <w:szCs w:val="21"/>
              </w:rPr>
              <w:t xml:space="preserve">Wholesale Mobile </w:t>
            </w:r>
          </w:p>
          <w:p w14:paraId="4D54C481" w14:textId="0F692B0F" w:rsidR="0038376E" w:rsidRPr="00247277" w:rsidRDefault="00CD02FC" w:rsidP="0038376E">
            <w:pPr>
              <w:jc w:val="both"/>
              <w:rPr>
                <w:rFonts w:ascii="Arial" w:hAnsi="Arial" w:cs="Arial"/>
                <w:sz w:val="21"/>
                <w:szCs w:val="21"/>
              </w:rPr>
            </w:pPr>
            <w:sdt>
              <w:sdtPr>
                <w:rPr>
                  <w:rFonts w:ascii="Arial" w:hAnsi="Arial" w:cs="Arial"/>
                  <w:sz w:val="21"/>
                  <w:szCs w:val="21"/>
                </w:rPr>
                <w:id w:val="2024363135"/>
                <w14:checkbox>
                  <w14:checked w14:val="0"/>
                  <w14:checkedState w14:val="2612" w14:font="MS Gothic"/>
                  <w14:uncheckedState w14:val="2610" w14:font="MS Gothic"/>
                </w14:checkbox>
              </w:sdtPr>
              <w:sdtEndPr/>
              <w:sdtContent>
                <w:r w:rsidR="00E6042B">
                  <w:rPr>
                    <w:rFonts w:ascii="MS Gothic" w:eastAsia="MS Gothic" w:hAnsi="MS Gothic" w:cs="Arial" w:hint="eastAsia"/>
                    <w:sz w:val="21"/>
                    <w:szCs w:val="21"/>
                  </w:rPr>
                  <w:t>☐</w:t>
                </w:r>
              </w:sdtContent>
            </w:sdt>
            <w:r w:rsidR="0038376E" w:rsidRPr="00247277">
              <w:rPr>
                <w:rFonts w:ascii="Arial" w:hAnsi="Arial" w:cs="Arial"/>
                <w:sz w:val="21"/>
                <w:szCs w:val="21"/>
              </w:rPr>
              <w:t xml:space="preserve"> Blue Salesforce</w:t>
            </w:r>
          </w:p>
          <w:p w14:paraId="48037715" w14:textId="7093BB2A" w:rsidR="0038376E" w:rsidRPr="00247277" w:rsidRDefault="00CD02FC" w:rsidP="0038376E">
            <w:pPr>
              <w:jc w:val="both"/>
              <w:rPr>
                <w:rFonts w:ascii="Arial" w:hAnsi="Arial" w:cs="Arial"/>
                <w:sz w:val="21"/>
                <w:szCs w:val="21"/>
              </w:rPr>
            </w:pPr>
            <w:sdt>
              <w:sdtPr>
                <w:rPr>
                  <w:rFonts w:ascii="Arial" w:hAnsi="Arial" w:cs="Arial"/>
                  <w:sz w:val="21"/>
                  <w:szCs w:val="21"/>
                </w:rPr>
                <w:id w:val="-456949900"/>
                <w14:checkbox>
                  <w14:checked w14:val="1"/>
                  <w14:checkedState w14:val="2612" w14:font="MS Gothic"/>
                  <w14:uncheckedState w14:val="2610" w14:font="MS Gothic"/>
                </w14:checkbox>
              </w:sdtPr>
              <w:sdtEndPr/>
              <w:sdtContent>
                <w:r w:rsidR="00B315AE">
                  <w:rPr>
                    <w:rFonts w:ascii="MS Gothic" w:eastAsia="MS Gothic" w:hAnsi="MS Gothic" w:cs="Arial" w:hint="eastAsia"/>
                    <w:sz w:val="21"/>
                    <w:szCs w:val="21"/>
                  </w:rPr>
                  <w:t>☒</w:t>
                </w:r>
              </w:sdtContent>
            </w:sdt>
            <w:r w:rsidR="0038376E" w:rsidRPr="00247277">
              <w:rPr>
                <w:rFonts w:ascii="Arial" w:hAnsi="Arial" w:cs="Arial"/>
                <w:sz w:val="21"/>
                <w:szCs w:val="21"/>
              </w:rPr>
              <w:t xml:space="preserve"> Purple Salesforce / CPQ </w:t>
            </w:r>
          </w:p>
          <w:p w14:paraId="47FC41E3" w14:textId="72F5BF70" w:rsidR="0038376E" w:rsidRPr="00247277" w:rsidRDefault="00CD02FC" w:rsidP="0038376E">
            <w:pPr>
              <w:jc w:val="both"/>
              <w:rPr>
                <w:rFonts w:ascii="Arial" w:hAnsi="Arial" w:cs="Arial"/>
                <w:sz w:val="21"/>
                <w:szCs w:val="21"/>
              </w:rPr>
            </w:pPr>
            <w:sdt>
              <w:sdtPr>
                <w:rPr>
                  <w:rFonts w:ascii="Arial" w:hAnsi="Arial" w:cs="Arial"/>
                  <w:sz w:val="21"/>
                  <w:szCs w:val="21"/>
                </w:rPr>
                <w:id w:val="-570120652"/>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38376E" w:rsidRPr="00247277">
              <w:rPr>
                <w:rFonts w:ascii="Arial" w:hAnsi="Arial" w:cs="Arial"/>
                <w:sz w:val="21"/>
                <w:szCs w:val="21"/>
              </w:rPr>
              <w:t xml:space="preserve"> Microsoft Dynamics 365</w:t>
            </w:r>
          </w:p>
          <w:p w14:paraId="33787277" w14:textId="391A3930" w:rsidR="0038376E" w:rsidRDefault="00CD02FC" w:rsidP="0038376E">
            <w:pPr>
              <w:jc w:val="both"/>
              <w:rPr>
                <w:rFonts w:ascii="Arial" w:hAnsi="Arial" w:cs="Arial"/>
                <w:sz w:val="21"/>
                <w:szCs w:val="21"/>
              </w:rPr>
            </w:pPr>
            <w:sdt>
              <w:sdtPr>
                <w:rPr>
                  <w:rFonts w:ascii="Arial" w:hAnsi="Arial" w:cs="Arial"/>
                  <w:sz w:val="21"/>
                  <w:szCs w:val="21"/>
                </w:rPr>
                <w:id w:val="2114699605"/>
                <w14:checkbox>
                  <w14:checked w14:val="1"/>
                  <w14:checkedState w14:val="2612" w14:font="MS Gothic"/>
                  <w14:uncheckedState w14:val="2610" w14:font="MS Gothic"/>
                </w14:checkbox>
              </w:sdtPr>
              <w:sdtEndPr/>
              <w:sdtContent>
                <w:r w:rsidR="00B315AE">
                  <w:rPr>
                    <w:rFonts w:ascii="MS Gothic" w:eastAsia="MS Gothic" w:hAnsi="MS Gothic" w:cs="Arial" w:hint="eastAsia"/>
                    <w:sz w:val="21"/>
                    <w:szCs w:val="21"/>
                  </w:rPr>
                  <w:t>☒</w:t>
                </w:r>
              </w:sdtContent>
            </w:sdt>
            <w:r w:rsidR="0038376E" w:rsidRPr="00247277">
              <w:rPr>
                <w:rFonts w:ascii="Arial" w:hAnsi="Arial" w:cs="Arial"/>
                <w:sz w:val="21"/>
                <w:szCs w:val="21"/>
              </w:rPr>
              <w:t xml:space="preserve"> Other (</w:t>
            </w:r>
            <w:r w:rsidR="0038376E" w:rsidRPr="00247277">
              <w:rPr>
                <w:rFonts w:ascii="Arial" w:hAnsi="Arial" w:cs="Arial"/>
                <w:i/>
                <w:sz w:val="21"/>
                <w:szCs w:val="21"/>
              </w:rPr>
              <w:t>Specify</w:t>
            </w:r>
            <w:r w:rsidR="0038376E" w:rsidRPr="00247277">
              <w:rPr>
                <w:rFonts w:ascii="Arial" w:hAnsi="Arial" w:cs="Arial"/>
                <w:sz w:val="21"/>
                <w:szCs w:val="21"/>
              </w:rPr>
              <w:t>)</w:t>
            </w:r>
          </w:p>
          <w:p w14:paraId="46ED3BE8" w14:textId="58B85BD0" w:rsidR="00020D8B" w:rsidRPr="0069607D" w:rsidRDefault="00020D8B" w:rsidP="009A09E8">
            <w:pPr>
              <w:pStyle w:val="ListParagraph"/>
              <w:numPr>
                <w:ilvl w:val="0"/>
                <w:numId w:val="4"/>
              </w:numPr>
              <w:jc w:val="both"/>
              <w:rPr>
                <w:rFonts w:ascii="Arial" w:hAnsi="Arial" w:cs="Arial"/>
                <w:sz w:val="21"/>
                <w:szCs w:val="21"/>
              </w:rPr>
            </w:pPr>
            <w:r w:rsidRPr="00C47616">
              <w:rPr>
                <w:rFonts w:ascii="Arial" w:hAnsi="Arial" w:cs="Arial"/>
                <w:i/>
                <w:sz w:val="21"/>
                <w:szCs w:val="21"/>
              </w:rPr>
              <w:t>Daisy Central</w:t>
            </w:r>
          </w:p>
          <w:p w14:paraId="31755D20" w14:textId="77777777" w:rsidR="00020D8B" w:rsidRDefault="00020D8B" w:rsidP="0038376E">
            <w:pPr>
              <w:jc w:val="both"/>
              <w:rPr>
                <w:rFonts w:ascii="Arial" w:hAnsi="Arial" w:cs="Arial"/>
                <w:sz w:val="21"/>
                <w:szCs w:val="21"/>
              </w:rPr>
            </w:pPr>
          </w:p>
          <w:p w14:paraId="4D2DB4E6" w14:textId="0E1F57E5" w:rsid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w:t>
            </w:r>
            <w:r>
              <w:rPr>
                <w:rFonts w:ascii="Arial" w:hAnsi="Arial" w:cs="Arial"/>
                <w:b/>
                <w:bCs/>
                <w:sz w:val="21"/>
                <w:szCs w:val="21"/>
              </w:rPr>
              <w:t xml:space="preserve">Fixed </w:t>
            </w:r>
            <w:r w:rsidRPr="006A051C">
              <w:rPr>
                <w:rFonts w:ascii="Arial" w:hAnsi="Arial" w:cs="Arial"/>
                <w:b/>
                <w:bCs/>
                <w:sz w:val="21"/>
                <w:szCs w:val="21"/>
              </w:rPr>
              <w:t xml:space="preserve"> </w:t>
            </w:r>
          </w:p>
          <w:p w14:paraId="51228566" w14:textId="4A64C2AA" w:rsidR="006A051C" w:rsidRPr="00F025B9" w:rsidRDefault="00CD02FC" w:rsidP="0E6B4FFD">
            <w:pPr>
              <w:jc w:val="both"/>
              <w:rPr>
                <w:rFonts w:ascii="MS Gothic" w:eastAsia="MS Gothic" w:hAnsi="MS Gothic" w:cs="MS Gothic"/>
                <w:sz w:val="21"/>
                <w:szCs w:val="21"/>
              </w:rPr>
            </w:pPr>
            <w:sdt>
              <w:sdtPr>
                <w:rPr>
                  <w:rFonts w:ascii="Arial" w:hAnsi="Arial" w:cs="Arial"/>
                  <w:sz w:val="21"/>
                  <w:szCs w:val="21"/>
                </w:rPr>
                <w:id w:val="998467925"/>
                <w14:checkbox>
                  <w14:checked w14:val="0"/>
                  <w14:checkedState w14:val="2612" w14:font="MS Gothic"/>
                  <w14:uncheckedState w14:val="2610" w14:font="MS Gothic"/>
                </w14:checkbox>
              </w:sdtPr>
              <w:sdtEndPr/>
              <w:sdtContent>
                <w:r w:rsidR="505C0FD6" w:rsidRPr="0E6B4FFD">
                  <w:rPr>
                    <w:rFonts w:ascii="MS Gothic" w:eastAsia="MS Gothic" w:hAnsi="MS Gothic" w:cs="Arial"/>
                    <w:sz w:val="21"/>
                    <w:szCs w:val="21"/>
                  </w:rPr>
                  <w:t>☐</w:t>
                </w:r>
              </w:sdtContent>
            </w:sdt>
            <w:r w:rsidR="505C0FD6" w:rsidRPr="0E6B4FFD">
              <w:rPr>
                <w:rFonts w:ascii="Arial" w:hAnsi="Arial" w:cs="Arial"/>
                <w:sz w:val="21"/>
                <w:szCs w:val="21"/>
              </w:rPr>
              <w:t xml:space="preserve"> Red Salesforce</w:t>
            </w:r>
            <w:r w:rsidR="1830A93D" w:rsidRPr="0E6B4FFD">
              <w:rPr>
                <w:rFonts w:ascii="Arial" w:hAnsi="Arial" w:cs="Arial"/>
                <w:sz w:val="21"/>
                <w:szCs w:val="21"/>
              </w:rPr>
              <w:t xml:space="preserve"> </w:t>
            </w:r>
          </w:p>
          <w:p w14:paraId="7D0705D1" w14:textId="48F2288C" w:rsidR="006A051C" w:rsidRPr="00F025B9" w:rsidRDefault="00CD02FC" w:rsidP="0E6B4FFD">
            <w:pPr>
              <w:jc w:val="both"/>
              <w:rPr>
                <w:rFonts w:ascii="Arial" w:hAnsi="Arial" w:cs="Arial"/>
                <w:sz w:val="21"/>
                <w:szCs w:val="21"/>
              </w:rPr>
            </w:pPr>
            <w:sdt>
              <w:sdtPr>
                <w:rPr>
                  <w:rFonts w:ascii="Arial" w:hAnsi="Arial" w:cs="Arial"/>
                  <w:sz w:val="21"/>
                  <w:szCs w:val="21"/>
                </w:rPr>
                <w:id w:val="1551125704"/>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Engage</w:t>
            </w:r>
          </w:p>
          <w:p w14:paraId="12B0E222" w14:textId="01C0C84F" w:rsidR="006A051C" w:rsidRPr="00F025B9" w:rsidRDefault="00CD02FC" w:rsidP="0E6B4FFD">
            <w:pPr>
              <w:jc w:val="both"/>
              <w:rPr>
                <w:rFonts w:ascii="Arial" w:hAnsi="Arial" w:cs="Arial"/>
                <w:sz w:val="21"/>
                <w:szCs w:val="21"/>
              </w:rPr>
            </w:pPr>
            <w:sdt>
              <w:sdtPr>
                <w:rPr>
                  <w:rFonts w:ascii="Arial" w:hAnsi="Arial" w:cs="Arial"/>
                  <w:sz w:val="21"/>
                  <w:szCs w:val="21"/>
                </w:rPr>
                <w:id w:val="13541106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BPT</w:t>
            </w:r>
          </w:p>
          <w:p w14:paraId="7F965D5A" w14:textId="77777777" w:rsidR="006A051C" w:rsidRPr="00F025B9" w:rsidRDefault="00CD02FC" w:rsidP="0E6B4FFD">
            <w:pPr>
              <w:jc w:val="both"/>
              <w:rPr>
                <w:rFonts w:ascii="Arial" w:hAnsi="Arial" w:cs="Arial"/>
                <w:sz w:val="21"/>
                <w:szCs w:val="21"/>
              </w:rPr>
            </w:pPr>
            <w:sdt>
              <w:sdtPr>
                <w:rPr>
                  <w:rFonts w:ascii="Arial" w:hAnsi="Arial" w:cs="Arial"/>
                  <w:sz w:val="21"/>
                  <w:szCs w:val="21"/>
                </w:rPr>
                <w:id w:val="9682484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Other (</w:t>
            </w:r>
            <w:r w:rsidR="1830A93D" w:rsidRPr="0E6B4FFD">
              <w:rPr>
                <w:rFonts w:ascii="Arial" w:hAnsi="Arial" w:cs="Arial"/>
                <w:i/>
                <w:iCs/>
                <w:sz w:val="21"/>
                <w:szCs w:val="21"/>
              </w:rPr>
              <w:t>Specify</w:t>
            </w:r>
            <w:r w:rsidR="1830A93D" w:rsidRPr="0E6B4FFD">
              <w:rPr>
                <w:rFonts w:ascii="Arial" w:hAnsi="Arial" w:cs="Arial"/>
                <w:sz w:val="21"/>
                <w:szCs w:val="21"/>
              </w:rPr>
              <w:t>)</w:t>
            </w:r>
          </w:p>
          <w:p w14:paraId="12FB464C" w14:textId="5B836C67" w:rsidR="006A051C" w:rsidRPr="00F025B9" w:rsidRDefault="006A051C" w:rsidP="0E6B4FFD">
            <w:pPr>
              <w:jc w:val="both"/>
              <w:rPr>
                <w:rFonts w:ascii="Arial" w:hAnsi="Arial" w:cs="Arial"/>
                <w:sz w:val="21"/>
                <w:szCs w:val="21"/>
              </w:rPr>
            </w:pPr>
          </w:p>
          <w:p w14:paraId="2FA26D08" w14:textId="6B4F1C6E" w:rsidR="00EA5A00" w:rsidRPr="00EA5A00" w:rsidRDefault="000D6064" w:rsidP="000D6064">
            <w:pPr>
              <w:jc w:val="both"/>
              <w:rPr>
                <w:color w:val="000000" w:themeColor="text1"/>
              </w:rPr>
            </w:pPr>
            <w:r>
              <w:rPr>
                <w:rFonts w:ascii="Arial" w:hAnsi="Arial" w:cs="Arial"/>
                <w:sz w:val="21"/>
                <w:szCs w:val="21"/>
              </w:rPr>
              <w:t xml:space="preserve"> </w:t>
            </w:r>
          </w:p>
        </w:tc>
      </w:tr>
      <w:tr w:rsidR="00EC2FE4" w:rsidRPr="0074423B" w14:paraId="1681CF1E" w14:textId="77777777" w:rsidTr="0E6B4FFD">
        <w:tc>
          <w:tcPr>
            <w:tcW w:w="4258" w:type="dxa"/>
            <w:shd w:val="clear" w:color="auto" w:fill="D1D1D1" w:themeFill="background2" w:themeFillShade="E6"/>
          </w:tcPr>
          <w:p w14:paraId="28FB22D6" w14:textId="64446E08"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lastRenderedPageBreak/>
              <w:t>We Join / Onboard</w:t>
            </w:r>
            <w:r w:rsidRPr="007D7341">
              <w:rPr>
                <w:rFonts w:ascii="Arial" w:eastAsia="VM Circular Whisper TT Light" w:hAnsi="Arial" w:cs="Arial"/>
                <w:bCs/>
                <w:color w:val="000000" w:themeColor="text1"/>
                <w:kern w:val="24"/>
                <w:sz w:val="22"/>
                <w:szCs w:val="22"/>
              </w:rPr>
              <w:t xml:space="preserve"> – Product/service is delivered, set up, and activated</w:t>
            </w:r>
          </w:p>
        </w:tc>
        <w:tc>
          <w:tcPr>
            <w:tcW w:w="5931" w:type="dxa"/>
          </w:tcPr>
          <w:p w14:paraId="2CB61AAB" w14:textId="34E28F75"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842461250"/>
                <w14:checkbox>
                  <w14:checked w14:val="1"/>
                  <w14:checkedState w14:val="2612" w14:font="MS Gothic"/>
                  <w14:uncheckedState w14:val="2610" w14:font="MS Gothic"/>
                </w14:checkbox>
              </w:sdtPr>
              <w:sdtEndPr/>
              <w:sdtContent>
                <w:r w:rsidR="00A33C9B">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6B3D57E0"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6B4496D4" w14:textId="7E1D66A7" w:rsidR="006A051C" w:rsidRDefault="00F2033D" w:rsidP="006A051C">
            <w:pPr>
              <w:jc w:val="both"/>
              <w:rPr>
                <w:i/>
                <w:iCs/>
                <w:color w:val="FF0000"/>
              </w:rPr>
            </w:pPr>
            <w:r w:rsidRPr="007B5A09">
              <w:rPr>
                <w:i/>
                <w:iCs/>
                <w:color w:val="FF0000"/>
              </w:rPr>
              <w:t>New Customers (i.e. porting in) should be given option to receive new eSIM via digital journey</w:t>
            </w:r>
          </w:p>
          <w:p w14:paraId="6DD5E67B" w14:textId="25337C2C" w:rsidR="00F2033D" w:rsidRPr="00BB05AB" w:rsidRDefault="00F2033D" w:rsidP="00BB05AB">
            <w:pPr>
              <w:pStyle w:val="ListParagraph"/>
              <w:numPr>
                <w:ilvl w:val="0"/>
                <w:numId w:val="16"/>
              </w:numPr>
              <w:jc w:val="both"/>
              <w:rPr>
                <w:i/>
                <w:color w:val="FF0000"/>
              </w:rPr>
            </w:pPr>
            <w:r w:rsidRPr="00BB05AB">
              <w:rPr>
                <w:i/>
                <w:color w:val="FF0000"/>
              </w:rPr>
              <w:t>Click to install (SIMO)</w:t>
            </w:r>
          </w:p>
          <w:p w14:paraId="0E9C291B" w14:textId="4C3B129B" w:rsidR="00F2033D" w:rsidRPr="00BB05AB" w:rsidRDefault="00240E44" w:rsidP="00BB05AB">
            <w:pPr>
              <w:pStyle w:val="ListParagraph"/>
              <w:numPr>
                <w:ilvl w:val="0"/>
                <w:numId w:val="16"/>
              </w:numPr>
              <w:jc w:val="both"/>
              <w:rPr>
                <w:i/>
                <w:color w:val="FF0000"/>
              </w:rPr>
            </w:pPr>
            <w:r w:rsidRPr="00BB05AB">
              <w:rPr>
                <w:i/>
                <w:color w:val="FF0000"/>
              </w:rPr>
              <w:t>Network Activation</w:t>
            </w:r>
          </w:p>
          <w:p w14:paraId="37CAFE3A" w14:textId="7F9D680B" w:rsidR="00240E44" w:rsidRPr="00BB05AB" w:rsidRDefault="00240E44" w:rsidP="00BB05AB">
            <w:pPr>
              <w:pStyle w:val="ListParagraph"/>
              <w:numPr>
                <w:ilvl w:val="0"/>
                <w:numId w:val="16"/>
              </w:numPr>
              <w:jc w:val="both"/>
              <w:rPr>
                <w:i/>
                <w:color w:val="FF0000"/>
              </w:rPr>
            </w:pPr>
            <w:r w:rsidRPr="00BB05AB">
              <w:rPr>
                <w:i/>
                <w:color w:val="FF0000"/>
              </w:rPr>
              <w:t>MDM Activation</w:t>
            </w:r>
          </w:p>
          <w:p w14:paraId="4FD373B8" w14:textId="77777777" w:rsidR="00917BD6" w:rsidRDefault="00917BD6" w:rsidP="006A051C">
            <w:pPr>
              <w:jc w:val="both"/>
              <w:rPr>
                <w:rFonts w:ascii="Arial" w:hAnsi="Arial" w:cs="Arial"/>
                <w:sz w:val="21"/>
                <w:szCs w:val="21"/>
              </w:rPr>
            </w:pPr>
          </w:p>
          <w:p w14:paraId="212FD10E" w14:textId="77777777" w:rsidR="00395E47" w:rsidRPr="007B5A09" w:rsidRDefault="00395E47" w:rsidP="00395E47">
            <w:pPr>
              <w:spacing w:after="160" w:line="278" w:lineRule="auto"/>
              <w:rPr>
                <w:i/>
                <w:iCs/>
                <w:color w:val="FF0000"/>
              </w:rPr>
            </w:pPr>
            <w:r w:rsidRPr="007B5A09">
              <w:rPr>
                <w:i/>
                <w:iCs/>
                <w:color w:val="FF0000"/>
              </w:rPr>
              <w:t>Existing Customer taking new connections with new hardware should be given option to receive new eSIM via digital journey</w:t>
            </w:r>
          </w:p>
          <w:p w14:paraId="4273BA9C" w14:textId="77777777" w:rsidR="00395E47" w:rsidRPr="007B5A09" w:rsidRDefault="00395E47" w:rsidP="00395E47">
            <w:pPr>
              <w:spacing w:after="160" w:line="278" w:lineRule="auto"/>
              <w:rPr>
                <w:i/>
                <w:iCs/>
                <w:color w:val="FF0000"/>
              </w:rPr>
            </w:pPr>
            <w:r w:rsidRPr="007B5A09">
              <w:rPr>
                <w:i/>
                <w:iCs/>
                <w:color w:val="FF0000"/>
              </w:rPr>
              <w:t>Existing Customer taking a new or replacement device should be able to use the digital delivery option for eSIM</w:t>
            </w:r>
          </w:p>
          <w:p w14:paraId="6CCAD92C" w14:textId="77777777" w:rsidR="00395E47" w:rsidRPr="007B5A09" w:rsidRDefault="00395E47" w:rsidP="00395E47">
            <w:pPr>
              <w:spacing w:after="160" w:line="278" w:lineRule="auto"/>
              <w:rPr>
                <w:i/>
                <w:iCs/>
                <w:color w:val="FF0000"/>
              </w:rPr>
            </w:pPr>
            <w:r w:rsidRPr="007B5A09">
              <w:rPr>
                <w:i/>
                <w:iCs/>
                <w:color w:val="FF0000"/>
              </w:rPr>
              <w:t>Expect support on both Ericsson &amp; Nokia networks</w:t>
            </w:r>
          </w:p>
          <w:p w14:paraId="3CFA5968" w14:textId="40846744" w:rsidR="00395E47" w:rsidRPr="007B5A09" w:rsidRDefault="00395E47" w:rsidP="00395E47">
            <w:pPr>
              <w:spacing w:after="160" w:line="278" w:lineRule="auto"/>
              <w:jc w:val="both"/>
              <w:rPr>
                <w:rFonts w:ascii="Arial" w:hAnsi="Arial" w:cs="Arial"/>
                <w:i/>
                <w:iCs/>
                <w:color w:val="FF0000"/>
                <w:sz w:val="21"/>
                <w:szCs w:val="21"/>
              </w:rPr>
            </w:pPr>
            <w:r>
              <w:rPr>
                <w:i/>
                <w:iCs/>
                <w:color w:val="FF0000"/>
              </w:rPr>
              <w:t>N</w:t>
            </w:r>
            <w:r w:rsidRPr="007B5A09">
              <w:rPr>
                <w:i/>
                <w:iCs/>
                <w:color w:val="FF0000"/>
              </w:rPr>
              <w:t xml:space="preserve">etwork provisioning to be </w:t>
            </w:r>
            <w:r>
              <w:rPr>
                <w:i/>
                <w:iCs/>
                <w:color w:val="FF0000"/>
              </w:rPr>
              <w:t xml:space="preserve">managed by O2 </w:t>
            </w:r>
            <w:r w:rsidR="00E30A9D">
              <w:rPr>
                <w:i/>
                <w:iCs/>
                <w:color w:val="FF0000"/>
              </w:rPr>
              <w:t>Business</w:t>
            </w:r>
            <w:r>
              <w:rPr>
                <w:i/>
                <w:iCs/>
                <w:color w:val="FF0000"/>
              </w:rPr>
              <w:t xml:space="preserve"> </w:t>
            </w:r>
            <w:r w:rsidRPr="007B5A09">
              <w:rPr>
                <w:i/>
                <w:iCs/>
                <w:color w:val="FF0000"/>
              </w:rPr>
              <w:t xml:space="preserve">via </w:t>
            </w:r>
            <w:r w:rsidR="00E30A9D">
              <w:rPr>
                <w:i/>
                <w:iCs/>
                <w:color w:val="FF0000"/>
              </w:rPr>
              <w:t xml:space="preserve">existing </w:t>
            </w:r>
            <w:r w:rsidRPr="007B5A09">
              <w:rPr>
                <w:i/>
                <w:iCs/>
                <w:color w:val="FF0000"/>
              </w:rPr>
              <w:t>Wholesale ABS APIs</w:t>
            </w:r>
          </w:p>
          <w:p w14:paraId="11097862" w14:textId="77777777" w:rsidR="00917BD6" w:rsidRDefault="00917BD6" w:rsidP="006A051C">
            <w:pPr>
              <w:jc w:val="both"/>
              <w:rPr>
                <w:rFonts w:ascii="Arial" w:hAnsi="Arial" w:cs="Arial"/>
                <w:sz w:val="21"/>
                <w:szCs w:val="21"/>
              </w:rPr>
            </w:pPr>
          </w:p>
          <w:p w14:paraId="6BD9C4EF" w14:textId="4AE917D8" w:rsidR="006A051C" w:rsidRDefault="006A051C" w:rsidP="006A051C">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14:paraId="1A9ED501" w14:textId="77777777" w:rsidR="006A051C" w:rsidRPr="006A051C" w:rsidRDefault="006A051C" w:rsidP="006A051C">
            <w:pPr>
              <w:jc w:val="both"/>
              <w:rPr>
                <w:rFonts w:ascii="Arial" w:hAnsi="Arial" w:cs="Arial"/>
                <w:sz w:val="21"/>
                <w:szCs w:val="21"/>
              </w:rPr>
            </w:pPr>
          </w:p>
          <w:p w14:paraId="42D2FAA4"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2A92624A" w14:textId="65A9CCCC" w:rsidR="006A051C" w:rsidRPr="00247277" w:rsidRDefault="00CD02FC" w:rsidP="006A051C">
            <w:pPr>
              <w:jc w:val="both"/>
              <w:rPr>
                <w:rFonts w:ascii="Arial" w:hAnsi="Arial" w:cs="Arial"/>
                <w:sz w:val="21"/>
                <w:szCs w:val="21"/>
              </w:rPr>
            </w:pPr>
            <w:sdt>
              <w:sdtPr>
                <w:rPr>
                  <w:rFonts w:ascii="Arial" w:hAnsi="Arial" w:cs="Arial"/>
                  <w:sz w:val="21"/>
                  <w:szCs w:val="21"/>
                </w:rPr>
                <w:id w:val="-1466879150"/>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4CD185C7" w14:textId="72B03DBF" w:rsidR="006A051C" w:rsidRPr="00247277" w:rsidRDefault="00CD02FC" w:rsidP="006A051C">
            <w:pPr>
              <w:jc w:val="both"/>
              <w:rPr>
                <w:rFonts w:ascii="Arial" w:hAnsi="Arial" w:cs="Arial"/>
                <w:sz w:val="21"/>
                <w:szCs w:val="21"/>
              </w:rPr>
            </w:pPr>
            <w:sdt>
              <w:sdtPr>
                <w:rPr>
                  <w:rFonts w:ascii="Arial" w:hAnsi="Arial" w:cs="Arial"/>
                  <w:sz w:val="21"/>
                  <w:szCs w:val="21"/>
                </w:rPr>
                <w:id w:val="560593509"/>
                <w14:checkbox>
                  <w14:checked w14:val="0"/>
                  <w14:checkedState w14:val="2612" w14:font="MS Gothic"/>
                  <w14:uncheckedState w14:val="2610" w14:font="MS Gothic"/>
                </w14:checkbox>
              </w:sdtPr>
              <w:sdtEndPr/>
              <w:sdtContent>
                <w:r w:rsidR="001B758E">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1D05F56B" w14:textId="334C5448" w:rsidR="006A051C" w:rsidRPr="00247277" w:rsidRDefault="00CD02FC" w:rsidP="006A051C">
            <w:pPr>
              <w:jc w:val="both"/>
              <w:rPr>
                <w:rFonts w:ascii="Arial" w:hAnsi="Arial" w:cs="Arial"/>
                <w:sz w:val="21"/>
                <w:szCs w:val="21"/>
              </w:rPr>
            </w:pPr>
            <w:sdt>
              <w:sdtPr>
                <w:rPr>
                  <w:rFonts w:ascii="Arial" w:hAnsi="Arial" w:cs="Arial"/>
                  <w:sz w:val="21"/>
                  <w:szCs w:val="21"/>
                </w:rPr>
                <w:id w:val="1967621731"/>
                <w14:checkbox>
                  <w14:checked w14:val="0"/>
                  <w14:checkedState w14:val="2612" w14:font="MS Gothic"/>
                  <w14:uncheckedState w14:val="2610" w14:font="MS Gothic"/>
                </w14:checkbox>
              </w:sdtPr>
              <w:sdtEndPr/>
              <w:sdtContent>
                <w:r w:rsidR="00917BD6">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5CC5D4E8" w14:textId="10EFCC77" w:rsidR="006A051C" w:rsidRDefault="00CD02FC" w:rsidP="006A051C">
            <w:pPr>
              <w:jc w:val="both"/>
              <w:rPr>
                <w:rFonts w:ascii="Arial" w:hAnsi="Arial" w:cs="Arial"/>
                <w:sz w:val="21"/>
                <w:szCs w:val="21"/>
              </w:rPr>
            </w:pPr>
            <w:sdt>
              <w:sdtPr>
                <w:rPr>
                  <w:rFonts w:ascii="Arial" w:hAnsi="Arial" w:cs="Arial"/>
                  <w:sz w:val="21"/>
                  <w:szCs w:val="21"/>
                </w:rPr>
                <w:id w:val="-213960785"/>
                <w14:checkbox>
                  <w14:checked w14:val="1"/>
                  <w14:checkedState w14:val="2612" w14:font="MS Gothic"/>
                  <w14:uncheckedState w14:val="2610" w14:font="MS Gothic"/>
                </w14:checkbox>
              </w:sdtPr>
              <w:sdtEndPr/>
              <w:sdtContent>
                <w:r w:rsidR="00A33C9B">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481AEC69" w14:textId="3A72DFE0" w:rsidR="00B004E9" w:rsidRPr="00C47616" w:rsidRDefault="00B004E9" w:rsidP="009A09E8">
            <w:pPr>
              <w:pStyle w:val="ListParagraph"/>
              <w:numPr>
                <w:ilvl w:val="0"/>
                <w:numId w:val="4"/>
              </w:numPr>
              <w:jc w:val="both"/>
              <w:rPr>
                <w:rFonts w:ascii="Arial" w:hAnsi="Arial" w:cs="Arial"/>
                <w:sz w:val="21"/>
                <w:szCs w:val="21"/>
              </w:rPr>
            </w:pPr>
            <w:r w:rsidRPr="00C47616">
              <w:rPr>
                <w:rFonts w:ascii="Arial" w:hAnsi="Arial" w:cs="Arial"/>
                <w:i/>
                <w:sz w:val="21"/>
                <w:szCs w:val="21"/>
              </w:rPr>
              <w:t>Daisy Central</w:t>
            </w:r>
          </w:p>
          <w:p w14:paraId="41EA1B0D" w14:textId="77777777" w:rsidR="00B004E9" w:rsidRDefault="00B004E9" w:rsidP="009A09E8">
            <w:pPr>
              <w:pStyle w:val="ListParagraph"/>
              <w:numPr>
                <w:ilvl w:val="0"/>
                <w:numId w:val="4"/>
              </w:numPr>
              <w:jc w:val="both"/>
              <w:rPr>
                <w:rFonts w:ascii="Arial" w:hAnsi="Arial" w:cs="Arial"/>
                <w:sz w:val="21"/>
                <w:szCs w:val="21"/>
              </w:rPr>
            </w:pPr>
            <w:r>
              <w:rPr>
                <w:rFonts w:ascii="Arial" w:hAnsi="Arial" w:cs="Arial"/>
                <w:sz w:val="21"/>
                <w:szCs w:val="21"/>
              </w:rPr>
              <w:t>Strategic architecture TBC</w:t>
            </w:r>
          </w:p>
          <w:p w14:paraId="4D1C8CBA" w14:textId="640379E7" w:rsidR="00B004E9" w:rsidRPr="00917BD6" w:rsidRDefault="00B004E9" w:rsidP="00917BD6">
            <w:pPr>
              <w:jc w:val="both"/>
              <w:rPr>
                <w:rFonts w:ascii="Arial" w:hAnsi="Arial" w:cs="Arial"/>
                <w:sz w:val="21"/>
                <w:szCs w:val="21"/>
              </w:rPr>
            </w:pPr>
          </w:p>
          <w:p w14:paraId="14B63999" w14:textId="77777777" w:rsidR="00B004E9" w:rsidRPr="006A051C" w:rsidRDefault="00B004E9" w:rsidP="006A051C">
            <w:pPr>
              <w:jc w:val="both"/>
              <w:rPr>
                <w:rFonts w:ascii="Arial" w:hAnsi="Arial" w:cs="Arial"/>
                <w:sz w:val="21"/>
                <w:szCs w:val="21"/>
              </w:rPr>
            </w:pPr>
          </w:p>
          <w:p w14:paraId="21CDFC2A"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441D34E2" w14:textId="5B59133E"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2091900737"/>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DISE </w:t>
            </w:r>
          </w:p>
          <w:p w14:paraId="13FA2E87" w14:textId="18C962E0"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1869149875"/>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Force</w:t>
            </w:r>
          </w:p>
          <w:p w14:paraId="2A6066CD" w14:textId="24D3BFCB"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765303166"/>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Oracle </w:t>
            </w:r>
          </w:p>
          <w:p w14:paraId="1A31FC9E" w14:textId="77777777"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546091929"/>
                <w14:checkbox>
                  <w14:checked w14:val="0"/>
                  <w14:checkedState w14:val="2612" w14:font="MS Gothic"/>
                  <w14:uncheckedState w14:val="2610" w14:font="MS Gothic"/>
                </w14:checkbox>
              </w:sdtPr>
              <w:sdtEndPr/>
              <w:sdtContent>
                <w:r w:rsidR="09F9C534" w:rsidRPr="0E6B4FFD">
                  <w:rPr>
                    <w:rFonts w:ascii="MS Gothic" w:eastAsia="MS Gothic" w:hAnsi="MS Gothic" w:cs="Arial"/>
                    <w:sz w:val="21"/>
                    <w:szCs w:val="21"/>
                  </w:rPr>
                  <w:t>☐</w:t>
                </w:r>
              </w:sdtContent>
            </w:sdt>
            <w:r w:rsidR="09F9C534" w:rsidRPr="0E6B4FFD">
              <w:rPr>
                <w:rFonts w:ascii="Arial" w:hAnsi="Arial" w:cs="Arial"/>
                <w:sz w:val="21"/>
                <w:szCs w:val="21"/>
              </w:rPr>
              <w:t xml:space="preserve"> Other (</w:t>
            </w:r>
            <w:r w:rsidR="09F9C534" w:rsidRPr="0E6B4FFD">
              <w:rPr>
                <w:rFonts w:ascii="Arial" w:hAnsi="Arial" w:cs="Arial"/>
                <w:i/>
                <w:iCs/>
                <w:sz w:val="21"/>
                <w:szCs w:val="21"/>
              </w:rPr>
              <w:t>Specify</w:t>
            </w:r>
            <w:r w:rsidR="09F9C534" w:rsidRPr="0E6B4FFD">
              <w:rPr>
                <w:rFonts w:ascii="Arial" w:hAnsi="Arial" w:cs="Arial"/>
                <w:sz w:val="21"/>
                <w:szCs w:val="21"/>
              </w:rPr>
              <w:t>)</w:t>
            </w:r>
          </w:p>
          <w:p w14:paraId="4574377F" w14:textId="795A1929" w:rsidR="00EA5A00" w:rsidRPr="00B004E9" w:rsidRDefault="00B004E9" w:rsidP="00B004E9">
            <w:pPr>
              <w:spacing w:after="160" w:line="278" w:lineRule="auto"/>
              <w:jc w:val="both"/>
              <w:rPr>
                <w:rFonts w:ascii="Arial" w:hAnsi="Arial" w:cs="Arial"/>
                <w:sz w:val="21"/>
                <w:szCs w:val="21"/>
              </w:rPr>
            </w:pPr>
            <w:r>
              <w:rPr>
                <w:rFonts w:ascii="Arial" w:hAnsi="Arial" w:cs="Arial"/>
                <w:sz w:val="21"/>
                <w:szCs w:val="21"/>
              </w:rPr>
              <w:t xml:space="preserve"> </w:t>
            </w:r>
          </w:p>
        </w:tc>
      </w:tr>
      <w:tr w:rsidR="00EC2FE4" w:rsidRPr="0074423B" w14:paraId="3341E6F9" w14:textId="77777777" w:rsidTr="0E6B4FFD">
        <w:tc>
          <w:tcPr>
            <w:tcW w:w="4258" w:type="dxa"/>
            <w:shd w:val="clear" w:color="auto" w:fill="D1D1D1" w:themeFill="background2" w:themeFillShade="E6"/>
          </w:tcPr>
          <w:p w14:paraId="0CF36C6C" w14:textId="38F11939" w:rsidR="00EC2FE4" w:rsidRPr="00EA5A00" w:rsidRDefault="00EA5A00" w:rsidP="00EA5A00">
            <w:pPr>
              <w:spacing w:after="160" w:line="278" w:lineRule="auto"/>
              <w:textAlignment w:val="baseline"/>
              <w:rPr>
                <w:rFonts w:ascii="Arial" w:eastAsia="VM Circular Whisper TT Light" w:hAnsi="Arial" w:cs="Arial"/>
                <w:bCs/>
                <w:color w:val="000000" w:themeColor="text1"/>
                <w:kern w:val="24"/>
                <w:sz w:val="22"/>
                <w:szCs w:val="22"/>
              </w:rPr>
            </w:pPr>
            <w:r w:rsidRPr="007D7341">
              <w:rPr>
                <w:rFonts w:ascii="Arial" w:eastAsia="VM Circular Whisper TT Light" w:hAnsi="Arial" w:cs="Arial"/>
                <w:b/>
                <w:bCs/>
                <w:color w:val="000000" w:themeColor="text1"/>
                <w:kern w:val="24"/>
                <w:sz w:val="22"/>
                <w:szCs w:val="22"/>
              </w:rPr>
              <w:lastRenderedPageBreak/>
              <w:t>We Use</w:t>
            </w:r>
            <w:r w:rsidRPr="007D7341">
              <w:rPr>
                <w:rFonts w:ascii="Arial" w:eastAsia="VM Circular Whisper TT Light" w:hAnsi="Arial" w:cs="Arial"/>
                <w:bCs/>
                <w:color w:val="000000" w:themeColor="text1"/>
                <w:kern w:val="24"/>
                <w:sz w:val="22"/>
                <w:szCs w:val="22"/>
              </w:rPr>
              <w:t xml:space="preserve"> – Customers experience the service, including issue resolution.</w:t>
            </w:r>
          </w:p>
        </w:tc>
        <w:tc>
          <w:tcPr>
            <w:tcW w:w="5931" w:type="dxa"/>
          </w:tcPr>
          <w:p w14:paraId="22281383" w14:textId="72B714EF"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57755747"/>
                <w14:checkbox>
                  <w14:checked w14:val="1"/>
                  <w14:checkedState w14:val="2612" w14:font="MS Gothic"/>
                  <w14:uncheckedState w14:val="2610" w14:font="MS Gothic"/>
                </w14:checkbox>
              </w:sdtPr>
              <w:sdtEndPr/>
              <w:sdtContent>
                <w:r w:rsidR="003C3967">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4A42B826" w14:textId="4A5B1A32"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1931963" w14:textId="13FCC5FD" w:rsidR="00EA5A00" w:rsidRPr="00EA5A00" w:rsidRDefault="001271F0" w:rsidP="00EA5A00">
            <w:pPr>
              <w:spacing w:after="160" w:line="278" w:lineRule="auto"/>
              <w:rPr>
                <w:color w:val="000000" w:themeColor="text1"/>
              </w:rPr>
            </w:pPr>
            <w:r w:rsidRPr="006A1B79">
              <w:rPr>
                <w:i/>
                <w:iCs/>
                <w:color w:val="FF0000"/>
              </w:rPr>
              <w:t>Processes &amp; training for Service Agents</w:t>
            </w:r>
          </w:p>
        </w:tc>
      </w:tr>
      <w:tr w:rsidR="00EC2FE4" w:rsidRPr="0074423B" w14:paraId="643649FA" w14:textId="77777777" w:rsidTr="0E6B4FFD">
        <w:tc>
          <w:tcPr>
            <w:tcW w:w="4258" w:type="dxa"/>
            <w:shd w:val="clear" w:color="auto" w:fill="D1D1D1" w:themeFill="background2" w:themeFillShade="E6"/>
          </w:tcPr>
          <w:p w14:paraId="0246A99D" w14:textId="5A1BF3BD"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Manage Billing</w:t>
            </w:r>
            <w:r w:rsidRPr="007D7341">
              <w:rPr>
                <w:rFonts w:ascii="Arial" w:eastAsia="VM Circular Whisper TT Light" w:hAnsi="Arial" w:cs="Arial"/>
                <w:bCs/>
                <w:color w:val="000000" w:themeColor="text1"/>
                <w:kern w:val="24"/>
                <w:sz w:val="22"/>
                <w:szCs w:val="22"/>
              </w:rPr>
              <w:t xml:space="preserve"> – Customers view and manage bills and usage</w:t>
            </w:r>
          </w:p>
        </w:tc>
        <w:tc>
          <w:tcPr>
            <w:tcW w:w="5931" w:type="dxa"/>
          </w:tcPr>
          <w:p w14:paraId="12EAC3C7" w14:textId="003E5AB4" w:rsidR="006A051C" w:rsidRPr="006A051C" w:rsidRDefault="006A051C"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708798131"/>
                <w14:checkbox>
                  <w14:checked w14:val="0"/>
                  <w14:checkedState w14:val="2612" w14:font="MS Gothic"/>
                  <w14:uncheckedState w14:val="2610" w14:font="MS Gothic"/>
                </w14:checkbox>
              </w:sdtPr>
              <w:sdtEndPr/>
              <w:sdtContent>
                <w:r w:rsidR="00A30257">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1"/>
                  <w14:checkedState w14:val="2612" w14:font="MS Gothic"/>
                  <w14:uncheckedState w14:val="2610" w14:font="MS Gothic"/>
                </w14:checkbox>
              </w:sdtPr>
              <w:sdtEndPr/>
              <w:sdtContent>
                <w:r w:rsidR="00A30257">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0BE949A8"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111225FF" w14:textId="77777777" w:rsidR="006A051C" w:rsidRDefault="006A051C" w:rsidP="006A051C">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14:paraId="00486A8D" w14:textId="77777777" w:rsidR="006A051C" w:rsidRPr="006A051C" w:rsidRDefault="006A051C" w:rsidP="006A051C">
            <w:pPr>
              <w:jc w:val="both"/>
              <w:rPr>
                <w:rFonts w:ascii="Arial" w:hAnsi="Arial" w:cs="Arial"/>
                <w:sz w:val="21"/>
                <w:szCs w:val="21"/>
              </w:rPr>
            </w:pPr>
          </w:p>
          <w:p w14:paraId="752C5E90"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4234B51F" w14:textId="509B1716" w:rsidR="006A051C" w:rsidRPr="00247277" w:rsidRDefault="00CD02FC" w:rsidP="006A051C">
            <w:pPr>
              <w:jc w:val="both"/>
              <w:rPr>
                <w:rFonts w:ascii="Arial" w:hAnsi="Arial" w:cs="Arial"/>
                <w:sz w:val="21"/>
                <w:szCs w:val="21"/>
              </w:rPr>
            </w:pPr>
            <w:sdt>
              <w:sdtPr>
                <w:rPr>
                  <w:rFonts w:ascii="Arial" w:hAnsi="Arial" w:cs="Arial"/>
                  <w:sz w:val="21"/>
                  <w:szCs w:val="21"/>
                </w:rPr>
                <w:id w:val="155318968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7B154365" w14:textId="77777777" w:rsidR="006A051C" w:rsidRPr="00247277" w:rsidRDefault="00CD02FC" w:rsidP="006A051C">
            <w:pPr>
              <w:jc w:val="both"/>
              <w:rPr>
                <w:rFonts w:ascii="Arial" w:hAnsi="Arial" w:cs="Arial"/>
                <w:sz w:val="21"/>
                <w:szCs w:val="21"/>
              </w:rPr>
            </w:pPr>
            <w:sdt>
              <w:sdtPr>
                <w:rPr>
                  <w:rFonts w:ascii="Arial" w:hAnsi="Arial" w:cs="Arial"/>
                  <w:sz w:val="21"/>
                  <w:szCs w:val="21"/>
                </w:rPr>
                <w:id w:val="559761071"/>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79C7716C" w14:textId="05326848" w:rsidR="006A051C" w:rsidRPr="00247277" w:rsidRDefault="00CD02FC" w:rsidP="006A051C">
            <w:pPr>
              <w:jc w:val="both"/>
              <w:rPr>
                <w:rFonts w:ascii="Arial" w:hAnsi="Arial" w:cs="Arial"/>
                <w:sz w:val="21"/>
                <w:szCs w:val="21"/>
              </w:rPr>
            </w:pPr>
            <w:sdt>
              <w:sdtPr>
                <w:rPr>
                  <w:rFonts w:ascii="Arial" w:hAnsi="Arial" w:cs="Arial"/>
                  <w:sz w:val="21"/>
                  <w:szCs w:val="21"/>
                </w:rPr>
                <w:id w:val="215637303"/>
                <w14:checkbox>
                  <w14:checked w14:val="0"/>
                  <w14:checkedState w14:val="2612" w14:font="MS Gothic"/>
                  <w14:uncheckedState w14:val="2610" w14:font="MS Gothic"/>
                </w14:checkbox>
              </w:sdtPr>
              <w:sdtEndPr/>
              <w:sdtContent>
                <w:r w:rsidR="00A30257">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735746A0" w14:textId="4B5619E0" w:rsidR="006A051C" w:rsidRDefault="00CD02FC" w:rsidP="006A051C">
            <w:pPr>
              <w:jc w:val="both"/>
              <w:rPr>
                <w:rFonts w:ascii="Arial" w:hAnsi="Arial" w:cs="Arial"/>
                <w:sz w:val="21"/>
                <w:szCs w:val="21"/>
              </w:rPr>
            </w:pPr>
            <w:sdt>
              <w:sdtPr>
                <w:rPr>
                  <w:rFonts w:ascii="Arial" w:hAnsi="Arial" w:cs="Arial"/>
                  <w:sz w:val="21"/>
                  <w:szCs w:val="21"/>
                </w:rPr>
                <w:id w:val="1632442726"/>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739C7D67" w14:textId="77777777" w:rsidR="00EE241F" w:rsidRPr="006A051C" w:rsidRDefault="00EE241F" w:rsidP="006A051C">
            <w:pPr>
              <w:jc w:val="both"/>
              <w:rPr>
                <w:rFonts w:ascii="Arial" w:hAnsi="Arial" w:cs="Arial"/>
                <w:sz w:val="21"/>
                <w:szCs w:val="21"/>
              </w:rPr>
            </w:pPr>
          </w:p>
          <w:p w14:paraId="763D54D8"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22E59B6A" w14:textId="380803E4"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9963178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DISE </w:t>
            </w:r>
          </w:p>
          <w:p w14:paraId="0FA79E3F" w14:textId="0D94F546"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1583926152"/>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NRM</w:t>
            </w:r>
          </w:p>
          <w:p w14:paraId="58796A2E" w14:textId="6CF7852B"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23428057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Oracle</w:t>
            </w:r>
          </w:p>
          <w:p w14:paraId="6BE5A6A0" w14:textId="09EA46AD" w:rsidR="00EA5A00" w:rsidRPr="00EA5A00" w:rsidRDefault="00CD02FC" w:rsidP="0E6B4FFD">
            <w:pPr>
              <w:spacing w:after="160" w:line="278" w:lineRule="auto"/>
              <w:jc w:val="both"/>
              <w:rPr>
                <w:rFonts w:ascii="Arial" w:hAnsi="Arial" w:cs="Arial"/>
                <w:sz w:val="21"/>
                <w:szCs w:val="21"/>
              </w:rPr>
            </w:pPr>
            <w:sdt>
              <w:sdtPr>
                <w:rPr>
                  <w:rFonts w:ascii="Arial" w:hAnsi="Arial" w:cs="Arial"/>
                  <w:sz w:val="21"/>
                  <w:szCs w:val="21"/>
                </w:rPr>
                <w:id w:val="1696604647"/>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Other (</w:t>
            </w:r>
            <w:r w:rsidR="2FEDC4D4" w:rsidRPr="0E6B4FFD">
              <w:rPr>
                <w:rFonts w:ascii="Arial" w:hAnsi="Arial" w:cs="Arial"/>
                <w:i/>
                <w:iCs/>
                <w:sz w:val="21"/>
                <w:szCs w:val="21"/>
              </w:rPr>
              <w:t>Specify</w:t>
            </w:r>
            <w:r w:rsidR="2FEDC4D4" w:rsidRPr="0E6B4FFD">
              <w:rPr>
                <w:rFonts w:ascii="Arial" w:hAnsi="Arial" w:cs="Arial"/>
                <w:sz w:val="21"/>
                <w:szCs w:val="21"/>
              </w:rPr>
              <w:t>)</w:t>
            </w:r>
          </w:p>
        </w:tc>
      </w:tr>
      <w:tr w:rsidR="00EC2FE4" w:rsidRPr="0074423B" w14:paraId="47FA2623" w14:textId="77777777" w:rsidTr="0E6B4FFD">
        <w:tc>
          <w:tcPr>
            <w:tcW w:w="4258" w:type="dxa"/>
            <w:shd w:val="clear" w:color="auto" w:fill="D1D1D1" w:themeFill="background2" w:themeFillShade="E6"/>
          </w:tcPr>
          <w:p w14:paraId="11C0E459" w14:textId="6D7828EF"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Add / Change</w:t>
            </w:r>
            <w:r w:rsidRPr="007D7341">
              <w:rPr>
                <w:rFonts w:ascii="Arial" w:eastAsia="VM Circular Whisper TT Light" w:hAnsi="Arial" w:cs="Arial"/>
                <w:bCs/>
                <w:color w:val="000000" w:themeColor="text1"/>
                <w:kern w:val="24"/>
                <w:sz w:val="22"/>
                <w:szCs w:val="22"/>
              </w:rPr>
              <w:t xml:space="preserve"> – Customers modify or upgrade their services</w:t>
            </w:r>
          </w:p>
        </w:tc>
        <w:tc>
          <w:tcPr>
            <w:tcW w:w="5931" w:type="dxa"/>
          </w:tcPr>
          <w:p w14:paraId="6F06A850" w14:textId="4C476C51"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41600190"/>
                <w14:checkbox>
                  <w14:checked w14:val="1"/>
                  <w14:checkedState w14:val="2612" w14:font="MS Gothic"/>
                  <w14:uncheckedState w14:val="2610" w14:font="MS Gothic"/>
                </w14:checkbox>
              </w:sdtPr>
              <w:sdtEndPr/>
              <w:sdtContent>
                <w:r w:rsidR="006E4A3A">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857EE29" w14:textId="77777777" w:rsidR="00EA5A00"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0649C3E1" w14:textId="77777777" w:rsidR="002F40BE" w:rsidRDefault="00FA36B4" w:rsidP="00EA5A00">
            <w:pPr>
              <w:spacing w:after="160" w:line="278" w:lineRule="auto"/>
              <w:rPr>
                <w:rFonts w:ascii="Arial" w:hAnsi="Arial" w:cs="Arial"/>
                <w:i/>
                <w:iCs/>
                <w:color w:val="FF0000"/>
                <w:sz w:val="21"/>
                <w:szCs w:val="21"/>
              </w:rPr>
            </w:pPr>
            <w:r w:rsidRPr="006A1B79">
              <w:rPr>
                <w:rFonts w:ascii="Arial" w:hAnsi="Arial" w:cs="Arial"/>
                <w:i/>
                <w:iCs/>
                <w:color w:val="FF0000"/>
                <w:sz w:val="21"/>
                <w:szCs w:val="21"/>
              </w:rPr>
              <w:t>Customers can add / change eSIM ‘in life’</w:t>
            </w:r>
          </w:p>
          <w:p w14:paraId="3004ECB8" w14:textId="099093EE" w:rsidR="0022329A" w:rsidRPr="0022329A" w:rsidRDefault="0022329A" w:rsidP="00EA5A00">
            <w:pPr>
              <w:spacing w:after="160" w:line="278" w:lineRule="auto"/>
              <w:rPr>
                <w:rFonts w:ascii="Arial" w:hAnsi="Arial" w:cs="Arial"/>
                <w:i/>
                <w:iCs/>
                <w:color w:val="FF0000"/>
                <w:sz w:val="21"/>
                <w:szCs w:val="21"/>
              </w:rPr>
            </w:pPr>
            <w:r w:rsidRPr="00CE3C0B">
              <w:rPr>
                <w:rFonts w:ascii="Arial" w:hAnsi="Arial" w:cs="Arial"/>
                <w:i/>
                <w:iCs/>
                <w:color w:val="FF0000"/>
                <w:sz w:val="21"/>
                <w:szCs w:val="21"/>
              </w:rPr>
              <w:t>Existing customers can migrate ‘in life’ from physical SIM to eSIM on request.  This does not need to be accompanied by a change in mobile device (although will normally be)</w:t>
            </w:r>
          </w:p>
        </w:tc>
      </w:tr>
      <w:tr w:rsidR="00EC2FE4" w:rsidRPr="0074423B" w14:paraId="79F3181F" w14:textId="77777777" w:rsidTr="0E6B4FFD">
        <w:tc>
          <w:tcPr>
            <w:tcW w:w="4258" w:type="dxa"/>
            <w:shd w:val="clear" w:color="auto" w:fill="D1D1D1" w:themeFill="background2" w:themeFillShade="E6"/>
          </w:tcPr>
          <w:p w14:paraId="6295D7A4" w14:textId="463EC792"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Stay or Leave</w:t>
            </w:r>
            <w:r w:rsidRPr="007D7341">
              <w:rPr>
                <w:rFonts w:ascii="Arial" w:eastAsia="VM Circular Whisper TT Light" w:hAnsi="Arial" w:cs="Arial"/>
                <w:bCs/>
                <w:color w:val="000000" w:themeColor="text1"/>
                <w:kern w:val="24"/>
                <w:sz w:val="22"/>
                <w:szCs w:val="22"/>
              </w:rPr>
              <w:t xml:space="preserve"> – Customers decide to renew, stay, or exit</w:t>
            </w:r>
          </w:p>
        </w:tc>
        <w:tc>
          <w:tcPr>
            <w:tcW w:w="5931" w:type="dxa"/>
          </w:tcPr>
          <w:p w14:paraId="0E65E062" w14:textId="61EA9E0E"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492762482"/>
                <w14:checkbox>
                  <w14:checked w14:val="0"/>
                  <w14:checkedState w14:val="2612" w14:font="MS Gothic"/>
                  <w14:uncheckedState w14:val="2610" w14:font="MS Gothic"/>
                </w14:checkbox>
              </w:sdtPr>
              <w:sdtEndPr/>
              <w:sdtContent>
                <w:r w:rsidR="000948D8">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1"/>
                  <w14:checkedState w14:val="2612" w14:font="MS Gothic"/>
                  <w14:uncheckedState w14:val="2610" w14:font="MS Gothic"/>
                </w14:checkbox>
              </w:sdtPr>
              <w:sdtEndPr/>
              <w:sdtContent>
                <w:r w:rsidR="000948D8">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0AA7203" w14:textId="09B02026" w:rsidR="002F40BE"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p w14:paraId="297EA0FF" w14:textId="3D015571" w:rsidR="00EA5A00" w:rsidRPr="00EA5A00" w:rsidRDefault="000948D8" w:rsidP="00EA5A00">
            <w:pPr>
              <w:spacing w:after="160" w:line="278" w:lineRule="auto"/>
              <w:rPr>
                <w:color w:val="000000" w:themeColor="text1"/>
              </w:rPr>
            </w:pPr>
            <w:r w:rsidRPr="006A1B79">
              <w:rPr>
                <w:i/>
                <w:iCs/>
                <w:color w:val="FF0000"/>
              </w:rPr>
              <w:t>(Don’t envisage that contract re-sign has an impact on eSIM)</w:t>
            </w:r>
          </w:p>
        </w:tc>
      </w:tr>
    </w:tbl>
    <w:p w14:paraId="35564E3E" w14:textId="57CC2135" w:rsidR="00FE2617" w:rsidRPr="00EA5A00" w:rsidRDefault="00FE2617" w:rsidP="009A09E8">
      <w:pPr>
        <w:pStyle w:val="Heading1"/>
        <w:numPr>
          <w:ilvl w:val="0"/>
          <w:numId w:val="3"/>
        </w:numPr>
      </w:pPr>
      <w:bookmarkStart w:id="30" w:name="_Toc211517521"/>
      <w:r>
        <w:lastRenderedPageBreak/>
        <w:t xml:space="preserve">Out of Scope </w:t>
      </w:r>
      <w:r w:rsidRPr="00972E30">
        <w:rPr>
          <w:i/>
          <w:iCs/>
          <w:color w:val="0070C0"/>
        </w:rPr>
        <w:t>(Required)</w:t>
      </w:r>
      <w:bookmarkEnd w:id="30"/>
    </w:p>
    <w:p w14:paraId="63EA3523" w14:textId="77777777" w:rsidR="00F35503" w:rsidRDefault="00F35503">
      <w:pPr>
        <w:rPr>
          <w:rFonts w:ascii="Arial" w:hAnsi="Arial" w:cs="Arial"/>
          <w:b/>
          <w:bCs/>
          <w:sz w:val="22"/>
          <w:szCs w:val="22"/>
        </w:rPr>
      </w:pPr>
    </w:p>
    <w:tbl>
      <w:tblPr>
        <w:tblStyle w:val="TableGrid"/>
        <w:tblW w:w="0" w:type="auto"/>
        <w:tblLook w:val="04A0" w:firstRow="1" w:lastRow="0" w:firstColumn="1" w:lastColumn="0" w:noHBand="0" w:noVBand="1"/>
      </w:tblPr>
      <w:tblGrid>
        <w:gridCol w:w="7366"/>
        <w:gridCol w:w="2823"/>
      </w:tblGrid>
      <w:tr w:rsidR="000A0BB7" w14:paraId="13FA455A" w14:textId="77777777" w:rsidTr="00947CCD">
        <w:tc>
          <w:tcPr>
            <w:tcW w:w="7366" w:type="dxa"/>
          </w:tcPr>
          <w:p w14:paraId="60827769" w14:textId="4E1E4FEF" w:rsidR="000A0BB7" w:rsidRPr="00FE2617" w:rsidRDefault="000A0BB7" w:rsidP="00FE2617">
            <w:pPr>
              <w:jc w:val="center"/>
              <w:rPr>
                <w:rFonts w:ascii="Arial" w:hAnsi="Arial" w:cs="Arial"/>
                <w:b/>
                <w:bCs/>
              </w:rPr>
            </w:pPr>
            <w:r w:rsidRPr="00FE2617">
              <w:rPr>
                <w:rFonts w:ascii="Arial" w:hAnsi="Arial" w:cs="Arial"/>
                <w:b/>
                <w:bCs/>
              </w:rPr>
              <w:t>Out of Scope</w:t>
            </w:r>
            <w:r w:rsidR="00FE2617">
              <w:rPr>
                <w:rFonts w:ascii="Arial" w:hAnsi="Arial" w:cs="Arial"/>
                <w:b/>
                <w:bCs/>
              </w:rPr>
              <w:t xml:space="preserve"> </w:t>
            </w:r>
            <w:r w:rsidR="00453D51">
              <w:rPr>
                <w:rFonts w:ascii="Arial" w:hAnsi="Arial" w:cs="Arial"/>
                <w:b/>
                <w:bCs/>
              </w:rPr>
              <w:t>Item</w:t>
            </w:r>
          </w:p>
        </w:tc>
        <w:tc>
          <w:tcPr>
            <w:tcW w:w="2823" w:type="dxa"/>
          </w:tcPr>
          <w:p w14:paraId="6B24B19E" w14:textId="09858462" w:rsidR="000A0BB7" w:rsidRPr="00FE2617" w:rsidRDefault="000A0BB7" w:rsidP="00FE2617">
            <w:pPr>
              <w:jc w:val="center"/>
              <w:rPr>
                <w:rFonts w:ascii="Arial" w:hAnsi="Arial" w:cs="Arial"/>
                <w:b/>
                <w:bCs/>
              </w:rPr>
            </w:pPr>
            <w:r w:rsidRPr="00FE2617">
              <w:rPr>
                <w:rFonts w:ascii="Arial" w:hAnsi="Arial" w:cs="Arial"/>
                <w:b/>
                <w:bCs/>
              </w:rPr>
              <w:t>Future Scope (</w:t>
            </w:r>
            <w:r w:rsidR="00947CCD">
              <w:rPr>
                <w:rFonts w:ascii="Arial" w:hAnsi="Arial" w:cs="Arial"/>
                <w:b/>
                <w:bCs/>
              </w:rPr>
              <w:t xml:space="preserve">e.g. </w:t>
            </w:r>
            <w:r w:rsidRPr="00FE2617">
              <w:rPr>
                <w:rFonts w:ascii="Arial" w:hAnsi="Arial" w:cs="Arial"/>
                <w:b/>
                <w:bCs/>
              </w:rPr>
              <w:t>later phase Delivery)</w:t>
            </w:r>
          </w:p>
          <w:p w14:paraId="082BD0EA" w14:textId="49DC5CCC" w:rsidR="00FE2617" w:rsidRPr="00FE2617" w:rsidRDefault="00FE2617" w:rsidP="00FE2617">
            <w:pPr>
              <w:jc w:val="center"/>
              <w:rPr>
                <w:rFonts w:ascii="Arial" w:hAnsi="Arial" w:cs="Arial"/>
                <w:b/>
                <w:bCs/>
              </w:rPr>
            </w:pPr>
          </w:p>
        </w:tc>
      </w:tr>
      <w:tr w:rsidR="00DF10E5" w14:paraId="240E7911" w14:textId="77777777" w:rsidTr="00947CCD">
        <w:tc>
          <w:tcPr>
            <w:tcW w:w="7366" w:type="dxa"/>
          </w:tcPr>
          <w:p w14:paraId="034344D9" w14:textId="0772DADC" w:rsidR="00DF10E5" w:rsidRPr="00C1249F" w:rsidRDefault="00FF34EA" w:rsidP="00DF10E5">
            <w:pPr>
              <w:rPr>
                <w:rFonts w:ascii="Arial" w:hAnsi="Arial" w:cs="Arial"/>
                <w:sz w:val="22"/>
                <w:szCs w:val="22"/>
              </w:rPr>
            </w:pPr>
            <w:r>
              <w:rPr>
                <w:rFonts w:ascii="Arial" w:hAnsi="Arial" w:cs="Arial"/>
                <w:sz w:val="22"/>
                <w:szCs w:val="22"/>
              </w:rPr>
              <w:t>Provisioning of eSIM digital journeys to customers managed in DISE</w:t>
            </w:r>
          </w:p>
        </w:tc>
        <w:tc>
          <w:tcPr>
            <w:tcW w:w="2823" w:type="dxa"/>
          </w:tcPr>
          <w:p w14:paraId="46B4E052" w14:textId="6B132A6D" w:rsidR="00DF10E5" w:rsidRDefault="00DF10E5" w:rsidP="00DF10E5">
            <w:pPr>
              <w:rPr>
                <w:rFonts w:ascii="Arial" w:hAnsi="Arial" w:cs="Arial"/>
                <w:b/>
                <w:bCs/>
                <w:sz w:val="22"/>
                <w:szCs w:val="22"/>
              </w:rPr>
            </w:pPr>
          </w:p>
        </w:tc>
      </w:tr>
      <w:tr w:rsidR="00DF10E5" w14:paraId="58676596" w14:textId="77777777" w:rsidTr="00947CCD">
        <w:tc>
          <w:tcPr>
            <w:tcW w:w="7366" w:type="dxa"/>
          </w:tcPr>
          <w:p w14:paraId="37F2CCF8" w14:textId="2BA347BD" w:rsidR="00DF10E5" w:rsidRPr="003D092E" w:rsidRDefault="003D092E" w:rsidP="00DF10E5">
            <w:pPr>
              <w:rPr>
                <w:rFonts w:ascii="Arial" w:hAnsi="Arial" w:cs="Arial"/>
                <w:sz w:val="22"/>
                <w:szCs w:val="22"/>
              </w:rPr>
            </w:pPr>
            <w:r w:rsidRPr="003D092E">
              <w:rPr>
                <w:rFonts w:ascii="Arial" w:hAnsi="Arial" w:cs="Arial"/>
                <w:sz w:val="22"/>
                <w:szCs w:val="22"/>
              </w:rPr>
              <w:t xml:space="preserve">Creation of new online shopping </w:t>
            </w:r>
            <w:r w:rsidR="00B32C7D">
              <w:rPr>
                <w:rFonts w:ascii="Arial" w:hAnsi="Arial" w:cs="Arial"/>
                <w:sz w:val="22"/>
                <w:szCs w:val="22"/>
              </w:rPr>
              <w:t>and self-serve portals</w:t>
            </w:r>
          </w:p>
          <w:p w14:paraId="5A475266" w14:textId="77777777" w:rsidR="002269EB" w:rsidRDefault="002269EB" w:rsidP="00DF10E5">
            <w:pPr>
              <w:rPr>
                <w:rFonts w:ascii="Arial" w:hAnsi="Arial" w:cs="Arial"/>
                <w:b/>
                <w:bCs/>
                <w:sz w:val="22"/>
                <w:szCs w:val="22"/>
              </w:rPr>
            </w:pPr>
          </w:p>
        </w:tc>
        <w:tc>
          <w:tcPr>
            <w:tcW w:w="2823" w:type="dxa"/>
          </w:tcPr>
          <w:p w14:paraId="7D30E8FE" w14:textId="77777777" w:rsidR="00DF10E5" w:rsidRDefault="00DF10E5" w:rsidP="00DF10E5">
            <w:pPr>
              <w:rPr>
                <w:rFonts w:ascii="Arial" w:hAnsi="Arial" w:cs="Arial"/>
                <w:b/>
                <w:bCs/>
                <w:sz w:val="22"/>
                <w:szCs w:val="22"/>
              </w:rPr>
            </w:pPr>
          </w:p>
        </w:tc>
      </w:tr>
    </w:tbl>
    <w:p w14:paraId="47E75E36" w14:textId="3DFBD400" w:rsidR="002269EB" w:rsidRDefault="002269EB" w:rsidP="00DF10E5">
      <w:pPr>
        <w:tabs>
          <w:tab w:val="left" w:pos="7479"/>
        </w:tabs>
        <w:ind w:left="113"/>
        <w:rPr>
          <w:rFonts w:ascii="Arial" w:hAnsi="Arial" w:cs="Arial"/>
          <w:b/>
          <w:bCs/>
          <w:sz w:val="22"/>
          <w:szCs w:val="22"/>
        </w:rPr>
      </w:pPr>
    </w:p>
    <w:p w14:paraId="791F3D6D" w14:textId="4910FDF0" w:rsidR="009A14B7" w:rsidRDefault="009A14B7" w:rsidP="00877FF6">
      <w:pPr>
        <w:pStyle w:val="Heading1"/>
        <w:numPr>
          <w:ilvl w:val="0"/>
          <w:numId w:val="3"/>
        </w:numPr>
        <w:rPr>
          <w:moveTo w:id="31" w:author="Helen Dixon" w:date="2026-07-08T09:22:00Z" w16du:dateUtc="2026-07-08T08:22:00Z"/>
        </w:rPr>
        <w:pPrChange w:id="32" w:author="Helen Dixon" w:date="2026-07-08T09:22:00Z" w16du:dateUtc="2026-07-08T08:22:00Z">
          <w:pPr>
            <w:pStyle w:val="Heading3"/>
            <w:numPr>
              <w:numId w:val="15"/>
            </w:numPr>
          </w:pPr>
        </w:pPrChange>
      </w:pPr>
      <w:moveToRangeStart w:id="33" w:author="Helen Dixon" w:date="2026-07-08T09:22:00Z" w:name="move234394953"/>
      <w:moveTo w:id="34" w:author="Helen Dixon" w:date="2026-07-08T09:22:00Z" w16du:dateUtc="2026-07-08T08:22:00Z">
        <w:r>
          <w:t>Delivery Options considerations</w:t>
        </w:r>
      </w:moveTo>
    </w:p>
    <w:p w14:paraId="3E84645A" w14:textId="77777777" w:rsidR="009A14B7" w:rsidRDefault="009A14B7" w:rsidP="009A14B7">
      <w:pPr>
        <w:rPr>
          <w:moveTo w:id="35" w:author="Helen Dixon" w:date="2026-07-08T09:22:00Z" w16du:dateUtc="2026-07-08T08:22:00Z"/>
        </w:rPr>
      </w:pPr>
    </w:p>
    <w:p w14:paraId="780A9DF1" w14:textId="77777777" w:rsidR="009A14B7" w:rsidRDefault="009A14B7" w:rsidP="009A14B7">
      <w:pPr>
        <w:rPr>
          <w:moveTo w:id="36" w:author="Helen Dixon" w:date="2026-07-08T09:22:00Z" w16du:dateUtc="2026-07-08T08:22:00Z"/>
        </w:rPr>
      </w:pPr>
      <w:moveTo w:id="37" w:author="Helen Dixon" w:date="2026-07-08T09:22:00Z" w16du:dateUtc="2026-07-08T08:22:00Z">
        <w:r>
          <w:t>It is recognised that alternative delivery models may exist, including integration with third-party eSIM provisioning platforms. O2 Business understands that VMO2 are working with 1Global to integrate their platforms for another wholesale partner, and that this might present an option for re-use or an accelerated availability of key functionality.</w:t>
        </w:r>
      </w:moveTo>
    </w:p>
    <w:p w14:paraId="4A5A312B" w14:textId="77777777" w:rsidR="009A14B7" w:rsidRDefault="009A14B7" w:rsidP="009A14B7">
      <w:pPr>
        <w:rPr>
          <w:moveTo w:id="38" w:author="Helen Dixon" w:date="2026-07-08T09:22:00Z" w16du:dateUtc="2026-07-08T08:22:00Z"/>
        </w:rPr>
      </w:pPr>
    </w:p>
    <w:p w14:paraId="011D19F6" w14:textId="77777777" w:rsidR="009A14B7" w:rsidRDefault="009A14B7" w:rsidP="009A14B7">
      <w:pPr>
        <w:rPr>
          <w:moveTo w:id="39" w:author="Helen Dixon" w:date="2026-07-08T09:22:00Z" w16du:dateUtc="2026-07-08T08:22:00Z"/>
        </w:rPr>
      </w:pPr>
      <w:moveTo w:id="40" w:author="Helen Dixon" w:date="2026-07-08T09:22:00Z" w16du:dateUtc="2026-07-08T08:22:00Z">
        <w:r>
          <w:t>As such, it is requested that the VMO2 CIO team consider, as part of the solution design process, the relative merits of:</w:t>
        </w:r>
      </w:moveTo>
    </w:p>
    <w:p w14:paraId="5479B5F4" w14:textId="77777777" w:rsidR="009A14B7" w:rsidRDefault="009A14B7" w:rsidP="009A14B7">
      <w:pPr>
        <w:pStyle w:val="ListParagraph"/>
        <w:numPr>
          <w:ilvl w:val="0"/>
          <w:numId w:val="8"/>
        </w:numPr>
        <w:rPr>
          <w:moveTo w:id="41" w:author="Helen Dixon" w:date="2026-07-08T09:22:00Z" w16du:dateUtc="2026-07-08T08:22:00Z"/>
        </w:rPr>
      </w:pPr>
      <w:moveTo w:id="42" w:author="Helen Dixon" w:date="2026-07-08T09:22:00Z" w16du:dateUtc="2026-07-08T08:22:00Z">
        <w:r>
          <w:t>Extending the existing O2 capability</w:t>
        </w:r>
      </w:moveTo>
    </w:p>
    <w:p w14:paraId="5C462556" w14:textId="77777777" w:rsidR="009A14B7" w:rsidRDefault="009A14B7" w:rsidP="009A14B7">
      <w:pPr>
        <w:pStyle w:val="ListParagraph"/>
        <w:numPr>
          <w:ilvl w:val="0"/>
          <w:numId w:val="8"/>
        </w:numPr>
        <w:rPr>
          <w:moveTo w:id="43" w:author="Helen Dixon" w:date="2026-07-08T09:22:00Z" w16du:dateUtc="2026-07-08T08:22:00Z"/>
        </w:rPr>
      </w:pPr>
      <w:moveTo w:id="44" w:author="Helen Dixon" w:date="2026-07-08T09:22:00Z" w16du:dateUtc="2026-07-08T08:22:00Z">
        <w:r>
          <w:t>Integrating the 1Global third-party eSIM provisioning solution. This includes considering different integration models (MVNE vs. platform integration)</w:t>
        </w:r>
      </w:moveTo>
    </w:p>
    <w:p w14:paraId="0A13356E" w14:textId="77777777" w:rsidR="009A14B7" w:rsidRDefault="009A14B7" w:rsidP="009A14B7">
      <w:pPr>
        <w:rPr>
          <w:moveTo w:id="45" w:author="Helen Dixon" w:date="2026-07-08T09:22:00Z" w16du:dateUtc="2026-07-08T08:22:00Z"/>
        </w:rPr>
      </w:pPr>
    </w:p>
    <w:p w14:paraId="1DF560A1" w14:textId="77777777" w:rsidR="009A14B7" w:rsidRDefault="009A14B7" w:rsidP="009A14B7">
      <w:pPr>
        <w:rPr>
          <w:moveTo w:id="46" w:author="Helen Dixon" w:date="2026-07-08T09:22:00Z" w16du:dateUtc="2026-07-08T08:22:00Z"/>
        </w:rPr>
      </w:pPr>
      <w:moveTo w:id="47" w:author="Helen Dixon" w:date="2026-07-08T09:22:00Z" w16du:dateUtc="2026-07-08T08:22:00Z">
        <w:r>
          <w:t>Any alternative approach should:</w:t>
        </w:r>
      </w:moveTo>
    </w:p>
    <w:p w14:paraId="6988C5A5" w14:textId="77777777" w:rsidR="009A14B7" w:rsidRDefault="009A14B7" w:rsidP="009A14B7">
      <w:pPr>
        <w:pStyle w:val="ListParagraph"/>
        <w:numPr>
          <w:ilvl w:val="0"/>
          <w:numId w:val="17"/>
        </w:numPr>
        <w:rPr>
          <w:moveTo w:id="48" w:author="Helen Dixon" w:date="2026-07-08T09:22:00Z" w16du:dateUtc="2026-07-08T08:22:00Z"/>
        </w:rPr>
      </w:pPr>
      <w:moveTo w:id="49" w:author="Helen Dixon" w:date="2026-07-08T09:22:00Z" w16du:dateUtc="2026-07-08T08:22:00Z">
        <w:r>
          <w:t>Meet the functional requirements and customer journeys outlined in this document</w:t>
        </w:r>
      </w:moveTo>
    </w:p>
    <w:p w14:paraId="3F133DE2" w14:textId="77777777" w:rsidR="009A14B7" w:rsidRDefault="009A14B7" w:rsidP="009A14B7">
      <w:pPr>
        <w:pStyle w:val="ListParagraph"/>
        <w:numPr>
          <w:ilvl w:val="0"/>
          <w:numId w:val="17"/>
        </w:numPr>
        <w:rPr>
          <w:moveTo w:id="50" w:author="Helen Dixon" w:date="2026-07-08T09:22:00Z" w16du:dateUtc="2026-07-08T08:22:00Z"/>
        </w:rPr>
      </w:pPr>
      <w:moveTo w:id="51" w:author="Helen Dixon" w:date="2026-07-08T09:22:00Z" w16du:dateUtc="2026-07-08T08:22:00Z">
        <w:r>
          <w:t>Maintain alignment with existing O2 authentication and domains (as defined in scope)</w:t>
        </w:r>
      </w:moveTo>
    </w:p>
    <w:p w14:paraId="6039D301" w14:textId="77777777" w:rsidR="009A14B7" w:rsidRDefault="009A14B7" w:rsidP="009A14B7">
      <w:pPr>
        <w:pStyle w:val="ListParagraph"/>
        <w:numPr>
          <w:ilvl w:val="0"/>
          <w:numId w:val="17"/>
        </w:numPr>
        <w:rPr>
          <w:moveTo w:id="52" w:author="Helen Dixon" w:date="2026-07-08T09:22:00Z" w16du:dateUtc="2026-07-08T08:22:00Z"/>
        </w:rPr>
      </w:pPr>
      <w:moveTo w:id="53" w:author="Helen Dixon" w:date="2026-07-08T09:22:00Z" w16du:dateUtc="2026-07-08T08:22:00Z">
        <w:r>
          <w:t>Be assessed against delivery speed, cost, operational complexity, and long-term scalability</w:t>
        </w:r>
      </w:moveTo>
    </w:p>
    <w:p w14:paraId="2560A747" w14:textId="77777777" w:rsidR="009A14B7" w:rsidRDefault="009A14B7" w:rsidP="009A14B7">
      <w:pPr>
        <w:rPr>
          <w:moveTo w:id="54" w:author="Helen Dixon" w:date="2026-07-08T09:22:00Z" w16du:dateUtc="2026-07-08T08:22:00Z"/>
        </w:rPr>
      </w:pPr>
    </w:p>
    <w:p w14:paraId="07FE2770" w14:textId="77777777" w:rsidR="009A14B7" w:rsidRPr="009B42E2" w:rsidRDefault="009A14B7" w:rsidP="009A14B7">
      <w:pPr>
        <w:rPr>
          <w:moveTo w:id="55" w:author="Helen Dixon" w:date="2026-07-08T09:22:00Z" w16du:dateUtc="2026-07-08T08:22:00Z"/>
        </w:rPr>
      </w:pPr>
      <w:moveTo w:id="56" w:author="Helen Dixon" w:date="2026-07-08T09:22:00Z" w16du:dateUtc="2026-07-08T08:22:00Z">
        <w:r>
          <w:t>For the option where the approach builds on extending the existing O2 capability, t</w:t>
        </w:r>
        <w:r w:rsidRPr="00A44B35">
          <w:t xml:space="preserve">he intent is to reuse existing O2 network, authentication and entitlement capabilities wherever possible. The solution should minimise introduction of new core platforms </w:t>
        </w:r>
        <w:r>
          <w:t xml:space="preserve">/ tenants </w:t>
        </w:r>
        <w:r w:rsidRPr="00A44B35">
          <w:t>unless demonstrably required.</w:t>
        </w:r>
      </w:moveTo>
    </w:p>
    <w:moveToRangeEnd w:id="33"/>
    <w:p w14:paraId="0100CA70" w14:textId="77777777" w:rsidR="002269EB" w:rsidRDefault="002269EB">
      <w:pPr>
        <w:rPr>
          <w:rFonts w:ascii="Arial" w:hAnsi="Arial" w:cs="Arial"/>
          <w:b/>
          <w:bCs/>
          <w:sz w:val="22"/>
          <w:szCs w:val="22"/>
        </w:rPr>
      </w:pPr>
      <w:r>
        <w:rPr>
          <w:rFonts w:ascii="Arial" w:hAnsi="Arial" w:cs="Arial"/>
          <w:b/>
          <w:bCs/>
          <w:sz w:val="22"/>
          <w:szCs w:val="22"/>
        </w:rPr>
        <w:br w:type="page"/>
      </w:r>
    </w:p>
    <w:p w14:paraId="31BAB588" w14:textId="6AFF00E6" w:rsidR="006648A3" w:rsidRPr="00A943C0" w:rsidRDefault="00A02887" w:rsidP="009A09E8">
      <w:pPr>
        <w:pStyle w:val="Heading1"/>
        <w:numPr>
          <w:ilvl w:val="0"/>
          <w:numId w:val="3"/>
        </w:numPr>
      </w:pPr>
      <w:bookmarkStart w:id="57" w:name="_Toc211517522"/>
      <w:r>
        <w:lastRenderedPageBreak/>
        <w:t>Legal/</w:t>
      </w:r>
      <w:r w:rsidR="006648A3">
        <w:t>Regulatory</w:t>
      </w:r>
      <w:r>
        <w:t xml:space="preserve">, </w:t>
      </w:r>
      <w:r w:rsidR="006648A3">
        <w:t>Fraud</w:t>
      </w:r>
      <w:r>
        <w:t xml:space="preserve">, </w:t>
      </w:r>
      <w:r w:rsidR="006648A3">
        <w:t xml:space="preserve">Security </w:t>
      </w:r>
      <w:r>
        <w:t>and environmental i</w:t>
      </w:r>
      <w:r w:rsidR="006648A3">
        <w:t>mpacts</w:t>
      </w:r>
      <w:bookmarkEnd w:id="57"/>
    </w:p>
    <w:p w14:paraId="56B49673" w14:textId="3ABF1CCF" w:rsidR="00A02887" w:rsidRPr="00FE2617" w:rsidRDefault="00A02887">
      <w:pPr>
        <w:rPr>
          <w:rFonts w:cs="Arial"/>
        </w:rPr>
      </w:pPr>
      <w:r w:rsidRPr="00FE2617">
        <w:rPr>
          <w:rFonts w:cs="Arial"/>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3681"/>
        <w:gridCol w:w="3221"/>
        <w:gridCol w:w="2721"/>
      </w:tblGrid>
      <w:tr w:rsidR="00A02887" w:rsidRPr="00C86776" w14:paraId="5CD9142F" w14:textId="77777777" w:rsidTr="00FF338E">
        <w:trPr>
          <w:cantSplit/>
          <w:tblHeader/>
        </w:trPr>
        <w:tc>
          <w:tcPr>
            <w:tcW w:w="3681"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221" w:type="dxa"/>
          </w:tcPr>
          <w:p w14:paraId="53738CA6" w14:textId="6542C08F" w:rsidR="00A02887" w:rsidRPr="00C86776" w:rsidRDefault="00FE2617">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3B7ECD" w:rsidRPr="00C86776" w14:paraId="1351D71A" w14:textId="6A19AB68" w:rsidTr="00FF338E">
        <w:trPr>
          <w:cantSplit/>
          <w:tblHeader/>
        </w:trPr>
        <w:tc>
          <w:tcPr>
            <w:tcW w:w="3681" w:type="dxa"/>
          </w:tcPr>
          <w:p w14:paraId="1B5FF6C3" w14:textId="7120D58C" w:rsidR="003B7ECD" w:rsidRPr="00C86776" w:rsidRDefault="003B7ECD" w:rsidP="003B7ECD">
            <w:pPr>
              <w:rPr>
                <w:rFonts w:ascii="Arial" w:hAnsi="Arial" w:cs="Arial"/>
                <w:color w:val="000000" w:themeColor="text1"/>
                <w:sz w:val="21"/>
                <w:szCs w:val="21"/>
              </w:rPr>
            </w:pPr>
            <w:r w:rsidRPr="00C86776">
              <w:rPr>
                <w:rFonts w:ascii="Arial" w:hAnsi="Arial" w:cs="Arial"/>
                <w:color w:val="000000" w:themeColor="text1"/>
                <w:sz w:val="21"/>
                <w:szCs w:val="21"/>
              </w:rPr>
              <w:t xml:space="preserve">Legal / contractual / legislative obligations  </w:t>
            </w:r>
          </w:p>
        </w:tc>
        <w:tc>
          <w:tcPr>
            <w:tcW w:w="3221" w:type="dxa"/>
          </w:tcPr>
          <w:p w14:paraId="4B8A4A51" w14:textId="5D97E895" w:rsidR="003B7ECD" w:rsidRPr="00372B22" w:rsidRDefault="00CD02FC"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0"/>
                  <w14:checkedState w14:val="2612" w14:font="MS Gothic"/>
                  <w14:uncheckedState w14:val="2610" w14:font="MS Gothic"/>
                </w14:checkbox>
              </w:sdtPr>
              <w:sdtEndPr/>
              <w:sdtContent>
                <w:r w:rsidR="00B32C7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1"/>
                  <w14:checkedState w14:val="2612" w14:font="MS Gothic"/>
                  <w14:uncheckedState w14:val="2610" w14:font="MS Gothic"/>
                </w14:checkbox>
              </w:sdtPr>
              <w:sdtEndPr/>
              <w:sdtContent>
                <w:r w:rsidR="00B32C7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75D1A578" w14:textId="2B66AD43" w:rsidR="003B7ECD" w:rsidRPr="00BB742D" w:rsidRDefault="003B7ECD" w:rsidP="003B7ECD">
            <w:pPr>
              <w:rPr>
                <w:rFonts w:ascii="Arial" w:hAnsi="Arial" w:cs="Arial"/>
                <w:color w:val="0070C0"/>
                <w:sz w:val="21"/>
                <w:szCs w:val="21"/>
              </w:rPr>
            </w:pPr>
          </w:p>
        </w:tc>
      </w:tr>
      <w:tr w:rsidR="003B7ECD" w:rsidRPr="00C86776" w14:paraId="7AC191D3" w14:textId="06C5F3FE" w:rsidTr="00FF338E">
        <w:trPr>
          <w:cantSplit/>
          <w:tblHeader/>
        </w:trPr>
        <w:tc>
          <w:tcPr>
            <w:tcW w:w="3681" w:type="dxa"/>
          </w:tcPr>
          <w:p w14:paraId="45B5B379" w14:textId="53AB227C" w:rsidR="003B7ECD" w:rsidRPr="00C86776" w:rsidRDefault="003B7ECD" w:rsidP="003B7ECD">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 etc.</w:t>
            </w:r>
          </w:p>
        </w:tc>
        <w:tc>
          <w:tcPr>
            <w:tcW w:w="3221" w:type="dxa"/>
          </w:tcPr>
          <w:p w14:paraId="66B2F72E" w14:textId="0B55792C" w:rsidR="003B7ECD" w:rsidRPr="00372B22" w:rsidRDefault="00CD02FC"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0"/>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1"/>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732E1370" w14:textId="69165297" w:rsidR="003B7ECD" w:rsidRPr="00BB742D" w:rsidRDefault="003B7ECD" w:rsidP="003B7ECD">
            <w:pPr>
              <w:rPr>
                <w:rFonts w:ascii="Arial" w:hAnsi="Arial" w:cs="Arial"/>
                <w:color w:val="0070C0"/>
                <w:sz w:val="21"/>
                <w:szCs w:val="21"/>
              </w:rPr>
            </w:pPr>
          </w:p>
        </w:tc>
      </w:tr>
      <w:tr w:rsidR="003B7ECD" w:rsidRPr="00C86776" w14:paraId="5AB74520" w14:textId="49ACAA6B" w:rsidTr="00FF338E">
        <w:trPr>
          <w:cantSplit/>
          <w:tblHeader/>
        </w:trPr>
        <w:tc>
          <w:tcPr>
            <w:tcW w:w="3681" w:type="dxa"/>
          </w:tcPr>
          <w:p w14:paraId="6F043DFE" w14:textId="1DD74032" w:rsidR="003B7ECD" w:rsidRPr="00C86776" w:rsidRDefault="003B7ECD" w:rsidP="003B7ECD">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221" w:type="dxa"/>
          </w:tcPr>
          <w:p w14:paraId="10CB1A29" w14:textId="7D3A0054" w:rsidR="003B7ECD" w:rsidRPr="00372B22" w:rsidRDefault="00CD02FC"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0"/>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1"/>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0012B8F2" w14:textId="6B2B3A22" w:rsidR="003B7ECD" w:rsidRPr="00BB742D" w:rsidRDefault="003B7ECD" w:rsidP="003B7ECD">
            <w:pPr>
              <w:rPr>
                <w:rFonts w:ascii="Arial" w:hAnsi="Arial" w:cs="Arial"/>
                <w:color w:val="0070C0"/>
                <w:sz w:val="21"/>
                <w:szCs w:val="21"/>
              </w:rPr>
            </w:pPr>
            <w:r>
              <w:rPr>
                <w:rFonts w:ascii="Arial" w:hAnsi="Arial" w:cs="Arial"/>
                <w:color w:val="0070C0"/>
                <w:sz w:val="21"/>
                <w:szCs w:val="21"/>
              </w:rPr>
              <w:t xml:space="preserve">O2 </w:t>
            </w:r>
            <w:r w:rsidR="00B82026">
              <w:rPr>
                <w:rFonts w:ascii="Arial" w:hAnsi="Arial" w:cs="Arial"/>
                <w:color w:val="0070C0"/>
                <w:sz w:val="21"/>
                <w:szCs w:val="21"/>
              </w:rPr>
              <w:t>Business</w:t>
            </w:r>
            <w:r>
              <w:rPr>
                <w:rFonts w:ascii="Arial" w:hAnsi="Arial" w:cs="Arial"/>
                <w:color w:val="0070C0"/>
                <w:sz w:val="21"/>
                <w:szCs w:val="21"/>
              </w:rPr>
              <w:t xml:space="preserve"> Security </w:t>
            </w:r>
          </w:p>
        </w:tc>
      </w:tr>
      <w:tr w:rsidR="003B7ECD" w:rsidRPr="00C86776" w14:paraId="34D10BAD" w14:textId="77777777" w:rsidTr="00FF338E">
        <w:trPr>
          <w:cantSplit/>
          <w:tblHeader/>
        </w:trPr>
        <w:tc>
          <w:tcPr>
            <w:tcW w:w="3681" w:type="dxa"/>
          </w:tcPr>
          <w:p w14:paraId="15D9C5AD" w14:textId="6AAF185D" w:rsidR="003B7ECD" w:rsidRPr="00C86776" w:rsidRDefault="003B7ECD" w:rsidP="003B7ECD">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221" w:type="dxa"/>
          </w:tcPr>
          <w:p w14:paraId="5E813DE9" w14:textId="2261EE0B" w:rsidR="003B7ECD" w:rsidRPr="00372B22" w:rsidRDefault="00CD02FC"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1F30F91A" w14:textId="6573B28D" w:rsidR="003B7ECD" w:rsidRPr="00BB742D" w:rsidRDefault="003B7ECD" w:rsidP="003B7ECD">
            <w:pPr>
              <w:rPr>
                <w:rFonts w:ascii="Arial" w:hAnsi="Arial" w:cs="Arial"/>
                <w:color w:val="0070C0"/>
                <w:sz w:val="21"/>
                <w:szCs w:val="21"/>
              </w:rPr>
            </w:pPr>
          </w:p>
        </w:tc>
      </w:tr>
      <w:tr w:rsidR="003B7ECD" w:rsidRPr="00C86776" w14:paraId="61A2111A" w14:textId="77777777" w:rsidTr="00FF338E">
        <w:trPr>
          <w:cantSplit/>
          <w:tblHeader/>
        </w:trPr>
        <w:tc>
          <w:tcPr>
            <w:tcW w:w="3681" w:type="dxa"/>
          </w:tcPr>
          <w:p w14:paraId="44679457" w14:textId="1EE6CAF6" w:rsidR="003B7ECD" w:rsidRPr="00C86776" w:rsidRDefault="003B7ECD" w:rsidP="003B7ECD">
            <w:pPr>
              <w:rPr>
                <w:rFonts w:ascii="Arial" w:hAnsi="Arial" w:cs="Arial"/>
                <w:color w:val="000000" w:themeColor="text1"/>
                <w:sz w:val="21"/>
                <w:szCs w:val="21"/>
              </w:rPr>
            </w:pPr>
            <w:r w:rsidRPr="00C86776">
              <w:rPr>
                <w:rFonts w:ascii="Arial" w:hAnsi="Arial" w:cs="Arial"/>
                <w:color w:val="212121"/>
                <w:sz w:val="21"/>
                <w:szCs w:val="21"/>
              </w:rPr>
              <w:t>Has the lowest energy using product or service been considered for the project (if applicable)?</w:t>
            </w:r>
          </w:p>
        </w:tc>
        <w:tc>
          <w:tcPr>
            <w:tcW w:w="3221" w:type="dxa"/>
          </w:tcPr>
          <w:p w14:paraId="54B2AE7D" w14:textId="74765BAE" w:rsidR="003B7ECD" w:rsidRPr="00372B22" w:rsidRDefault="00CD02FC"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65DCC5ED" w14:textId="39D41701" w:rsidR="003B7ECD" w:rsidRPr="00BB742D" w:rsidRDefault="003B7ECD" w:rsidP="003B7ECD">
            <w:pPr>
              <w:rPr>
                <w:rFonts w:ascii="Arial" w:hAnsi="Arial" w:cs="Arial"/>
                <w:color w:val="0070C0"/>
                <w:sz w:val="21"/>
                <w:szCs w:val="21"/>
              </w:rPr>
            </w:pPr>
          </w:p>
        </w:tc>
      </w:tr>
      <w:tr w:rsidR="003B7ECD" w:rsidRPr="00C86776" w14:paraId="067CEFE6" w14:textId="77777777" w:rsidTr="00FF338E">
        <w:trPr>
          <w:cantSplit/>
          <w:tblHeader/>
        </w:trPr>
        <w:tc>
          <w:tcPr>
            <w:tcW w:w="3681" w:type="dxa"/>
          </w:tcPr>
          <w:p w14:paraId="68B9F7B2" w14:textId="2F010E9C" w:rsidR="003B7ECD" w:rsidRPr="00C86776" w:rsidRDefault="003B7ECD" w:rsidP="003B7ECD">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221" w:type="dxa"/>
          </w:tcPr>
          <w:p w14:paraId="41606552" w14:textId="15838823" w:rsidR="003B7ECD" w:rsidRPr="00372B22" w:rsidRDefault="00CD02FC"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0"/>
                  <w14:checkedState w14:val="2612" w14:font="MS Gothic"/>
                  <w14:uncheckedState w14:val="2610" w14:font="MS Gothic"/>
                </w14:checkbox>
              </w:sdtPr>
              <w:sdtEndPr/>
              <w:sdtContent>
                <w:r w:rsidR="0024085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1"/>
                  <w14:checkedState w14:val="2612" w14:font="MS Gothic"/>
                  <w14:uncheckedState w14:val="2610" w14:font="MS Gothic"/>
                </w14:checkbox>
              </w:sdtPr>
              <w:sdtEndPr/>
              <w:sdtContent>
                <w:r w:rsidR="0024085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2A1BC5B8" w14:textId="43274A75" w:rsidR="003B7ECD" w:rsidRPr="00BB742D" w:rsidRDefault="003B7ECD" w:rsidP="003B7ECD">
            <w:pPr>
              <w:rPr>
                <w:rFonts w:ascii="Arial" w:hAnsi="Arial" w:cs="Arial"/>
                <w:color w:val="0070C0"/>
                <w:sz w:val="21"/>
                <w:szCs w:val="21"/>
              </w:rPr>
            </w:pPr>
          </w:p>
        </w:tc>
      </w:tr>
    </w:tbl>
    <w:p w14:paraId="33079EA2" w14:textId="77777777" w:rsidR="006648A3" w:rsidRPr="00C86776" w:rsidRDefault="006648A3">
      <w:pPr>
        <w:rPr>
          <w:rFonts w:ascii="Arial" w:hAnsi="Arial" w:cs="Arial"/>
          <w:sz w:val="22"/>
          <w:szCs w:val="22"/>
        </w:rPr>
      </w:pPr>
    </w:p>
    <w:p w14:paraId="72CA6882" w14:textId="51406549" w:rsidR="00E041C6" w:rsidRPr="00C86776" w:rsidRDefault="00623EBC">
      <w:pPr>
        <w:rPr>
          <w:rFonts w:ascii="Arial" w:hAnsi="Arial" w:cs="Arial"/>
          <w:sz w:val="22"/>
          <w:szCs w:val="22"/>
        </w:rPr>
      </w:pPr>
      <w:r>
        <w:rPr>
          <w:rFonts w:ascii="Arial" w:hAnsi="Arial" w:cs="Arial"/>
          <w:sz w:val="22"/>
          <w:szCs w:val="22"/>
        </w:rPr>
        <w:br w:type="column"/>
      </w:r>
    </w:p>
    <w:p w14:paraId="6360FAC1" w14:textId="21236BC0" w:rsidR="00AA068C" w:rsidRDefault="0D1A5D6D" w:rsidP="009A09E8">
      <w:pPr>
        <w:pStyle w:val="Heading1"/>
        <w:numPr>
          <w:ilvl w:val="0"/>
          <w:numId w:val="3"/>
        </w:numPr>
      </w:pPr>
      <w:bookmarkStart w:id="58" w:name="_Toc211517523"/>
      <w:r>
        <w:t xml:space="preserve">Dependencies / </w:t>
      </w:r>
      <w:r w:rsidR="2504A4DB">
        <w:t xml:space="preserve">Risks / </w:t>
      </w:r>
      <w:r>
        <w:t>Assumptions</w:t>
      </w:r>
      <w:r w:rsidR="245DE315">
        <w:t xml:space="preserve"> </w:t>
      </w:r>
      <w:r w:rsidR="0AA7FF05">
        <w:t>[Required]</w:t>
      </w:r>
      <w:bookmarkEnd w:id="58"/>
    </w:p>
    <w:p w14:paraId="06202D2C" w14:textId="30D04DBF" w:rsidR="00E041C6" w:rsidRPr="00AA068C" w:rsidRDefault="00381DE9" w:rsidP="009A09E8">
      <w:pPr>
        <w:pStyle w:val="Heading2"/>
        <w:numPr>
          <w:ilvl w:val="1"/>
          <w:numId w:val="3"/>
        </w:numPr>
        <w:rPr>
          <w:sz w:val="32"/>
          <w:szCs w:val="32"/>
        </w:rPr>
      </w:pPr>
      <w:r w:rsidRPr="00AA068C">
        <w:t>Dependencies</w:t>
      </w:r>
    </w:p>
    <w:p w14:paraId="177C5D29" w14:textId="2B15D66A" w:rsidR="00381DE9" w:rsidRDefault="00381DE9">
      <w:pPr>
        <w:rPr>
          <w:rFonts w:cs="Arial"/>
          <w:i/>
          <w:iCs/>
        </w:rPr>
      </w:pPr>
      <w:r w:rsidRPr="00FE2617">
        <w:rPr>
          <w:rFonts w:cs="Arial"/>
          <w:i/>
          <w:iCs/>
        </w:rPr>
        <w:t>List any decisions, actions or projects that are required for this proposal to proceed (inbound) or required by other projects (outbound).</w:t>
      </w:r>
    </w:p>
    <w:p w14:paraId="7E19C4A5"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60"/>
        <w:gridCol w:w="1787"/>
        <w:gridCol w:w="2268"/>
        <w:gridCol w:w="4864"/>
      </w:tblGrid>
      <w:tr w:rsidR="00381DE9" w:rsidRPr="00C86776" w14:paraId="483F49AF" w14:textId="77777777" w:rsidTr="002B0568">
        <w:tc>
          <w:tcPr>
            <w:tcW w:w="760" w:type="dxa"/>
          </w:tcPr>
          <w:p w14:paraId="2DB1CF4D" w14:textId="6C3BA627" w:rsidR="00381DE9" w:rsidRPr="00C86776" w:rsidRDefault="00381DE9">
            <w:pPr>
              <w:rPr>
                <w:rFonts w:ascii="Arial" w:hAnsi="Arial" w:cs="Arial"/>
                <w:b/>
                <w:bCs/>
                <w:sz w:val="21"/>
                <w:szCs w:val="21"/>
              </w:rPr>
            </w:pPr>
            <w:r w:rsidRPr="00C86776">
              <w:rPr>
                <w:rFonts w:ascii="Arial" w:hAnsi="Arial" w:cs="Arial"/>
                <w:b/>
                <w:bCs/>
                <w:sz w:val="21"/>
                <w:szCs w:val="21"/>
              </w:rPr>
              <w:t>ID</w:t>
            </w:r>
          </w:p>
        </w:tc>
        <w:tc>
          <w:tcPr>
            <w:tcW w:w="1787" w:type="dxa"/>
          </w:tcPr>
          <w:p w14:paraId="79E270E4" w14:textId="34E45EAF" w:rsidR="00381DE9" w:rsidRPr="00C86776" w:rsidRDefault="00381DE9">
            <w:pPr>
              <w:rPr>
                <w:rFonts w:ascii="Arial" w:hAnsi="Arial" w:cs="Arial"/>
                <w:b/>
                <w:bCs/>
                <w:sz w:val="21"/>
                <w:szCs w:val="21"/>
              </w:rPr>
            </w:pPr>
            <w:r w:rsidRPr="00C86776">
              <w:rPr>
                <w:rFonts w:ascii="Arial" w:hAnsi="Arial" w:cs="Arial"/>
                <w:b/>
                <w:bCs/>
                <w:sz w:val="21"/>
                <w:szCs w:val="21"/>
              </w:rPr>
              <w:t>Inbound or Outbound</w:t>
            </w:r>
          </w:p>
        </w:tc>
        <w:tc>
          <w:tcPr>
            <w:tcW w:w="2268" w:type="dxa"/>
          </w:tcPr>
          <w:p w14:paraId="196A946B" w14:textId="55878868" w:rsidR="00381DE9" w:rsidRPr="00C86776" w:rsidRDefault="00381DE9">
            <w:pPr>
              <w:rPr>
                <w:rFonts w:ascii="Arial" w:hAnsi="Arial" w:cs="Arial"/>
                <w:b/>
                <w:bCs/>
                <w:sz w:val="21"/>
                <w:szCs w:val="21"/>
              </w:rPr>
            </w:pPr>
            <w:r w:rsidRPr="00C86776">
              <w:rPr>
                <w:rFonts w:ascii="Arial" w:hAnsi="Arial" w:cs="Arial"/>
                <w:b/>
                <w:bCs/>
                <w:sz w:val="21"/>
                <w:szCs w:val="21"/>
              </w:rPr>
              <w:t xml:space="preserve">Project reference </w:t>
            </w:r>
            <w:r w:rsidR="000E4FD5" w:rsidRPr="00C86776">
              <w:rPr>
                <w:rFonts w:ascii="Arial" w:hAnsi="Arial" w:cs="Arial"/>
                <w:b/>
                <w:bCs/>
                <w:sz w:val="21"/>
                <w:szCs w:val="21"/>
              </w:rPr>
              <w:t>(</w:t>
            </w:r>
            <w:r w:rsidRPr="00C86776">
              <w:rPr>
                <w:rFonts w:ascii="Arial" w:hAnsi="Arial" w:cs="Arial"/>
                <w:b/>
                <w:bCs/>
                <w:sz w:val="21"/>
                <w:szCs w:val="21"/>
              </w:rPr>
              <w:t>if any</w:t>
            </w:r>
            <w:r w:rsidR="000E4FD5" w:rsidRPr="00C86776">
              <w:rPr>
                <w:rFonts w:ascii="Arial" w:hAnsi="Arial" w:cs="Arial"/>
                <w:b/>
                <w:bCs/>
                <w:sz w:val="21"/>
                <w:szCs w:val="21"/>
              </w:rPr>
              <w:t>)</w:t>
            </w:r>
          </w:p>
        </w:tc>
        <w:tc>
          <w:tcPr>
            <w:tcW w:w="4864" w:type="dxa"/>
          </w:tcPr>
          <w:p w14:paraId="28CC7F60" w14:textId="583EE947" w:rsidR="00381DE9" w:rsidRPr="00C86776" w:rsidRDefault="00381DE9">
            <w:pPr>
              <w:rPr>
                <w:rFonts w:ascii="Arial" w:hAnsi="Arial" w:cs="Arial"/>
                <w:b/>
                <w:bCs/>
                <w:sz w:val="21"/>
                <w:szCs w:val="21"/>
              </w:rPr>
            </w:pPr>
            <w:r w:rsidRPr="00C86776">
              <w:rPr>
                <w:rFonts w:ascii="Arial" w:hAnsi="Arial" w:cs="Arial"/>
                <w:b/>
                <w:bCs/>
                <w:sz w:val="21"/>
                <w:szCs w:val="21"/>
              </w:rPr>
              <w:t>Description</w:t>
            </w:r>
            <w:r w:rsidR="000E4FD5" w:rsidRPr="00C86776">
              <w:rPr>
                <w:rFonts w:ascii="Arial" w:hAnsi="Arial" w:cs="Arial"/>
                <w:b/>
                <w:bCs/>
                <w:sz w:val="21"/>
                <w:szCs w:val="21"/>
              </w:rPr>
              <w:t>/nature of dependency</w:t>
            </w:r>
          </w:p>
        </w:tc>
      </w:tr>
      <w:tr w:rsidR="00381DE9" w:rsidRPr="00C86776" w14:paraId="793CBD9D" w14:textId="77777777" w:rsidTr="002B0568">
        <w:tc>
          <w:tcPr>
            <w:tcW w:w="760" w:type="dxa"/>
          </w:tcPr>
          <w:p w14:paraId="3EFAA72D" w14:textId="7F605FE5" w:rsidR="00381DE9" w:rsidRPr="00C86776" w:rsidRDefault="00381DE9">
            <w:pPr>
              <w:rPr>
                <w:rFonts w:ascii="Arial" w:hAnsi="Arial" w:cs="Arial"/>
                <w:sz w:val="21"/>
                <w:szCs w:val="21"/>
              </w:rPr>
            </w:pPr>
            <w:r w:rsidRPr="00C86776">
              <w:rPr>
                <w:rFonts w:ascii="Arial" w:hAnsi="Arial" w:cs="Arial"/>
                <w:sz w:val="21"/>
                <w:szCs w:val="21"/>
              </w:rPr>
              <w:t>D1</w:t>
            </w:r>
          </w:p>
        </w:tc>
        <w:tc>
          <w:tcPr>
            <w:tcW w:w="1787" w:type="dxa"/>
          </w:tcPr>
          <w:p w14:paraId="67D678A3" w14:textId="6639DF21" w:rsidR="00381DE9" w:rsidRPr="00C86776" w:rsidRDefault="008F0449">
            <w:pPr>
              <w:rPr>
                <w:rFonts w:ascii="Arial" w:hAnsi="Arial" w:cs="Arial"/>
                <w:sz w:val="21"/>
                <w:szCs w:val="21"/>
              </w:rPr>
            </w:pPr>
            <w:r>
              <w:rPr>
                <w:rFonts w:ascii="Arial" w:hAnsi="Arial" w:cs="Arial"/>
                <w:sz w:val="21"/>
                <w:szCs w:val="21"/>
              </w:rPr>
              <w:t>Inbound</w:t>
            </w:r>
          </w:p>
        </w:tc>
        <w:tc>
          <w:tcPr>
            <w:tcW w:w="2268" w:type="dxa"/>
          </w:tcPr>
          <w:p w14:paraId="30EC32B4" w14:textId="7F11C599" w:rsidR="00381DE9" w:rsidRPr="00C86776" w:rsidRDefault="00381DE9">
            <w:pPr>
              <w:rPr>
                <w:rFonts w:ascii="Arial" w:hAnsi="Arial" w:cs="Arial"/>
                <w:sz w:val="21"/>
                <w:szCs w:val="21"/>
              </w:rPr>
            </w:pPr>
          </w:p>
        </w:tc>
        <w:tc>
          <w:tcPr>
            <w:tcW w:w="4864" w:type="dxa"/>
          </w:tcPr>
          <w:p w14:paraId="7061F68F" w14:textId="27AE60CE" w:rsidR="00381DE9" w:rsidRPr="00C86776" w:rsidRDefault="006071C7">
            <w:pPr>
              <w:rPr>
                <w:rFonts w:ascii="Arial" w:hAnsi="Arial" w:cs="Arial"/>
                <w:sz w:val="21"/>
                <w:szCs w:val="21"/>
              </w:rPr>
            </w:pPr>
            <w:r>
              <w:rPr>
                <w:rFonts w:ascii="Arial" w:hAnsi="Arial" w:cs="Arial"/>
                <w:sz w:val="21"/>
                <w:szCs w:val="21"/>
              </w:rPr>
              <w:t xml:space="preserve">Unknown if </w:t>
            </w:r>
            <w:r w:rsidR="00BF509A">
              <w:rPr>
                <w:rFonts w:ascii="Arial" w:hAnsi="Arial" w:cs="Arial"/>
                <w:sz w:val="21"/>
                <w:szCs w:val="21"/>
              </w:rPr>
              <w:t xml:space="preserve">O2 Business supply chain </w:t>
            </w:r>
            <w:r w:rsidR="00FE42C2">
              <w:rPr>
                <w:rFonts w:ascii="Arial" w:hAnsi="Arial" w:cs="Arial"/>
                <w:sz w:val="21"/>
                <w:szCs w:val="21"/>
              </w:rPr>
              <w:t>integration project is a dependency / impacts.</w:t>
            </w:r>
          </w:p>
        </w:tc>
      </w:tr>
      <w:tr w:rsidR="00C548DA" w:rsidRPr="00C86776" w14:paraId="4C381AF9" w14:textId="77777777" w:rsidTr="002B0568">
        <w:tc>
          <w:tcPr>
            <w:tcW w:w="760" w:type="dxa"/>
          </w:tcPr>
          <w:p w14:paraId="7E73BC91" w14:textId="2B66303F" w:rsidR="00C548DA" w:rsidRPr="00C86776" w:rsidRDefault="00C548DA" w:rsidP="00C548DA">
            <w:pPr>
              <w:rPr>
                <w:rFonts w:ascii="Arial" w:hAnsi="Arial" w:cs="Arial"/>
                <w:sz w:val="21"/>
                <w:szCs w:val="21"/>
              </w:rPr>
            </w:pPr>
            <w:r>
              <w:rPr>
                <w:rFonts w:ascii="Arial" w:hAnsi="Arial" w:cs="Arial"/>
                <w:sz w:val="21"/>
                <w:szCs w:val="21"/>
              </w:rPr>
              <w:t>D2</w:t>
            </w:r>
          </w:p>
        </w:tc>
        <w:tc>
          <w:tcPr>
            <w:tcW w:w="1787" w:type="dxa"/>
          </w:tcPr>
          <w:p w14:paraId="39160169" w14:textId="55A05618" w:rsidR="00C548DA" w:rsidRPr="00C86776" w:rsidRDefault="00C548DA" w:rsidP="00C548DA">
            <w:pPr>
              <w:rPr>
                <w:rFonts w:ascii="Arial" w:hAnsi="Arial" w:cs="Arial"/>
                <w:sz w:val="21"/>
                <w:szCs w:val="21"/>
              </w:rPr>
            </w:pPr>
            <w:r>
              <w:rPr>
                <w:rFonts w:ascii="Arial" w:hAnsi="Arial" w:cs="Arial"/>
                <w:sz w:val="21"/>
                <w:szCs w:val="21"/>
              </w:rPr>
              <w:t>Inbound</w:t>
            </w:r>
          </w:p>
        </w:tc>
        <w:tc>
          <w:tcPr>
            <w:tcW w:w="2268" w:type="dxa"/>
          </w:tcPr>
          <w:p w14:paraId="1C40E101" w14:textId="1936F186" w:rsidR="00C548DA" w:rsidRPr="00C86776" w:rsidRDefault="00C548DA" w:rsidP="00C548DA">
            <w:pPr>
              <w:rPr>
                <w:rFonts w:ascii="Arial" w:hAnsi="Arial" w:cs="Arial"/>
                <w:sz w:val="21"/>
                <w:szCs w:val="21"/>
              </w:rPr>
            </w:pPr>
          </w:p>
        </w:tc>
        <w:tc>
          <w:tcPr>
            <w:tcW w:w="4864" w:type="dxa"/>
          </w:tcPr>
          <w:p w14:paraId="0313B176" w14:textId="77777777" w:rsidR="00C548DA" w:rsidRDefault="00C548DA" w:rsidP="00C548DA">
            <w:pPr>
              <w:rPr>
                <w:rFonts w:ascii="Arial" w:hAnsi="Arial" w:cs="Arial"/>
                <w:sz w:val="21"/>
                <w:szCs w:val="21"/>
              </w:rPr>
            </w:pPr>
            <w:r>
              <w:rPr>
                <w:rFonts w:ascii="Arial" w:hAnsi="Arial" w:cs="Arial"/>
                <w:sz w:val="21"/>
                <w:szCs w:val="21"/>
              </w:rPr>
              <w:t>Unknown if this has an impact but flagging</w:t>
            </w:r>
          </w:p>
          <w:p w14:paraId="00049E43" w14:textId="258BAE12" w:rsidR="00C548DA" w:rsidRPr="00C86776" w:rsidRDefault="00C548DA" w:rsidP="00C548DA">
            <w:pPr>
              <w:rPr>
                <w:rFonts w:ascii="Arial" w:hAnsi="Arial" w:cs="Arial"/>
                <w:sz w:val="21"/>
                <w:szCs w:val="21"/>
              </w:rPr>
            </w:pPr>
            <w:r>
              <w:rPr>
                <w:rFonts w:ascii="Arial" w:hAnsi="Arial" w:cs="Arial"/>
                <w:sz w:val="21"/>
                <w:szCs w:val="21"/>
              </w:rPr>
              <w:t>O2 Business SPID migration</w:t>
            </w:r>
          </w:p>
        </w:tc>
      </w:tr>
      <w:tr w:rsidR="00C548DA" w:rsidRPr="00C86776" w14:paraId="652BE804" w14:textId="77777777" w:rsidTr="002B0568">
        <w:tc>
          <w:tcPr>
            <w:tcW w:w="760" w:type="dxa"/>
          </w:tcPr>
          <w:p w14:paraId="4C559BC0" w14:textId="77777777" w:rsidR="00C548DA" w:rsidRDefault="00C548DA" w:rsidP="00C548DA">
            <w:pPr>
              <w:rPr>
                <w:rFonts w:ascii="Arial" w:hAnsi="Arial" w:cs="Arial"/>
                <w:sz w:val="21"/>
                <w:szCs w:val="21"/>
              </w:rPr>
            </w:pPr>
          </w:p>
        </w:tc>
        <w:tc>
          <w:tcPr>
            <w:tcW w:w="1787" w:type="dxa"/>
          </w:tcPr>
          <w:p w14:paraId="0B44FEA1" w14:textId="32DDF5EE" w:rsidR="00C548DA" w:rsidRDefault="00C548DA" w:rsidP="00C548DA">
            <w:pPr>
              <w:rPr>
                <w:rFonts w:ascii="Arial" w:hAnsi="Arial" w:cs="Arial"/>
                <w:sz w:val="21"/>
                <w:szCs w:val="21"/>
              </w:rPr>
            </w:pPr>
          </w:p>
        </w:tc>
        <w:tc>
          <w:tcPr>
            <w:tcW w:w="2268" w:type="dxa"/>
          </w:tcPr>
          <w:p w14:paraId="70E90CD9" w14:textId="77777777" w:rsidR="00C548DA" w:rsidRPr="00C86776" w:rsidRDefault="00C548DA" w:rsidP="00C548DA">
            <w:pPr>
              <w:rPr>
                <w:rFonts w:ascii="Arial" w:hAnsi="Arial" w:cs="Arial"/>
                <w:sz w:val="21"/>
                <w:szCs w:val="21"/>
              </w:rPr>
            </w:pPr>
          </w:p>
        </w:tc>
        <w:tc>
          <w:tcPr>
            <w:tcW w:w="4864" w:type="dxa"/>
          </w:tcPr>
          <w:p w14:paraId="379EE109" w14:textId="6D175327" w:rsidR="00C548DA" w:rsidRDefault="00C548DA" w:rsidP="00C548DA">
            <w:pPr>
              <w:rPr>
                <w:rFonts w:ascii="Arial" w:hAnsi="Arial" w:cs="Arial"/>
                <w:sz w:val="21"/>
                <w:szCs w:val="21"/>
              </w:rPr>
            </w:pPr>
          </w:p>
        </w:tc>
      </w:tr>
      <w:tr w:rsidR="00C548DA" w:rsidRPr="00C86776" w14:paraId="3B981251" w14:textId="77777777" w:rsidTr="002B0568">
        <w:tc>
          <w:tcPr>
            <w:tcW w:w="760" w:type="dxa"/>
          </w:tcPr>
          <w:p w14:paraId="59F30F55" w14:textId="020960CD" w:rsidR="00C548DA" w:rsidRDefault="00C548DA" w:rsidP="00C548DA">
            <w:pPr>
              <w:rPr>
                <w:rFonts w:ascii="Arial" w:hAnsi="Arial" w:cs="Arial"/>
                <w:sz w:val="21"/>
                <w:szCs w:val="21"/>
              </w:rPr>
            </w:pPr>
          </w:p>
        </w:tc>
        <w:tc>
          <w:tcPr>
            <w:tcW w:w="1787" w:type="dxa"/>
          </w:tcPr>
          <w:p w14:paraId="5CA017CE" w14:textId="47E6F31C" w:rsidR="00C548DA" w:rsidRDefault="00C548DA" w:rsidP="00C548DA">
            <w:pPr>
              <w:rPr>
                <w:rFonts w:ascii="Arial" w:hAnsi="Arial" w:cs="Arial"/>
                <w:sz w:val="21"/>
                <w:szCs w:val="21"/>
              </w:rPr>
            </w:pPr>
          </w:p>
        </w:tc>
        <w:tc>
          <w:tcPr>
            <w:tcW w:w="2268" w:type="dxa"/>
          </w:tcPr>
          <w:p w14:paraId="04BE1135" w14:textId="77777777" w:rsidR="00C548DA" w:rsidRDefault="00C548DA" w:rsidP="00C548DA">
            <w:pPr>
              <w:rPr>
                <w:rFonts w:ascii="Arial" w:hAnsi="Arial" w:cs="Arial"/>
                <w:sz w:val="21"/>
                <w:szCs w:val="21"/>
              </w:rPr>
            </w:pPr>
          </w:p>
        </w:tc>
        <w:tc>
          <w:tcPr>
            <w:tcW w:w="4864" w:type="dxa"/>
          </w:tcPr>
          <w:p w14:paraId="0AA6C9CA" w14:textId="0830818F" w:rsidR="00C548DA" w:rsidRPr="00BF60A8" w:rsidRDefault="00C548DA" w:rsidP="00C548DA">
            <w:pPr>
              <w:rPr>
                <w:rFonts w:ascii="Arial" w:hAnsi="Arial" w:cs="Arial"/>
                <w:sz w:val="21"/>
                <w:szCs w:val="21"/>
              </w:rPr>
            </w:pPr>
          </w:p>
        </w:tc>
      </w:tr>
      <w:tr w:rsidR="00C548DA" w:rsidRPr="00C86776" w14:paraId="0CEBD6C2" w14:textId="77777777" w:rsidTr="002B0568">
        <w:tc>
          <w:tcPr>
            <w:tcW w:w="760" w:type="dxa"/>
          </w:tcPr>
          <w:p w14:paraId="4414E323" w14:textId="325F5FF6" w:rsidR="00C548DA" w:rsidRDefault="00C548DA" w:rsidP="00C548DA">
            <w:pPr>
              <w:rPr>
                <w:rFonts w:ascii="Arial" w:hAnsi="Arial" w:cs="Arial"/>
                <w:sz w:val="21"/>
                <w:szCs w:val="21"/>
              </w:rPr>
            </w:pPr>
          </w:p>
        </w:tc>
        <w:tc>
          <w:tcPr>
            <w:tcW w:w="1787" w:type="dxa"/>
          </w:tcPr>
          <w:p w14:paraId="705A7CE5" w14:textId="17805C3D" w:rsidR="00C548DA" w:rsidRDefault="00C548DA" w:rsidP="00C548DA">
            <w:pPr>
              <w:rPr>
                <w:rFonts w:ascii="Arial" w:hAnsi="Arial" w:cs="Arial"/>
                <w:sz w:val="21"/>
                <w:szCs w:val="21"/>
              </w:rPr>
            </w:pPr>
          </w:p>
        </w:tc>
        <w:tc>
          <w:tcPr>
            <w:tcW w:w="2268" w:type="dxa"/>
          </w:tcPr>
          <w:p w14:paraId="5A764C75" w14:textId="0017818F" w:rsidR="00C548DA" w:rsidRDefault="00C548DA" w:rsidP="00C548DA">
            <w:pPr>
              <w:rPr>
                <w:rFonts w:ascii="Arial" w:hAnsi="Arial" w:cs="Arial"/>
                <w:sz w:val="21"/>
                <w:szCs w:val="21"/>
              </w:rPr>
            </w:pPr>
          </w:p>
        </w:tc>
        <w:tc>
          <w:tcPr>
            <w:tcW w:w="4864" w:type="dxa"/>
          </w:tcPr>
          <w:p w14:paraId="07601AAB" w14:textId="6BDC5E38" w:rsidR="00C548DA" w:rsidRDefault="00C548DA" w:rsidP="00C548DA">
            <w:pPr>
              <w:rPr>
                <w:rFonts w:ascii="Arial" w:hAnsi="Arial" w:cs="Arial"/>
                <w:sz w:val="21"/>
                <w:szCs w:val="21"/>
              </w:rPr>
            </w:pPr>
          </w:p>
        </w:tc>
      </w:tr>
      <w:tr w:rsidR="00C548DA" w:rsidRPr="00C86776" w14:paraId="4F819140" w14:textId="77777777" w:rsidTr="002B0568">
        <w:tc>
          <w:tcPr>
            <w:tcW w:w="760" w:type="dxa"/>
          </w:tcPr>
          <w:p w14:paraId="63361939" w14:textId="7F859DD1" w:rsidR="00C548DA" w:rsidRDefault="00C548DA" w:rsidP="00C548DA">
            <w:pPr>
              <w:rPr>
                <w:rFonts w:ascii="Arial" w:hAnsi="Arial" w:cs="Arial"/>
                <w:sz w:val="21"/>
                <w:szCs w:val="21"/>
              </w:rPr>
            </w:pPr>
          </w:p>
        </w:tc>
        <w:tc>
          <w:tcPr>
            <w:tcW w:w="1787" w:type="dxa"/>
          </w:tcPr>
          <w:p w14:paraId="2D72878F" w14:textId="160601F4" w:rsidR="00C548DA" w:rsidRDefault="00C548DA" w:rsidP="00C548DA">
            <w:pPr>
              <w:rPr>
                <w:rFonts w:ascii="Arial" w:hAnsi="Arial" w:cs="Arial"/>
                <w:sz w:val="21"/>
                <w:szCs w:val="21"/>
              </w:rPr>
            </w:pPr>
          </w:p>
        </w:tc>
        <w:tc>
          <w:tcPr>
            <w:tcW w:w="2268" w:type="dxa"/>
          </w:tcPr>
          <w:p w14:paraId="1DC7495A" w14:textId="77777777" w:rsidR="00C548DA" w:rsidRDefault="00C548DA" w:rsidP="00C548DA">
            <w:pPr>
              <w:rPr>
                <w:rFonts w:ascii="Arial" w:hAnsi="Arial" w:cs="Arial"/>
                <w:sz w:val="21"/>
                <w:szCs w:val="21"/>
              </w:rPr>
            </w:pPr>
          </w:p>
        </w:tc>
        <w:tc>
          <w:tcPr>
            <w:tcW w:w="4864" w:type="dxa"/>
          </w:tcPr>
          <w:p w14:paraId="0155B15B" w14:textId="0A55BB7B" w:rsidR="00C548DA" w:rsidRDefault="00C548DA" w:rsidP="00C548DA">
            <w:pPr>
              <w:rPr>
                <w:rFonts w:ascii="Arial" w:hAnsi="Arial" w:cs="Arial"/>
                <w:sz w:val="21"/>
                <w:szCs w:val="21"/>
              </w:rPr>
            </w:pPr>
          </w:p>
        </w:tc>
      </w:tr>
      <w:tr w:rsidR="00C548DA" w:rsidRPr="00C86776" w14:paraId="37BF1E5E" w14:textId="77777777" w:rsidTr="002B0568">
        <w:tc>
          <w:tcPr>
            <w:tcW w:w="760" w:type="dxa"/>
          </w:tcPr>
          <w:p w14:paraId="05D3C769" w14:textId="43D3060B" w:rsidR="00C548DA" w:rsidRDefault="00C548DA" w:rsidP="00C548DA">
            <w:pPr>
              <w:rPr>
                <w:rFonts w:ascii="Arial" w:hAnsi="Arial" w:cs="Arial"/>
                <w:sz w:val="21"/>
                <w:szCs w:val="21"/>
              </w:rPr>
            </w:pPr>
          </w:p>
        </w:tc>
        <w:tc>
          <w:tcPr>
            <w:tcW w:w="1787" w:type="dxa"/>
          </w:tcPr>
          <w:p w14:paraId="2895B6CD" w14:textId="3BE7B9E3" w:rsidR="00C548DA" w:rsidRDefault="00C548DA" w:rsidP="00C548DA">
            <w:pPr>
              <w:rPr>
                <w:rFonts w:ascii="Arial" w:hAnsi="Arial" w:cs="Arial"/>
                <w:sz w:val="21"/>
                <w:szCs w:val="21"/>
              </w:rPr>
            </w:pPr>
          </w:p>
        </w:tc>
        <w:tc>
          <w:tcPr>
            <w:tcW w:w="2268" w:type="dxa"/>
          </w:tcPr>
          <w:p w14:paraId="12929E08" w14:textId="77777777" w:rsidR="00C548DA" w:rsidRDefault="00C548DA" w:rsidP="00C548DA">
            <w:pPr>
              <w:rPr>
                <w:rFonts w:ascii="Arial" w:hAnsi="Arial" w:cs="Arial"/>
                <w:sz w:val="21"/>
                <w:szCs w:val="21"/>
              </w:rPr>
            </w:pPr>
          </w:p>
        </w:tc>
        <w:tc>
          <w:tcPr>
            <w:tcW w:w="4864" w:type="dxa"/>
          </w:tcPr>
          <w:p w14:paraId="1DC55E4B" w14:textId="5C4AC801" w:rsidR="00C548DA" w:rsidRDefault="00C548DA" w:rsidP="00C548DA">
            <w:pPr>
              <w:rPr>
                <w:rFonts w:ascii="Arial" w:hAnsi="Arial" w:cs="Arial"/>
                <w:sz w:val="21"/>
                <w:szCs w:val="21"/>
              </w:rPr>
            </w:pPr>
          </w:p>
        </w:tc>
      </w:tr>
      <w:tr w:rsidR="00C548DA" w:rsidRPr="00C86776" w14:paraId="48196320" w14:textId="77777777" w:rsidTr="002B0568">
        <w:tc>
          <w:tcPr>
            <w:tcW w:w="760" w:type="dxa"/>
          </w:tcPr>
          <w:p w14:paraId="27D1B407" w14:textId="614C6F86" w:rsidR="00C548DA" w:rsidRDefault="00C548DA" w:rsidP="00C548DA">
            <w:pPr>
              <w:rPr>
                <w:rFonts w:ascii="Arial" w:hAnsi="Arial" w:cs="Arial"/>
                <w:sz w:val="21"/>
                <w:szCs w:val="21"/>
              </w:rPr>
            </w:pPr>
          </w:p>
        </w:tc>
        <w:tc>
          <w:tcPr>
            <w:tcW w:w="1787" w:type="dxa"/>
          </w:tcPr>
          <w:p w14:paraId="32F43FE5" w14:textId="0841D9C7" w:rsidR="00C548DA" w:rsidRDefault="00C548DA" w:rsidP="00C548DA">
            <w:pPr>
              <w:rPr>
                <w:rFonts w:ascii="Arial" w:hAnsi="Arial" w:cs="Arial"/>
                <w:sz w:val="21"/>
                <w:szCs w:val="21"/>
              </w:rPr>
            </w:pPr>
          </w:p>
        </w:tc>
        <w:tc>
          <w:tcPr>
            <w:tcW w:w="2268" w:type="dxa"/>
          </w:tcPr>
          <w:p w14:paraId="5F43F561" w14:textId="37F68B11" w:rsidR="00C548DA" w:rsidRDefault="00C548DA" w:rsidP="00C548DA">
            <w:pPr>
              <w:rPr>
                <w:rFonts w:ascii="Arial" w:hAnsi="Arial" w:cs="Arial"/>
                <w:sz w:val="21"/>
                <w:szCs w:val="21"/>
              </w:rPr>
            </w:pPr>
          </w:p>
        </w:tc>
        <w:tc>
          <w:tcPr>
            <w:tcW w:w="4864" w:type="dxa"/>
          </w:tcPr>
          <w:p w14:paraId="4D296520" w14:textId="59E8183C" w:rsidR="00C548DA" w:rsidRDefault="00C548DA" w:rsidP="00C548DA">
            <w:pPr>
              <w:rPr>
                <w:rFonts w:ascii="Arial" w:hAnsi="Arial" w:cs="Arial"/>
                <w:sz w:val="21"/>
                <w:szCs w:val="21"/>
              </w:rPr>
            </w:pPr>
          </w:p>
        </w:tc>
      </w:tr>
      <w:tr w:rsidR="00C548DA" w:rsidRPr="00C86776" w14:paraId="0540FC5A" w14:textId="77777777" w:rsidTr="002B0568">
        <w:tc>
          <w:tcPr>
            <w:tcW w:w="760" w:type="dxa"/>
          </w:tcPr>
          <w:p w14:paraId="1C300E65" w14:textId="1143EE58" w:rsidR="00C548DA" w:rsidRDefault="00C548DA" w:rsidP="00C548DA">
            <w:pPr>
              <w:rPr>
                <w:rFonts w:ascii="Arial" w:hAnsi="Arial" w:cs="Arial"/>
                <w:sz w:val="21"/>
                <w:szCs w:val="21"/>
              </w:rPr>
            </w:pPr>
          </w:p>
        </w:tc>
        <w:tc>
          <w:tcPr>
            <w:tcW w:w="1787" w:type="dxa"/>
          </w:tcPr>
          <w:p w14:paraId="7AA4F0A9" w14:textId="2758B5D2" w:rsidR="00C548DA" w:rsidRDefault="00C548DA" w:rsidP="00C548DA">
            <w:pPr>
              <w:rPr>
                <w:rFonts w:ascii="Arial" w:hAnsi="Arial" w:cs="Arial"/>
                <w:sz w:val="21"/>
                <w:szCs w:val="21"/>
              </w:rPr>
            </w:pPr>
          </w:p>
        </w:tc>
        <w:tc>
          <w:tcPr>
            <w:tcW w:w="2268" w:type="dxa"/>
          </w:tcPr>
          <w:p w14:paraId="24B17789" w14:textId="77777777" w:rsidR="00C548DA" w:rsidRPr="00C312AA" w:rsidRDefault="00C548DA" w:rsidP="00C548DA">
            <w:pPr>
              <w:rPr>
                <w:rFonts w:ascii="Arial" w:hAnsi="Arial" w:cs="Arial"/>
                <w:sz w:val="21"/>
                <w:szCs w:val="21"/>
              </w:rPr>
            </w:pPr>
          </w:p>
        </w:tc>
        <w:tc>
          <w:tcPr>
            <w:tcW w:w="4864" w:type="dxa"/>
          </w:tcPr>
          <w:p w14:paraId="47438B3A" w14:textId="0186B19E" w:rsidR="00C548DA" w:rsidRDefault="00C548DA" w:rsidP="00C548DA">
            <w:pPr>
              <w:rPr>
                <w:rFonts w:ascii="Arial" w:hAnsi="Arial" w:cs="Arial"/>
                <w:sz w:val="21"/>
                <w:szCs w:val="21"/>
              </w:rPr>
            </w:pPr>
          </w:p>
        </w:tc>
      </w:tr>
      <w:tr w:rsidR="00C548DA" w:rsidRPr="00C86776" w14:paraId="60CC466A" w14:textId="77777777" w:rsidTr="002B0568">
        <w:tc>
          <w:tcPr>
            <w:tcW w:w="760" w:type="dxa"/>
          </w:tcPr>
          <w:p w14:paraId="6E136DAB" w14:textId="0D4DEBBC" w:rsidR="00C548DA" w:rsidRDefault="00C548DA" w:rsidP="00C548DA">
            <w:pPr>
              <w:rPr>
                <w:rFonts w:ascii="Arial" w:hAnsi="Arial" w:cs="Arial"/>
                <w:sz w:val="21"/>
                <w:szCs w:val="21"/>
              </w:rPr>
            </w:pPr>
          </w:p>
        </w:tc>
        <w:tc>
          <w:tcPr>
            <w:tcW w:w="1787" w:type="dxa"/>
          </w:tcPr>
          <w:p w14:paraId="7A6319B3" w14:textId="2D00A886" w:rsidR="00C548DA" w:rsidRDefault="00C548DA" w:rsidP="00C548DA">
            <w:pPr>
              <w:rPr>
                <w:rFonts w:ascii="Arial" w:hAnsi="Arial" w:cs="Arial"/>
                <w:sz w:val="21"/>
                <w:szCs w:val="21"/>
              </w:rPr>
            </w:pPr>
          </w:p>
        </w:tc>
        <w:tc>
          <w:tcPr>
            <w:tcW w:w="2268" w:type="dxa"/>
          </w:tcPr>
          <w:p w14:paraId="46DDED79" w14:textId="77777777" w:rsidR="00C548DA" w:rsidRPr="00C312AA" w:rsidRDefault="00C548DA" w:rsidP="00C548DA">
            <w:pPr>
              <w:rPr>
                <w:rFonts w:ascii="Arial" w:hAnsi="Arial" w:cs="Arial"/>
                <w:sz w:val="21"/>
                <w:szCs w:val="21"/>
              </w:rPr>
            </w:pPr>
          </w:p>
        </w:tc>
        <w:tc>
          <w:tcPr>
            <w:tcW w:w="4864" w:type="dxa"/>
          </w:tcPr>
          <w:p w14:paraId="4AEC2821" w14:textId="77810DF0" w:rsidR="00C548DA" w:rsidRDefault="00C548DA" w:rsidP="00C548DA">
            <w:pPr>
              <w:rPr>
                <w:rFonts w:ascii="Arial" w:hAnsi="Arial" w:cs="Arial"/>
                <w:sz w:val="21"/>
                <w:szCs w:val="21"/>
              </w:rPr>
            </w:pPr>
          </w:p>
        </w:tc>
      </w:tr>
      <w:tr w:rsidR="00C548DA" w:rsidRPr="00C86776" w14:paraId="5A7DC37B" w14:textId="77777777" w:rsidTr="002B0568">
        <w:tc>
          <w:tcPr>
            <w:tcW w:w="760" w:type="dxa"/>
          </w:tcPr>
          <w:p w14:paraId="288D55B2" w14:textId="11FCD701" w:rsidR="00C548DA" w:rsidRDefault="00C548DA" w:rsidP="00C548DA">
            <w:pPr>
              <w:rPr>
                <w:rFonts w:ascii="Arial" w:hAnsi="Arial" w:cs="Arial"/>
                <w:sz w:val="21"/>
                <w:szCs w:val="21"/>
              </w:rPr>
            </w:pPr>
          </w:p>
        </w:tc>
        <w:tc>
          <w:tcPr>
            <w:tcW w:w="1787" w:type="dxa"/>
          </w:tcPr>
          <w:p w14:paraId="511D5991" w14:textId="55AABC0B" w:rsidR="00C548DA" w:rsidRDefault="00C548DA" w:rsidP="00C548DA">
            <w:pPr>
              <w:rPr>
                <w:rFonts w:ascii="Arial" w:hAnsi="Arial" w:cs="Arial"/>
                <w:sz w:val="21"/>
                <w:szCs w:val="21"/>
              </w:rPr>
            </w:pPr>
          </w:p>
        </w:tc>
        <w:tc>
          <w:tcPr>
            <w:tcW w:w="2268" w:type="dxa"/>
          </w:tcPr>
          <w:p w14:paraId="6E01E996" w14:textId="77777777" w:rsidR="00C548DA" w:rsidRPr="00C312AA" w:rsidRDefault="00C548DA" w:rsidP="00C548DA">
            <w:pPr>
              <w:rPr>
                <w:rFonts w:ascii="Arial" w:hAnsi="Arial" w:cs="Arial"/>
                <w:sz w:val="21"/>
                <w:szCs w:val="21"/>
              </w:rPr>
            </w:pPr>
          </w:p>
        </w:tc>
        <w:tc>
          <w:tcPr>
            <w:tcW w:w="4864" w:type="dxa"/>
          </w:tcPr>
          <w:p w14:paraId="5A6B1E7F" w14:textId="0159309E" w:rsidR="00C548DA" w:rsidRDefault="00C548DA" w:rsidP="00C548DA">
            <w:pPr>
              <w:rPr>
                <w:rFonts w:ascii="Arial" w:hAnsi="Arial" w:cs="Arial"/>
                <w:sz w:val="21"/>
                <w:szCs w:val="21"/>
              </w:rPr>
            </w:pPr>
          </w:p>
        </w:tc>
      </w:tr>
      <w:tr w:rsidR="00C548DA" w:rsidRPr="00C86776" w14:paraId="3CC11071" w14:textId="77777777" w:rsidTr="002B0568">
        <w:tc>
          <w:tcPr>
            <w:tcW w:w="760" w:type="dxa"/>
          </w:tcPr>
          <w:p w14:paraId="7BD97307" w14:textId="0C3E5E44" w:rsidR="00C548DA" w:rsidRDefault="00C548DA" w:rsidP="00C548DA">
            <w:pPr>
              <w:rPr>
                <w:rFonts w:ascii="Arial" w:hAnsi="Arial" w:cs="Arial"/>
                <w:sz w:val="21"/>
                <w:szCs w:val="21"/>
              </w:rPr>
            </w:pPr>
          </w:p>
        </w:tc>
        <w:tc>
          <w:tcPr>
            <w:tcW w:w="1787" w:type="dxa"/>
          </w:tcPr>
          <w:p w14:paraId="601ED9BD" w14:textId="0B2B03D3" w:rsidR="00C548DA" w:rsidRDefault="00C548DA" w:rsidP="00C548DA">
            <w:pPr>
              <w:rPr>
                <w:rFonts w:ascii="Arial" w:hAnsi="Arial" w:cs="Arial"/>
                <w:sz w:val="21"/>
                <w:szCs w:val="21"/>
              </w:rPr>
            </w:pPr>
          </w:p>
        </w:tc>
        <w:tc>
          <w:tcPr>
            <w:tcW w:w="2268" w:type="dxa"/>
          </w:tcPr>
          <w:p w14:paraId="1A940DCA" w14:textId="77777777" w:rsidR="00C548DA" w:rsidRPr="00C312AA" w:rsidRDefault="00C548DA" w:rsidP="00C548DA">
            <w:pPr>
              <w:rPr>
                <w:rFonts w:ascii="Arial" w:hAnsi="Arial" w:cs="Arial"/>
                <w:sz w:val="21"/>
                <w:szCs w:val="21"/>
              </w:rPr>
            </w:pPr>
          </w:p>
        </w:tc>
        <w:tc>
          <w:tcPr>
            <w:tcW w:w="4864" w:type="dxa"/>
          </w:tcPr>
          <w:p w14:paraId="3CE1C7F7" w14:textId="2BD0FA9C" w:rsidR="00C548DA" w:rsidRDefault="00C548DA" w:rsidP="00C548DA">
            <w:pPr>
              <w:rPr>
                <w:rFonts w:ascii="Arial" w:hAnsi="Arial" w:cs="Arial"/>
                <w:sz w:val="21"/>
                <w:szCs w:val="21"/>
              </w:rPr>
            </w:pPr>
          </w:p>
        </w:tc>
      </w:tr>
    </w:tbl>
    <w:p w14:paraId="6EAAD612" w14:textId="77777777" w:rsidR="00381DE9" w:rsidRPr="00C86776" w:rsidRDefault="00381DE9">
      <w:pPr>
        <w:rPr>
          <w:rFonts w:ascii="Arial" w:hAnsi="Arial" w:cs="Arial"/>
          <w:b/>
          <w:bCs/>
          <w:sz w:val="22"/>
          <w:szCs w:val="22"/>
        </w:rPr>
      </w:pPr>
    </w:p>
    <w:p w14:paraId="51374C50" w14:textId="77777777" w:rsidR="00381DE9" w:rsidRPr="00C86776" w:rsidRDefault="00381DE9">
      <w:pPr>
        <w:rPr>
          <w:rFonts w:ascii="Arial" w:hAnsi="Arial" w:cs="Arial"/>
          <w:b/>
          <w:bCs/>
          <w:sz w:val="22"/>
          <w:szCs w:val="22"/>
        </w:rPr>
      </w:pPr>
    </w:p>
    <w:p w14:paraId="297D4DE1" w14:textId="6BE48074" w:rsidR="00E041C6" w:rsidRPr="00D630B1" w:rsidRDefault="00E041C6" w:rsidP="009A09E8">
      <w:pPr>
        <w:pStyle w:val="Heading2"/>
        <w:numPr>
          <w:ilvl w:val="1"/>
          <w:numId w:val="3"/>
        </w:numPr>
      </w:pPr>
      <w:r>
        <w:t>Risks</w:t>
      </w:r>
    </w:p>
    <w:p w14:paraId="5BEA1EC0" w14:textId="7331418C" w:rsidR="000E4FD5" w:rsidRDefault="000E4FD5">
      <w:pPr>
        <w:rPr>
          <w:rFonts w:cs="Arial"/>
          <w:i/>
          <w:iCs/>
        </w:rPr>
      </w:pPr>
      <w:r w:rsidRPr="00FE2617">
        <w:rPr>
          <w:rFonts w:cs="Arial"/>
          <w:i/>
          <w:iCs/>
        </w:rPr>
        <w:t>Please list any risks (</w:t>
      </w:r>
      <w:r w:rsidR="00AF5FB8" w:rsidRPr="00FE2617">
        <w:rPr>
          <w:rFonts w:cs="Arial"/>
          <w:i/>
          <w:iCs/>
        </w:rPr>
        <w:t>events</w:t>
      </w:r>
      <w:r w:rsidRPr="00FE2617">
        <w:rPr>
          <w:rFonts w:cs="Arial"/>
          <w:i/>
          <w:iCs/>
        </w:rPr>
        <w:t xml:space="preserve"> that could happen, but have not happened yet), that would impact cost / scope / timelines / successful delivery.</w:t>
      </w:r>
    </w:p>
    <w:p w14:paraId="69BA6932"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45"/>
        <w:gridCol w:w="3503"/>
        <w:gridCol w:w="1302"/>
        <w:gridCol w:w="4203"/>
      </w:tblGrid>
      <w:tr w:rsidR="000E4FD5" w:rsidRPr="00C86776" w14:paraId="53BBFA21" w14:textId="77777777" w:rsidTr="07BCDE78">
        <w:tc>
          <w:tcPr>
            <w:tcW w:w="745" w:type="dxa"/>
          </w:tcPr>
          <w:p w14:paraId="0C314CB5" w14:textId="77777777" w:rsidR="000E4FD5" w:rsidRPr="00C86776" w:rsidRDefault="000E4FD5" w:rsidP="00C86776">
            <w:pPr>
              <w:rPr>
                <w:rFonts w:ascii="Arial" w:hAnsi="Arial" w:cs="Arial"/>
                <w:b/>
                <w:bCs/>
                <w:sz w:val="21"/>
                <w:szCs w:val="21"/>
              </w:rPr>
            </w:pPr>
            <w:r w:rsidRPr="00C86776">
              <w:rPr>
                <w:rFonts w:ascii="Arial" w:hAnsi="Arial" w:cs="Arial"/>
                <w:b/>
                <w:bCs/>
                <w:sz w:val="21"/>
                <w:szCs w:val="21"/>
              </w:rPr>
              <w:t>ID</w:t>
            </w:r>
          </w:p>
        </w:tc>
        <w:tc>
          <w:tcPr>
            <w:tcW w:w="3503" w:type="dxa"/>
          </w:tcPr>
          <w:p w14:paraId="5A587EE3" w14:textId="627BC29F" w:rsidR="000E4FD5" w:rsidRPr="00C86776" w:rsidRDefault="000E4FD5" w:rsidP="00C86776">
            <w:pPr>
              <w:rPr>
                <w:rFonts w:ascii="Arial" w:hAnsi="Arial" w:cs="Arial"/>
                <w:b/>
                <w:bCs/>
                <w:sz w:val="21"/>
                <w:szCs w:val="21"/>
              </w:rPr>
            </w:pPr>
            <w:r w:rsidRPr="00C86776">
              <w:rPr>
                <w:rFonts w:ascii="Arial" w:hAnsi="Arial" w:cs="Arial"/>
                <w:b/>
                <w:bCs/>
                <w:sz w:val="21"/>
                <w:szCs w:val="21"/>
              </w:rPr>
              <w:t>Risk Description</w:t>
            </w:r>
          </w:p>
        </w:tc>
        <w:tc>
          <w:tcPr>
            <w:tcW w:w="1302" w:type="dxa"/>
          </w:tcPr>
          <w:p w14:paraId="1008C114" w14:textId="4F75D783" w:rsidR="000E4FD5" w:rsidRPr="00C86776" w:rsidRDefault="000E4FD5" w:rsidP="00C86776">
            <w:pPr>
              <w:rPr>
                <w:rFonts w:ascii="Arial" w:hAnsi="Arial" w:cs="Arial"/>
                <w:b/>
                <w:bCs/>
                <w:sz w:val="21"/>
                <w:szCs w:val="21"/>
              </w:rPr>
            </w:pPr>
            <w:r w:rsidRPr="00C86776">
              <w:rPr>
                <w:rFonts w:ascii="Arial" w:hAnsi="Arial" w:cs="Arial"/>
                <w:b/>
                <w:bCs/>
                <w:sz w:val="21"/>
                <w:szCs w:val="21"/>
              </w:rPr>
              <w:t>Probability</w:t>
            </w:r>
          </w:p>
        </w:tc>
        <w:tc>
          <w:tcPr>
            <w:tcW w:w="4203" w:type="dxa"/>
          </w:tcPr>
          <w:p w14:paraId="3AE3E459" w14:textId="6EFEBBC3" w:rsidR="000E4FD5" w:rsidRPr="00C86776" w:rsidRDefault="000E4FD5" w:rsidP="00C86776">
            <w:pPr>
              <w:rPr>
                <w:rFonts w:ascii="Arial" w:hAnsi="Arial" w:cs="Arial"/>
                <w:b/>
                <w:bCs/>
                <w:sz w:val="21"/>
                <w:szCs w:val="21"/>
              </w:rPr>
            </w:pPr>
            <w:r w:rsidRPr="00C86776">
              <w:rPr>
                <w:rFonts w:ascii="Arial" w:hAnsi="Arial" w:cs="Arial"/>
                <w:b/>
                <w:bCs/>
                <w:sz w:val="21"/>
                <w:szCs w:val="21"/>
              </w:rPr>
              <w:t>Impact if this happens</w:t>
            </w:r>
          </w:p>
        </w:tc>
      </w:tr>
      <w:tr w:rsidR="000E4FD5" w:rsidRPr="00C86776" w14:paraId="041BAFE3" w14:textId="77777777" w:rsidTr="07BCDE78">
        <w:tc>
          <w:tcPr>
            <w:tcW w:w="745" w:type="dxa"/>
          </w:tcPr>
          <w:p w14:paraId="6DDEEC0C" w14:textId="047A4C71" w:rsidR="000E4FD5" w:rsidRPr="00C86776" w:rsidRDefault="00084A1D" w:rsidP="00084A1D">
            <w:pPr>
              <w:rPr>
                <w:rFonts w:ascii="Arial" w:hAnsi="Arial" w:cs="Arial"/>
                <w:sz w:val="21"/>
                <w:szCs w:val="21"/>
              </w:rPr>
            </w:pPr>
            <w:r>
              <w:rPr>
                <w:rFonts w:ascii="Arial" w:hAnsi="Arial" w:cs="Arial"/>
                <w:sz w:val="21"/>
                <w:szCs w:val="21"/>
              </w:rPr>
              <w:t>R</w:t>
            </w:r>
            <w:r w:rsidR="008F5D07">
              <w:rPr>
                <w:rFonts w:ascii="Arial" w:hAnsi="Arial" w:cs="Arial"/>
                <w:sz w:val="21"/>
                <w:szCs w:val="21"/>
              </w:rPr>
              <w:t>1</w:t>
            </w:r>
          </w:p>
        </w:tc>
        <w:tc>
          <w:tcPr>
            <w:tcW w:w="3503" w:type="dxa"/>
          </w:tcPr>
          <w:p w14:paraId="1C126CB1" w14:textId="33920369" w:rsidR="000E4FD5" w:rsidRPr="00C86776" w:rsidRDefault="000E4FD5" w:rsidP="00C86776">
            <w:pPr>
              <w:rPr>
                <w:rFonts w:ascii="Arial" w:hAnsi="Arial" w:cs="Arial"/>
                <w:sz w:val="21"/>
                <w:szCs w:val="21"/>
              </w:rPr>
            </w:pPr>
          </w:p>
        </w:tc>
        <w:tc>
          <w:tcPr>
            <w:tcW w:w="1302" w:type="dxa"/>
          </w:tcPr>
          <w:p w14:paraId="09E08C8F" w14:textId="6256B607" w:rsidR="000E4FD5" w:rsidRPr="00C86776" w:rsidRDefault="000E4FD5" w:rsidP="00C86776">
            <w:pPr>
              <w:rPr>
                <w:rFonts w:ascii="Arial" w:hAnsi="Arial" w:cs="Arial"/>
                <w:sz w:val="21"/>
                <w:szCs w:val="21"/>
              </w:rPr>
            </w:pPr>
          </w:p>
        </w:tc>
        <w:tc>
          <w:tcPr>
            <w:tcW w:w="4203" w:type="dxa"/>
          </w:tcPr>
          <w:p w14:paraId="067CFDA7" w14:textId="42AF838E" w:rsidR="000E4FD5" w:rsidRPr="00C86776" w:rsidRDefault="000E4FD5" w:rsidP="00C86776">
            <w:pPr>
              <w:rPr>
                <w:rFonts w:ascii="Arial" w:hAnsi="Arial" w:cs="Arial"/>
                <w:sz w:val="21"/>
                <w:szCs w:val="21"/>
              </w:rPr>
            </w:pPr>
          </w:p>
        </w:tc>
      </w:tr>
    </w:tbl>
    <w:p w14:paraId="3F61B848" w14:textId="77777777" w:rsidR="000E4FD5" w:rsidRPr="00C86776" w:rsidRDefault="000E4FD5">
      <w:pPr>
        <w:rPr>
          <w:rFonts w:ascii="Arial" w:hAnsi="Arial" w:cs="Arial"/>
          <w:sz w:val="22"/>
          <w:szCs w:val="22"/>
        </w:rPr>
      </w:pPr>
    </w:p>
    <w:p w14:paraId="27E830B8" w14:textId="77777777" w:rsidR="000E4FD5" w:rsidRPr="00C86776" w:rsidRDefault="000E4FD5">
      <w:pPr>
        <w:rPr>
          <w:rFonts w:ascii="Arial" w:hAnsi="Arial" w:cs="Arial"/>
          <w:b/>
          <w:bCs/>
          <w:sz w:val="22"/>
          <w:szCs w:val="22"/>
        </w:rPr>
      </w:pPr>
    </w:p>
    <w:p w14:paraId="466ED700" w14:textId="41655990" w:rsidR="00E041C6" w:rsidRPr="00D630B1" w:rsidRDefault="00E041C6" w:rsidP="009A09E8">
      <w:pPr>
        <w:pStyle w:val="Heading2"/>
        <w:numPr>
          <w:ilvl w:val="1"/>
          <w:numId w:val="3"/>
        </w:numPr>
      </w:pPr>
      <w:r>
        <w:t xml:space="preserve"> Assumptions</w:t>
      </w:r>
    </w:p>
    <w:p w14:paraId="7DFACF8A" w14:textId="30E95927" w:rsidR="000E4FD5" w:rsidRDefault="000E4FD5">
      <w:pPr>
        <w:rPr>
          <w:rFonts w:cs="Arial"/>
          <w:i/>
          <w:iCs/>
        </w:rPr>
      </w:pPr>
      <w:r w:rsidRPr="00FE2617">
        <w:rPr>
          <w:rFonts w:cs="Arial"/>
          <w:i/>
          <w:iCs/>
        </w:rPr>
        <w:t>Please list key assumptions that remain to be validated to establish if the vision / benefits can be delivered.</w:t>
      </w:r>
    </w:p>
    <w:p w14:paraId="3AB45C4B"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C86776" w14:paraId="6A6BA620" w14:textId="77777777" w:rsidTr="07BCDE78">
        <w:trPr>
          <w:trHeight w:val="300"/>
        </w:trPr>
        <w:tc>
          <w:tcPr>
            <w:tcW w:w="704" w:type="dxa"/>
          </w:tcPr>
          <w:p w14:paraId="3685CE7C" w14:textId="541268B9" w:rsidR="000E4FD5" w:rsidRPr="00C86776" w:rsidRDefault="000E4FD5">
            <w:pPr>
              <w:rPr>
                <w:rFonts w:ascii="Arial" w:hAnsi="Arial" w:cs="Arial"/>
                <w:b/>
                <w:bCs/>
                <w:sz w:val="21"/>
                <w:szCs w:val="21"/>
              </w:rPr>
            </w:pPr>
            <w:r w:rsidRPr="00C86776">
              <w:rPr>
                <w:rFonts w:ascii="Arial" w:hAnsi="Arial" w:cs="Arial"/>
                <w:b/>
                <w:bCs/>
                <w:sz w:val="21"/>
                <w:szCs w:val="21"/>
              </w:rPr>
              <w:t>ID</w:t>
            </w:r>
          </w:p>
        </w:tc>
        <w:tc>
          <w:tcPr>
            <w:tcW w:w="8919" w:type="dxa"/>
          </w:tcPr>
          <w:p w14:paraId="464F4735" w14:textId="776F27CC" w:rsidR="000E4FD5" w:rsidRPr="00C86776" w:rsidRDefault="000E4FD5">
            <w:pPr>
              <w:rPr>
                <w:rFonts w:ascii="Arial" w:hAnsi="Arial" w:cs="Arial"/>
                <w:b/>
                <w:bCs/>
                <w:sz w:val="21"/>
                <w:szCs w:val="21"/>
              </w:rPr>
            </w:pPr>
            <w:r w:rsidRPr="00C86776">
              <w:rPr>
                <w:rFonts w:ascii="Arial" w:hAnsi="Arial" w:cs="Arial"/>
                <w:b/>
                <w:bCs/>
                <w:sz w:val="21"/>
                <w:szCs w:val="21"/>
              </w:rPr>
              <w:t>Assumption Description</w:t>
            </w:r>
          </w:p>
        </w:tc>
      </w:tr>
      <w:tr w:rsidR="000E4FD5" w:rsidRPr="00C86776" w14:paraId="0F1CF577" w14:textId="77777777" w:rsidTr="07BCDE78">
        <w:trPr>
          <w:trHeight w:val="300"/>
        </w:trPr>
        <w:tc>
          <w:tcPr>
            <w:tcW w:w="704" w:type="dxa"/>
          </w:tcPr>
          <w:p w14:paraId="3ED10CB7" w14:textId="5CAD05A5" w:rsidR="000E4FD5" w:rsidRPr="00C86776" w:rsidRDefault="000E4FD5">
            <w:pPr>
              <w:rPr>
                <w:rFonts w:ascii="Arial" w:hAnsi="Arial" w:cs="Arial"/>
                <w:sz w:val="21"/>
                <w:szCs w:val="21"/>
              </w:rPr>
            </w:pPr>
            <w:r w:rsidRPr="00C86776">
              <w:rPr>
                <w:rFonts w:ascii="Arial" w:hAnsi="Arial" w:cs="Arial"/>
                <w:sz w:val="21"/>
                <w:szCs w:val="21"/>
              </w:rPr>
              <w:t>A1</w:t>
            </w:r>
          </w:p>
        </w:tc>
        <w:tc>
          <w:tcPr>
            <w:tcW w:w="8919" w:type="dxa"/>
          </w:tcPr>
          <w:p w14:paraId="74E1A251" w14:textId="5EE2541F" w:rsidR="000E4FD5" w:rsidRPr="00C86776" w:rsidRDefault="003F037C">
            <w:pPr>
              <w:rPr>
                <w:rFonts w:ascii="Arial" w:hAnsi="Arial" w:cs="Arial"/>
                <w:sz w:val="21"/>
                <w:szCs w:val="21"/>
              </w:rPr>
            </w:pPr>
            <w:r>
              <w:rPr>
                <w:rFonts w:ascii="Arial" w:hAnsi="Arial" w:cs="Arial"/>
                <w:sz w:val="21"/>
                <w:szCs w:val="21"/>
              </w:rPr>
              <w:t>VMO2 will deliver</w:t>
            </w:r>
            <w:r w:rsidR="002D7EBC">
              <w:rPr>
                <w:rFonts w:ascii="Arial" w:hAnsi="Arial" w:cs="Arial"/>
                <w:sz w:val="21"/>
                <w:szCs w:val="21"/>
              </w:rPr>
              <w:t xml:space="preserve"> </w:t>
            </w:r>
            <w:r w:rsidR="004126A0">
              <w:rPr>
                <w:rFonts w:ascii="Arial" w:hAnsi="Arial" w:cs="Arial"/>
                <w:sz w:val="21"/>
                <w:szCs w:val="21"/>
              </w:rPr>
              <w:t xml:space="preserve">underlying </w:t>
            </w:r>
            <w:r w:rsidR="002D7EBC">
              <w:rPr>
                <w:rFonts w:ascii="Arial" w:hAnsi="Arial" w:cs="Arial"/>
                <w:sz w:val="21"/>
                <w:szCs w:val="21"/>
              </w:rPr>
              <w:t>eSIM provisioning capability.</w:t>
            </w:r>
            <w:r w:rsidR="001A47EE">
              <w:rPr>
                <w:rFonts w:ascii="Arial" w:hAnsi="Arial" w:cs="Arial"/>
                <w:sz w:val="21"/>
                <w:szCs w:val="21"/>
              </w:rPr>
              <w:t xml:space="preserve"> O2B will provide the </w:t>
            </w:r>
            <w:r w:rsidR="004126A0">
              <w:rPr>
                <w:rFonts w:ascii="Arial" w:hAnsi="Arial" w:cs="Arial"/>
                <w:sz w:val="21"/>
                <w:szCs w:val="21"/>
              </w:rPr>
              <w:t xml:space="preserve">Daisy stack integration. </w:t>
            </w:r>
          </w:p>
        </w:tc>
      </w:tr>
      <w:tr w:rsidR="000E4FD5" w:rsidRPr="00C86776" w14:paraId="54A5A56C" w14:textId="77777777" w:rsidTr="07BCDE78">
        <w:trPr>
          <w:trHeight w:val="300"/>
        </w:trPr>
        <w:tc>
          <w:tcPr>
            <w:tcW w:w="704" w:type="dxa"/>
          </w:tcPr>
          <w:p w14:paraId="65018968" w14:textId="47E5160D" w:rsidR="000E4FD5" w:rsidRPr="00C86776" w:rsidRDefault="000E4FD5">
            <w:pPr>
              <w:rPr>
                <w:rFonts w:ascii="Arial" w:hAnsi="Arial" w:cs="Arial"/>
                <w:sz w:val="21"/>
                <w:szCs w:val="21"/>
              </w:rPr>
            </w:pPr>
            <w:r w:rsidRPr="00C86776">
              <w:rPr>
                <w:rFonts w:ascii="Arial" w:hAnsi="Arial" w:cs="Arial"/>
                <w:sz w:val="21"/>
                <w:szCs w:val="21"/>
              </w:rPr>
              <w:lastRenderedPageBreak/>
              <w:t>A2</w:t>
            </w:r>
          </w:p>
        </w:tc>
        <w:tc>
          <w:tcPr>
            <w:tcW w:w="8919" w:type="dxa"/>
          </w:tcPr>
          <w:p w14:paraId="070136F2" w14:textId="77777777" w:rsidR="000E4FD5" w:rsidRPr="00C86776" w:rsidRDefault="000E4FD5">
            <w:pPr>
              <w:rPr>
                <w:rFonts w:ascii="Arial" w:hAnsi="Arial" w:cs="Arial"/>
                <w:sz w:val="21"/>
                <w:szCs w:val="21"/>
              </w:rPr>
            </w:pPr>
          </w:p>
        </w:tc>
      </w:tr>
    </w:tbl>
    <w:p w14:paraId="10442690" w14:textId="77777777" w:rsidR="00A57B09" w:rsidRDefault="00A57B09" w:rsidP="00AA068C">
      <w:pPr>
        <w:rPr>
          <w:rFonts w:ascii="Arial" w:hAnsi="Arial" w:cs="Arial"/>
          <w:b/>
          <w:bCs/>
        </w:rPr>
      </w:pPr>
    </w:p>
    <w:p w14:paraId="7D75A6B6" w14:textId="53D934DC" w:rsidR="00AA068C" w:rsidRPr="00A57B09" w:rsidRDefault="1A530077" w:rsidP="009A09E8">
      <w:pPr>
        <w:pStyle w:val="Heading1"/>
        <w:numPr>
          <w:ilvl w:val="0"/>
          <w:numId w:val="3"/>
        </w:numPr>
      </w:pPr>
      <w:bookmarkStart w:id="59" w:name="_Toc211517524"/>
      <w:r>
        <w:t xml:space="preserve">Approvals </w:t>
      </w:r>
      <w:r w:rsidR="0AA7FF05">
        <w:t xml:space="preserve">&amp; Document Control </w:t>
      </w:r>
      <w:r w:rsidR="2F1012DE">
        <w:t>[Internal Delivery Team]</w:t>
      </w:r>
      <w:bookmarkEnd w:id="59"/>
    </w:p>
    <w:p w14:paraId="25898436" w14:textId="07464A67" w:rsidR="00AA068C" w:rsidRPr="00C86776" w:rsidRDefault="00AA068C" w:rsidP="00AA068C">
      <w:pPr>
        <w:rPr>
          <w:rFonts w:ascii="Arial" w:hAnsi="Arial" w:cs="Arial"/>
          <w:i/>
          <w:iCs/>
          <w:sz w:val="20"/>
          <w:szCs w:val="20"/>
        </w:rPr>
      </w:pPr>
      <w:r w:rsidRPr="64127C19">
        <w:rPr>
          <w:rFonts w:ascii="Arial" w:hAnsi="Arial" w:cs="Arial"/>
          <w:i/>
          <w:iCs/>
          <w:sz w:val="21"/>
          <w:szCs w:val="21"/>
        </w:rPr>
        <w:t>.</w:t>
      </w:r>
    </w:p>
    <w:tbl>
      <w:tblPr>
        <w:tblStyle w:val="TableGrid"/>
        <w:tblW w:w="9634" w:type="dxa"/>
        <w:tblCellMar>
          <w:top w:w="57" w:type="dxa"/>
          <w:bottom w:w="57" w:type="dxa"/>
        </w:tblCellMar>
        <w:tblLook w:val="04A0" w:firstRow="1" w:lastRow="0" w:firstColumn="1" w:lastColumn="0" w:noHBand="0" w:noVBand="1"/>
      </w:tblPr>
      <w:tblGrid>
        <w:gridCol w:w="2405"/>
        <w:gridCol w:w="2835"/>
        <w:gridCol w:w="2977"/>
        <w:gridCol w:w="1417"/>
      </w:tblGrid>
      <w:tr w:rsidR="00AA068C" w:rsidRPr="00C86776" w14:paraId="7A804C08" w14:textId="77777777" w:rsidTr="003329BB">
        <w:tc>
          <w:tcPr>
            <w:tcW w:w="2405" w:type="dxa"/>
          </w:tcPr>
          <w:p w14:paraId="27A1DB45"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Name</w:t>
            </w:r>
          </w:p>
        </w:tc>
        <w:tc>
          <w:tcPr>
            <w:tcW w:w="2835" w:type="dxa"/>
          </w:tcPr>
          <w:p w14:paraId="07659CC5"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Role</w:t>
            </w:r>
          </w:p>
        </w:tc>
        <w:tc>
          <w:tcPr>
            <w:tcW w:w="2977" w:type="dxa"/>
          </w:tcPr>
          <w:p w14:paraId="603BD59B"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Approval (signature or email)</w:t>
            </w:r>
          </w:p>
        </w:tc>
        <w:tc>
          <w:tcPr>
            <w:tcW w:w="1417" w:type="dxa"/>
          </w:tcPr>
          <w:p w14:paraId="727E834E"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r>
      <w:tr w:rsidR="00AA068C" w:rsidRPr="00C86776" w14:paraId="26585DB9" w14:textId="77777777" w:rsidTr="003329BB">
        <w:tc>
          <w:tcPr>
            <w:tcW w:w="2405" w:type="dxa"/>
          </w:tcPr>
          <w:p w14:paraId="26F1C31F" w14:textId="456823A4" w:rsidR="00AA068C" w:rsidRPr="00BB742D" w:rsidRDefault="000970F7" w:rsidP="003329BB">
            <w:pPr>
              <w:rPr>
                <w:rFonts w:ascii="Arial" w:hAnsi="Arial" w:cs="Arial"/>
                <w:color w:val="0070C0"/>
                <w:sz w:val="21"/>
                <w:szCs w:val="21"/>
              </w:rPr>
            </w:pPr>
            <w:r>
              <w:rPr>
                <w:rFonts w:ascii="Arial" w:hAnsi="Arial" w:cs="Arial"/>
                <w:color w:val="0070C0"/>
                <w:sz w:val="21"/>
                <w:szCs w:val="21"/>
              </w:rPr>
              <w:t>Dav Sandher</w:t>
            </w:r>
          </w:p>
        </w:tc>
        <w:tc>
          <w:tcPr>
            <w:tcW w:w="2835" w:type="dxa"/>
          </w:tcPr>
          <w:p w14:paraId="23D74B9D" w14:textId="77777777" w:rsidR="00AA068C" w:rsidRPr="00BB742D" w:rsidRDefault="00AA068C" w:rsidP="003329BB">
            <w:pPr>
              <w:rPr>
                <w:rFonts w:ascii="Arial" w:hAnsi="Arial" w:cs="Arial"/>
                <w:color w:val="000000" w:themeColor="text1"/>
                <w:sz w:val="21"/>
                <w:szCs w:val="21"/>
              </w:rPr>
            </w:pPr>
            <w:r w:rsidRPr="00BB742D">
              <w:rPr>
                <w:rFonts w:ascii="Arial" w:hAnsi="Arial" w:cs="Arial"/>
                <w:color w:val="000000" w:themeColor="text1"/>
                <w:sz w:val="21"/>
                <w:szCs w:val="21"/>
              </w:rPr>
              <w:t>Sponsor / Delegate</w:t>
            </w:r>
          </w:p>
        </w:tc>
        <w:tc>
          <w:tcPr>
            <w:tcW w:w="2977" w:type="dxa"/>
          </w:tcPr>
          <w:p w14:paraId="157C873A" w14:textId="77777777" w:rsidR="00AA068C" w:rsidRPr="00BB742D" w:rsidRDefault="00AA068C" w:rsidP="003329BB">
            <w:pPr>
              <w:rPr>
                <w:rFonts w:ascii="Arial" w:hAnsi="Arial" w:cs="Arial"/>
                <w:color w:val="0070C0"/>
                <w:sz w:val="21"/>
                <w:szCs w:val="21"/>
              </w:rPr>
            </w:pPr>
          </w:p>
        </w:tc>
        <w:tc>
          <w:tcPr>
            <w:tcW w:w="1417" w:type="dxa"/>
          </w:tcPr>
          <w:p w14:paraId="655C7098" w14:textId="77777777" w:rsidR="00AA068C" w:rsidRPr="00BB742D" w:rsidRDefault="00AA068C" w:rsidP="003329BB">
            <w:pPr>
              <w:rPr>
                <w:rFonts w:ascii="Arial" w:hAnsi="Arial" w:cs="Arial"/>
                <w:color w:val="0070C0"/>
                <w:sz w:val="21"/>
                <w:szCs w:val="21"/>
              </w:rPr>
            </w:pPr>
          </w:p>
        </w:tc>
      </w:tr>
      <w:tr w:rsidR="00AA068C" w:rsidRPr="00C86776" w14:paraId="6B5A2F14" w14:textId="77777777" w:rsidTr="003329BB">
        <w:tc>
          <w:tcPr>
            <w:tcW w:w="2405" w:type="dxa"/>
          </w:tcPr>
          <w:p w14:paraId="27104844" w14:textId="717A3A8B" w:rsidR="00AA068C" w:rsidRPr="00BB742D" w:rsidRDefault="000970F7" w:rsidP="003329BB">
            <w:pPr>
              <w:rPr>
                <w:rFonts w:ascii="Arial" w:hAnsi="Arial" w:cs="Arial"/>
                <w:color w:val="0070C0"/>
                <w:sz w:val="21"/>
                <w:szCs w:val="21"/>
              </w:rPr>
            </w:pPr>
            <w:r>
              <w:rPr>
                <w:rFonts w:ascii="Arial" w:hAnsi="Arial" w:cs="Arial"/>
                <w:color w:val="0070C0"/>
                <w:sz w:val="21"/>
                <w:szCs w:val="21"/>
              </w:rPr>
              <w:t>James Goodwin</w:t>
            </w:r>
          </w:p>
        </w:tc>
        <w:tc>
          <w:tcPr>
            <w:tcW w:w="2835" w:type="dxa"/>
          </w:tcPr>
          <w:p w14:paraId="36B12C2D" w14:textId="77777777" w:rsidR="00AA068C" w:rsidRPr="00BB742D" w:rsidRDefault="00AA068C" w:rsidP="003329BB">
            <w:pPr>
              <w:rPr>
                <w:rFonts w:ascii="Arial" w:hAnsi="Arial" w:cs="Arial"/>
                <w:color w:val="000000" w:themeColor="text1"/>
                <w:sz w:val="21"/>
                <w:szCs w:val="21"/>
              </w:rPr>
            </w:pPr>
            <w:r w:rsidRPr="00BB742D">
              <w:rPr>
                <w:rFonts w:ascii="Arial" w:hAnsi="Arial" w:cs="Arial"/>
                <w:color w:val="000000" w:themeColor="text1"/>
                <w:sz w:val="21"/>
                <w:szCs w:val="21"/>
              </w:rPr>
              <w:t>Product Manager / Owner</w:t>
            </w:r>
            <w:r>
              <w:rPr>
                <w:rFonts w:ascii="Arial" w:hAnsi="Arial" w:cs="Arial"/>
                <w:color w:val="000000" w:themeColor="text1"/>
                <w:sz w:val="21"/>
                <w:szCs w:val="21"/>
              </w:rPr>
              <w:t xml:space="preserve"> Requestor</w:t>
            </w:r>
          </w:p>
        </w:tc>
        <w:tc>
          <w:tcPr>
            <w:tcW w:w="2977" w:type="dxa"/>
          </w:tcPr>
          <w:p w14:paraId="45F87B29" w14:textId="0F85066B" w:rsidR="00AA068C" w:rsidRPr="00BB742D" w:rsidRDefault="00AA068C" w:rsidP="003329BB">
            <w:pPr>
              <w:rPr>
                <w:rFonts w:ascii="Arial" w:hAnsi="Arial" w:cs="Arial"/>
                <w:color w:val="0070C0"/>
                <w:sz w:val="21"/>
                <w:szCs w:val="21"/>
              </w:rPr>
            </w:pPr>
          </w:p>
        </w:tc>
        <w:tc>
          <w:tcPr>
            <w:tcW w:w="1417" w:type="dxa"/>
          </w:tcPr>
          <w:p w14:paraId="6899B24D" w14:textId="128EE8C8" w:rsidR="00AA068C" w:rsidRPr="00BB742D" w:rsidRDefault="00AA068C" w:rsidP="003329BB">
            <w:pPr>
              <w:rPr>
                <w:rFonts w:ascii="Arial" w:hAnsi="Arial" w:cs="Arial"/>
                <w:color w:val="0070C0"/>
                <w:sz w:val="21"/>
                <w:szCs w:val="21"/>
              </w:rPr>
            </w:pPr>
          </w:p>
        </w:tc>
      </w:tr>
      <w:tr w:rsidR="00AA068C" w:rsidRPr="00C86776" w14:paraId="4872A527" w14:textId="77777777" w:rsidTr="003329BB">
        <w:tc>
          <w:tcPr>
            <w:tcW w:w="2405" w:type="dxa"/>
          </w:tcPr>
          <w:p w14:paraId="7DCCFCCF" w14:textId="77777777" w:rsidR="00AA068C" w:rsidRPr="00BB742D" w:rsidRDefault="00AA068C" w:rsidP="003329BB">
            <w:pPr>
              <w:rPr>
                <w:rFonts w:ascii="Arial" w:hAnsi="Arial" w:cs="Arial"/>
                <w:color w:val="0070C0"/>
                <w:sz w:val="21"/>
                <w:szCs w:val="21"/>
              </w:rPr>
            </w:pPr>
          </w:p>
        </w:tc>
        <w:tc>
          <w:tcPr>
            <w:tcW w:w="2835" w:type="dxa"/>
          </w:tcPr>
          <w:p w14:paraId="3C0B9CCB" w14:textId="77777777" w:rsidR="00AA068C" w:rsidRPr="00BB742D" w:rsidRDefault="00AA068C" w:rsidP="003329BB">
            <w:pPr>
              <w:rPr>
                <w:rFonts w:ascii="Arial" w:hAnsi="Arial" w:cs="Arial"/>
                <w:color w:val="000000" w:themeColor="text1"/>
                <w:sz w:val="21"/>
                <w:szCs w:val="21"/>
              </w:rPr>
            </w:pPr>
            <w:r>
              <w:rPr>
                <w:rFonts w:ascii="Arial" w:hAnsi="Arial" w:cs="Arial"/>
                <w:color w:val="000000" w:themeColor="text1"/>
                <w:sz w:val="21"/>
                <w:szCs w:val="21"/>
              </w:rPr>
              <w:t xml:space="preserve"> Portfolio</w:t>
            </w:r>
            <w:r w:rsidRPr="00BB742D">
              <w:rPr>
                <w:rFonts w:ascii="Arial" w:hAnsi="Arial" w:cs="Arial"/>
                <w:color w:val="000000" w:themeColor="text1"/>
                <w:sz w:val="21"/>
                <w:szCs w:val="21"/>
              </w:rPr>
              <w:t xml:space="preserve"> Lead</w:t>
            </w:r>
            <w:r>
              <w:rPr>
                <w:rFonts w:ascii="Arial" w:hAnsi="Arial" w:cs="Arial"/>
                <w:color w:val="000000" w:themeColor="text1"/>
                <w:sz w:val="21"/>
                <w:szCs w:val="21"/>
              </w:rPr>
              <w:t>s SBA, PM, SSA</w:t>
            </w:r>
            <w:r w:rsidRPr="00BB742D">
              <w:rPr>
                <w:rFonts w:ascii="Arial" w:hAnsi="Arial" w:cs="Arial"/>
                <w:color w:val="000000" w:themeColor="text1"/>
                <w:sz w:val="21"/>
                <w:szCs w:val="21"/>
              </w:rPr>
              <w:t xml:space="preserve"> </w:t>
            </w:r>
          </w:p>
          <w:p w14:paraId="248ADA82" w14:textId="77777777" w:rsidR="00AA068C" w:rsidRPr="00BB742D" w:rsidRDefault="00AA068C" w:rsidP="003329BB">
            <w:pPr>
              <w:rPr>
                <w:rFonts w:ascii="Arial" w:hAnsi="Arial" w:cs="Arial"/>
                <w:i/>
                <w:iCs/>
                <w:color w:val="000000" w:themeColor="text1"/>
                <w:sz w:val="21"/>
                <w:szCs w:val="21"/>
              </w:rPr>
            </w:pPr>
            <w:r w:rsidRPr="00BB742D">
              <w:rPr>
                <w:rFonts w:ascii="Arial" w:hAnsi="Arial" w:cs="Arial"/>
                <w:i/>
                <w:iCs/>
                <w:color w:val="000000" w:themeColor="text1"/>
                <w:sz w:val="21"/>
                <w:szCs w:val="21"/>
              </w:rPr>
              <w:t>(Scope is fit for purpose and relevant stakeholders have been consulted or informed)</w:t>
            </w:r>
          </w:p>
        </w:tc>
        <w:tc>
          <w:tcPr>
            <w:tcW w:w="2977" w:type="dxa"/>
          </w:tcPr>
          <w:p w14:paraId="7DED80FE" w14:textId="77777777" w:rsidR="00AA068C" w:rsidRPr="00BB742D" w:rsidRDefault="00AA068C" w:rsidP="003329BB">
            <w:pPr>
              <w:rPr>
                <w:rFonts w:ascii="Arial" w:hAnsi="Arial" w:cs="Arial"/>
                <w:color w:val="0070C0"/>
                <w:sz w:val="21"/>
                <w:szCs w:val="21"/>
              </w:rPr>
            </w:pPr>
          </w:p>
        </w:tc>
        <w:tc>
          <w:tcPr>
            <w:tcW w:w="1417" w:type="dxa"/>
          </w:tcPr>
          <w:p w14:paraId="1B7A9353" w14:textId="77777777" w:rsidR="00AA068C" w:rsidRPr="00BB742D" w:rsidRDefault="00AA068C" w:rsidP="003329BB">
            <w:pPr>
              <w:rPr>
                <w:rFonts w:ascii="Arial" w:hAnsi="Arial" w:cs="Arial"/>
                <w:color w:val="0070C0"/>
                <w:sz w:val="21"/>
                <w:szCs w:val="21"/>
              </w:rPr>
            </w:pPr>
          </w:p>
        </w:tc>
      </w:tr>
      <w:tr w:rsidR="00AA068C" w:rsidRPr="00C86776" w14:paraId="335176D4" w14:textId="77777777" w:rsidTr="003329BB">
        <w:tc>
          <w:tcPr>
            <w:tcW w:w="2405" w:type="dxa"/>
          </w:tcPr>
          <w:p w14:paraId="7136A660" w14:textId="77777777" w:rsidR="00AA068C" w:rsidRPr="00BB742D" w:rsidRDefault="00AA068C" w:rsidP="003329BB">
            <w:pPr>
              <w:rPr>
                <w:rFonts w:ascii="Arial" w:hAnsi="Arial" w:cs="Arial"/>
                <w:color w:val="0070C0"/>
                <w:sz w:val="21"/>
                <w:szCs w:val="21"/>
              </w:rPr>
            </w:pPr>
          </w:p>
        </w:tc>
        <w:tc>
          <w:tcPr>
            <w:tcW w:w="2835" w:type="dxa"/>
          </w:tcPr>
          <w:p w14:paraId="5899AF94" w14:textId="77777777" w:rsidR="00AA068C" w:rsidRPr="00BB742D" w:rsidRDefault="00AA068C" w:rsidP="003329BB">
            <w:pPr>
              <w:rPr>
                <w:rFonts w:ascii="Arial" w:hAnsi="Arial" w:cs="Arial"/>
                <w:color w:val="000000" w:themeColor="text1"/>
                <w:sz w:val="21"/>
                <w:szCs w:val="21"/>
              </w:rPr>
            </w:pPr>
          </w:p>
        </w:tc>
        <w:tc>
          <w:tcPr>
            <w:tcW w:w="2977" w:type="dxa"/>
          </w:tcPr>
          <w:p w14:paraId="1AF1A09A" w14:textId="77777777" w:rsidR="00AA068C" w:rsidRPr="00BB742D" w:rsidRDefault="00AA068C" w:rsidP="003329BB">
            <w:pPr>
              <w:rPr>
                <w:rFonts w:ascii="Arial" w:hAnsi="Arial" w:cs="Arial"/>
                <w:color w:val="0070C0"/>
                <w:sz w:val="21"/>
                <w:szCs w:val="21"/>
              </w:rPr>
            </w:pPr>
          </w:p>
        </w:tc>
        <w:tc>
          <w:tcPr>
            <w:tcW w:w="1417" w:type="dxa"/>
          </w:tcPr>
          <w:p w14:paraId="42AAF3A2" w14:textId="77777777" w:rsidR="00AA068C" w:rsidRPr="00BB742D" w:rsidRDefault="00AA068C" w:rsidP="003329BB">
            <w:pPr>
              <w:rPr>
                <w:rFonts w:ascii="Arial" w:hAnsi="Arial" w:cs="Arial"/>
                <w:color w:val="0070C0"/>
                <w:sz w:val="21"/>
                <w:szCs w:val="21"/>
              </w:rPr>
            </w:pPr>
          </w:p>
        </w:tc>
      </w:tr>
    </w:tbl>
    <w:p w14:paraId="17EAD43B" w14:textId="77777777" w:rsidR="00E041C6" w:rsidRDefault="00E041C6">
      <w:pPr>
        <w:rPr>
          <w:rFonts w:ascii="Arial" w:hAnsi="Arial" w:cs="Arial"/>
          <w:sz w:val="22"/>
          <w:szCs w:val="22"/>
        </w:rPr>
      </w:pPr>
    </w:p>
    <w:p w14:paraId="48ABAF6C" w14:textId="77777777" w:rsidR="00AA068C" w:rsidRPr="00C86776" w:rsidRDefault="00AA068C">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DD0E05" w:rsidRPr="00C86776" w14:paraId="18DD96C5" w14:textId="77777777" w:rsidTr="003329BB">
        <w:tc>
          <w:tcPr>
            <w:tcW w:w="2405" w:type="dxa"/>
          </w:tcPr>
          <w:p w14:paraId="5F056A99"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Author</w:t>
            </w:r>
          </w:p>
        </w:tc>
        <w:tc>
          <w:tcPr>
            <w:tcW w:w="1559" w:type="dxa"/>
          </w:tcPr>
          <w:p w14:paraId="6DD76597"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Version</w:t>
            </w:r>
          </w:p>
        </w:tc>
        <w:tc>
          <w:tcPr>
            <w:tcW w:w="1276" w:type="dxa"/>
          </w:tcPr>
          <w:p w14:paraId="7B615547"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c>
          <w:tcPr>
            <w:tcW w:w="4383" w:type="dxa"/>
          </w:tcPr>
          <w:p w14:paraId="601175B5"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Reason</w:t>
            </w:r>
          </w:p>
        </w:tc>
      </w:tr>
      <w:tr w:rsidR="00585CF1" w:rsidRPr="00C86776" w14:paraId="49F0588B" w14:textId="77777777" w:rsidTr="003329BB">
        <w:tc>
          <w:tcPr>
            <w:tcW w:w="2405" w:type="dxa"/>
          </w:tcPr>
          <w:p w14:paraId="07EDBA45" w14:textId="14AF396D" w:rsidR="00585CF1" w:rsidRPr="00BB742D" w:rsidRDefault="0089737A" w:rsidP="00585CF1">
            <w:pPr>
              <w:rPr>
                <w:rFonts w:ascii="Arial" w:hAnsi="Arial" w:cs="Arial"/>
                <w:color w:val="0070C0"/>
                <w:sz w:val="21"/>
                <w:szCs w:val="21"/>
              </w:rPr>
            </w:pPr>
            <w:r>
              <w:rPr>
                <w:rFonts w:ascii="Arial" w:hAnsi="Arial" w:cs="Arial"/>
                <w:color w:val="0070C0"/>
                <w:sz w:val="21"/>
                <w:szCs w:val="21"/>
              </w:rPr>
              <w:t>James Goodwin</w:t>
            </w:r>
          </w:p>
        </w:tc>
        <w:tc>
          <w:tcPr>
            <w:tcW w:w="1559" w:type="dxa"/>
          </w:tcPr>
          <w:p w14:paraId="460F8D1B" w14:textId="77777777"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0.1</w:t>
            </w:r>
          </w:p>
        </w:tc>
        <w:tc>
          <w:tcPr>
            <w:tcW w:w="1276" w:type="dxa"/>
          </w:tcPr>
          <w:p w14:paraId="5DA52CCF" w14:textId="4F8E3A63" w:rsidR="00585CF1" w:rsidRPr="00BB742D" w:rsidRDefault="00585CF1" w:rsidP="00585CF1">
            <w:pPr>
              <w:rPr>
                <w:rFonts w:ascii="Arial" w:hAnsi="Arial" w:cs="Arial"/>
                <w:color w:val="0070C0"/>
                <w:sz w:val="21"/>
                <w:szCs w:val="21"/>
              </w:rPr>
            </w:pPr>
            <w:r>
              <w:rPr>
                <w:rFonts w:ascii="Arial" w:hAnsi="Arial" w:cs="Arial"/>
                <w:color w:val="0070C0"/>
                <w:sz w:val="21"/>
                <w:szCs w:val="21"/>
              </w:rPr>
              <w:t>29/10/25</w:t>
            </w:r>
          </w:p>
        </w:tc>
        <w:tc>
          <w:tcPr>
            <w:tcW w:w="4383" w:type="dxa"/>
          </w:tcPr>
          <w:p w14:paraId="24B4DF89" w14:textId="4D41B28D"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First draft</w:t>
            </w:r>
          </w:p>
        </w:tc>
      </w:tr>
      <w:tr w:rsidR="00585CF1" w:rsidRPr="00C86776" w14:paraId="5083957D" w14:textId="77777777" w:rsidTr="003329BB">
        <w:tc>
          <w:tcPr>
            <w:tcW w:w="2405" w:type="dxa"/>
          </w:tcPr>
          <w:p w14:paraId="2481BB2B" w14:textId="7CC82860" w:rsidR="00585CF1" w:rsidRPr="00BB742D" w:rsidRDefault="0089737A" w:rsidP="00585CF1">
            <w:pPr>
              <w:rPr>
                <w:rFonts w:ascii="Arial" w:hAnsi="Arial" w:cs="Arial"/>
                <w:color w:val="0070C0"/>
                <w:sz w:val="21"/>
                <w:szCs w:val="21"/>
              </w:rPr>
            </w:pPr>
            <w:r>
              <w:rPr>
                <w:rFonts w:ascii="Arial" w:hAnsi="Arial" w:cs="Arial"/>
                <w:color w:val="0070C0"/>
                <w:sz w:val="21"/>
                <w:szCs w:val="21"/>
              </w:rPr>
              <w:t>James Goodwin</w:t>
            </w:r>
          </w:p>
        </w:tc>
        <w:tc>
          <w:tcPr>
            <w:tcW w:w="1559" w:type="dxa"/>
          </w:tcPr>
          <w:p w14:paraId="1FF61EF7" w14:textId="77777777"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0.2</w:t>
            </w:r>
          </w:p>
        </w:tc>
        <w:tc>
          <w:tcPr>
            <w:tcW w:w="1276" w:type="dxa"/>
          </w:tcPr>
          <w:p w14:paraId="400EA200" w14:textId="6C6BABE1" w:rsidR="00585CF1" w:rsidRPr="00BB742D" w:rsidRDefault="00585CF1" w:rsidP="00585CF1">
            <w:pPr>
              <w:rPr>
                <w:rFonts w:ascii="Arial" w:hAnsi="Arial" w:cs="Arial"/>
                <w:color w:val="0070C0"/>
                <w:sz w:val="21"/>
                <w:szCs w:val="21"/>
              </w:rPr>
            </w:pPr>
            <w:r>
              <w:rPr>
                <w:rFonts w:ascii="Arial" w:hAnsi="Arial" w:cs="Arial"/>
                <w:color w:val="0070C0"/>
                <w:sz w:val="21"/>
                <w:szCs w:val="21"/>
              </w:rPr>
              <w:t>20/02/26</w:t>
            </w:r>
          </w:p>
        </w:tc>
        <w:tc>
          <w:tcPr>
            <w:tcW w:w="4383" w:type="dxa"/>
          </w:tcPr>
          <w:p w14:paraId="0C69C3A7" w14:textId="192D9A90"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First review with stakeholders</w:t>
            </w:r>
          </w:p>
        </w:tc>
      </w:tr>
      <w:tr w:rsidR="0099424C" w:rsidRPr="00C86776" w14:paraId="0A8CFFBD" w14:textId="77777777" w:rsidTr="003329BB">
        <w:tc>
          <w:tcPr>
            <w:tcW w:w="2405" w:type="dxa"/>
          </w:tcPr>
          <w:p w14:paraId="7AD3DB5F" w14:textId="1A0B3F89" w:rsidR="0099424C" w:rsidRPr="00BB742D" w:rsidRDefault="0089737A" w:rsidP="003329BB">
            <w:pPr>
              <w:rPr>
                <w:rFonts w:ascii="Arial" w:hAnsi="Arial" w:cs="Arial"/>
                <w:color w:val="0070C0"/>
                <w:sz w:val="21"/>
                <w:szCs w:val="21"/>
              </w:rPr>
            </w:pPr>
            <w:r>
              <w:rPr>
                <w:rFonts w:ascii="Arial" w:hAnsi="Arial" w:cs="Arial"/>
                <w:color w:val="0070C0"/>
                <w:sz w:val="21"/>
                <w:szCs w:val="21"/>
              </w:rPr>
              <w:t>James Goodwin</w:t>
            </w:r>
          </w:p>
        </w:tc>
        <w:tc>
          <w:tcPr>
            <w:tcW w:w="1559" w:type="dxa"/>
          </w:tcPr>
          <w:p w14:paraId="2C93C2B9" w14:textId="5C85CD7D" w:rsidR="0099424C" w:rsidRPr="00BB742D" w:rsidRDefault="0099424C" w:rsidP="003329BB">
            <w:pPr>
              <w:rPr>
                <w:rFonts w:ascii="Arial" w:hAnsi="Arial" w:cs="Arial"/>
                <w:color w:val="000000" w:themeColor="text1"/>
                <w:sz w:val="21"/>
                <w:szCs w:val="21"/>
              </w:rPr>
            </w:pPr>
            <w:r>
              <w:rPr>
                <w:rFonts w:ascii="Arial" w:hAnsi="Arial" w:cs="Arial"/>
                <w:color w:val="000000" w:themeColor="text1"/>
                <w:sz w:val="21"/>
                <w:szCs w:val="21"/>
              </w:rPr>
              <w:t>0.3</w:t>
            </w:r>
          </w:p>
        </w:tc>
        <w:tc>
          <w:tcPr>
            <w:tcW w:w="1276" w:type="dxa"/>
          </w:tcPr>
          <w:p w14:paraId="3BA20CBF" w14:textId="4C015469" w:rsidR="0099424C" w:rsidRPr="00BB742D" w:rsidRDefault="0089737A" w:rsidP="003329BB">
            <w:pPr>
              <w:rPr>
                <w:rFonts w:ascii="Arial" w:hAnsi="Arial" w:cs="Arial"/>
                <w:color w:val="0070C0"/>
                <w:sz w:val="21"/>
                <w:szCs w:val="21"/>
              </w:rPr>
            </w:pPr>
            <w:r>
              <w:rPr>
                <w:rFonts w:ascii="Arial" w:hAnsi="Arial" w:cs="Arial"/>
                <w:color w:val="0070C0"/>
                <w:sz w:val="21"/>
                <w:szCs w:val="21"/>
              </w:rPr>
              <w:t>19/3/26</w:t>
            </w:r>
          </w:p>
        </w:tc>
        <w:tc>
          <w:tcPr>
            <w:tcW w:w="4383" w:type="dxa"/>
          </w:tcPr>
          <w:p w14:paraId="52CFD78C" w14:textId="1A53125D" w:rsidR="0099424C" w:rsidRPr="00BB742D" w:rsidRDefault="0089737A" w:rsidP="003329BB">
            <w:pPr>
              <w:rPr>
                <w:rFonts w:ascii="Arial" w:hAnsi="Arial" w:cs="Arial"/>
                <w:color w:val="000000" w:themeColor="text1"/>
                <w:sz w:val="21"/>
                <w:szCs w:val="21"/>
              </w:rPr>
            </w:pPr>
            <w:r>
              <w:rPr>
                <w:rFonts w:ascii="Arial" w:hAnsi="Arial" w:cs="Arial"/>
                <w:color w:val="000000" w:themeColor="text1"/>
                <w:sz w:val="21"/>
                <w:szCs w:val="21"/>
              </w:rPr>
              <w:t>Clarification of CTIO review/approval</w:t>
            </w:r>
          </w:p>
        </w:tc>
      </w:tr>
      <w:tr w:rsidR="00DD0E05" w:rsidRPr="00C86776" w14:paraId="7911A8D4" w14:textId="77777777" w:rsidTr="003329BB">
        <w:tc>
          <w:tcPr>
            <w:tcW w:w="2405" w:type="dxa"/>
          </w:tcPr>
          <w:p w14:paraId="630AC29C" w14:textId="3C912092" w:rsidR="00DD0E05" w:rsidRPr="00BB742D" w:rsidRDefault="0089737A" w:rsidP="003329BB">
            <w:pPr>
              <w:rPr>
                <w:rFonts w:ascii="Arial" w:hAnsi="Arial" w:cs="Arial"/>
                <w:color w:val="0070C0"/>
                <w:sz w:val="21"/>
                <w:szCs w:val="21"/>
              </w:rPr>
            </w:pPr>
            <w:r>
              <w:rPr>
                <w:rFonts w:ascii="Arial" w:hAnsi="Arial" w:cs="Arial"/>
                <w:color w:val="0070C0"/>
                <w:sz w:val="21"/>
                <w:szCs w:val="21"/>
              </w:rPr>
              <w:t>James Goodwin</w:t>
            </w:r>
          </w:p>
        </w:tc>
        <w:tc>
          <w:tcPr>
            <w:tcW w:w="1559" w:type="dxa"/>
          </w:tcPr>
          <w:p w14:paraId="2ED8D196" w14:textId="3A173899" w:rsidR="00DD0E05" w:rsidRPr="00BB742D" w:rsidRDefault="000C2D1E" w:rsidP="003329BB">
            <w:pPr>
              <w:rPr>
                <w:rFonts w:ascii="Arial" w:hAnsi="Arial" w:cs="Arial"/>
                <w:color w:val="000000" w:themeColor="text1"/>
                <w:sz w:val="21"/>
                <w:szCs w:val="21"/>
              </w:rPr>
            </w:pPr>
            <w:r>
              <w:rPr>
                <w:rFonts w:ascii="Arial" w:hAnsi="Arial" w:cs="Arial"/>
                <w:color w:val="000000" w:themeColor="text1"/>
                <w:sz w:val="21"/>
                <w:szCs w:val="21"/>
              </w:rPr>
              <w:t>0.4</w:t>
            </w:r>
          </w:p>
        </w:tc>
        <w:tc>
          <w:tcPr>
            <w:tcW w:w="1276" w:type="dxa"/>
          </w:tcPr>
          <w:p w14:paraId="4EED2515" w14:textId="4E8C9406" w:rsidR="00DD0E05" w:rsidRPr="00BB742D" w:rsidRDefault="000C2D1E" w:rsidP="003329BB">
            <w:pPr>
              <w:rPr>
                <w:rFonts w:ascii="Arial" w:hAnsi="Arial" w:cs="Arial"/>
                <w:color w:val="0070C0"/>
                <w:sz w:val="21"/>
                <w:szCs w:val="21"/>
              </w:rPr>
            </w:pPr>
            <w:r>
              <w:rPr>
                <w:rFonts w:ascii="Arial" w:hAnsi="Arial" w:cs="Arial"/>
                <w:color w:val="0070C0"/>
                <w:sz w:val="21"/>
                <w:szCs w:val="21"/>
              </w:rPr>
              <w:t>29/06/26</w:t>
            </w:r>
          </w:p>
        </w:tc>
        <w:tc>
          <w:tcPr>
            <w:tcW w:w="4383" w:type="dxa"/>
          </w:tcPr>
          <w:p w14:paraId="7AB47C4E" w14:textId="337F71EF" w:rsidR="00DD0E05" w:rsidRPr="00BB742D" w:rsidRDefault="000C2D1E" w:rsidP="003329BB">
            <w:pPr>
              <w:rPr>
                <w:rFonts w:ascii="Arial" w:hAnsi="Arial" w:cs="Arial"/>
                <w:color w:val="000000" w:themeColor="text1"/>
                <w:sz w:val="21"/>
                <w:szCs w:val="21"/>
              </w:rPr>
            </w:pPr>
            <w:r>
              <w:rPr>
                <w:rFonts w:ascii="Arial" w:hAnsi="Arial" w:cs="Arial"/>
                <w:color w:val="000000" w:themeColor="text1"/>
                <w:sz w:val="21"/>
                <w:szCs w:val="21"/>
              </w:rPr>
              <w:t xml:space="preserve">Combined Phase 1 &amp; 2 into single </w:t>
            </w:r>
            <w:r w:rsidR="00DD38D0">
              <w:rPr>
                <w:rFonts w:ascii="Arial" w:hAnsi="Arial" w:cs="Arial"/>
                <w:color w:val="000000" w:themeColor="text1"/>
                <w:sz w:val="21"/>
                <w:szCs w:val="21"/>
              </w:rPr>
              <w:t>document.</w:t>
            </w:r>
          </w:p>
        </w:tc>
      </w:tr>
      <w:tr w:rsidR="00CD3D66" w:rsidRPr="00C86776" w14:paraId="794D070E" w14:textId="77777777" w:rsidTr="003329BB">
        <w:tc>
          <w:tcPr>
            <w:tcW w:w="2405" w:type="dxa"/>
          </w:tcPr>
          <w:p w14:paraId="6CA405B7" w14:textId="62CC24D0" w:rsidR="00CD3D66" w:rsidRDefault="00CD3D66" w:rsidP="003329BB">
            <w:pPr>
              <w:rPr>
                <w:rFonts w:ascii="Arial" w:hAnsi="Arial" w:cs="Arial"/>
                <w:color w:val="0070C0"/>
                <w:sz w:val="21"/>
                <w:szCs w:val="21"/>
              </w:rPr>
            </w:pPr>
            <w:r>
              <w:rPr>
                <w:rFonts w:ascii="Arial" w:hAnsi="Arial" w:cs="Arial"/>
                <w:color w:val="0070C0"/>
                <w:sz w:val="21"/>
                <w:szCs w:val="21"/>
              </w:rPr>
              <w:t>James Goodwin</w:t>
            </w:r>
          </w:p>
        </w:tc>
        <w:tc>
          <w:tcPr>
            <w:tcW w:w="1559" w:type="dxa"/>
          </w:tcPr>
          <w:p w14:paraId="6B7C3776" w14:textId="167018C7" w:rsidR="00CD3D66" w:rsidRDefault="00CD3D66" w:rsidP="003329BB">
            <w:pPr>
              <w:rPr>
                <w:rFonts w:ascii="Arial" w:hAnsi="Arial" w:cs="Arial"/>
                <w:color w:val="000000" w:themeColor="text1"/>
                <w:sz w:val="21"/>
                <w:szCs w:val="21"/>
              </w:rPr>
            </w:pPr>
            <w:r>
              <w:rPr>
                <w:rFonts w:ascii="Arial" w:hAnsi="Arial" w:cs="Arial"/>
                <w:color w:val="000000" w:themeColor="text1"/>
                <w:sz w:val="21"/>
                <w:szCs w:val="21"/>
              </w:rPr>
              <w:t>0.5</w:t>
            </w:r>
          </w:p>
        </w:tc>
        <w:tc>
          <w:tcPr>
            <w:tcW w:w="1276" w:type="dxa"/>
          </w:tcPr>
          <w:p w14:paraId="17689EFC" w14:textId="6A818730" w:rsidR="00CD3D66" w:rsidRDefault="00CD3D66" w:rsidP="003329BB">
            <w:pPr>
              <w:rPr>
                <w:rFonts w:ascii="Arial" w:hAnsi="Arial" w:cs="Arial"/>
                <w:color w:val="0070C0"/>
                <w:sz w:val="21"/>
                <w:szCs w:val="21"/>
              </w:rPr>
            </w:pPr>
            <w:r>
              <w:rPr>
                <w:rFonts w:ascii="Arial" w:hAnsi="Arial" w:cs="Arial"/>
                <w:color w:val="0070C0"/>
                <w:sz w:val="21"/>
                <w:szCs w:val="21"/>
              </w:rPr>
              <w:t>30/06/26</w:t>
            </w:r>
          </w:p>
        </w:tc>
        <w:tc>
          <w:tcPr>
            <w:tcW w:w="4383" w:type="dxa"/>
          </w:tcPr>
          <w:p w14:paraId="23A7D96E" w14:textId="2EA5C9B2" w:rsidR="00CD3D66" w:rsidRDefault="00CD3D66" w:rsidP="003329BB">
            <w:pPr>
              <w:rPr>
                <w:rFonts w:ascii="Arial" w:hAnsi="Arial" w:cs="Arial"/>
                <w:color w:val="000000" w:themeColor="text1"/>
                <w:sz w:val="21"/>
                <w:szCs w:val="21"/>
              </w:rPr>
            </w:pPr>
            <w:r>
              <w:rPr>
                <w:rFonts w:ascii="Arial" w:hAnsi="Arial" w:cs="Arial"/>
                <w:color w:val="000000" w:themeColor="text1"/>
                <w:sz w:val="21"/>
                <w:szCs w:val="21"/>
              </w:rPr>
              <w:t>Addition of 1Global partnering consideration</w:t>
            </w:r>
          </w:p>
        </w:tc>
      </w:tr>
    </w:tbl>
    <w:p w14:paraId="1CBC96AA" w14:textId="77777777" w:rsidR="002F40BE" w:rsidRDefault="002F40BE">
      <w:pPr>
        <w:rPr>
          <w:rFonts w:ascii="Arial" w:hAnsi="Arial" w:cs="Arial"/>
          <w:b/>
          <w:bCs/>
          <w:sz w:val="28"/>
          <w:szCs w:val="28"/>
        </w:rPr>
      </w:pPr>
    </w:p>
    <w:p w14:paraId="5AE47DC4" w14:textId="77777777" w:rsidR="002F40BE" w:rsidRDefault="002F40BE">
      <w:pPr>
        <w:rPr>
          <w:rFonts w:ascii="Arial" w:hAnsi="Arial" w:cs="Arial"/>
          <w:b/>
          <w:bCs/>
          <w:sz w:val="28"/>
          <w:szCs w:val="28"/>
        </w:rPr>
      </w:pPr>
    </w:p>
    <w:p w14:paraId="4A478962" w14:textId="77777777" w:rsidR="001A1324" w:rsidRDefault="001A1324">
      <w:pPr>
        <w:rPr>
          <w:rFonts w:ascii="Arial" w:hAnsi="Arial" w:cs="Arial"/>
          <w:b/>
          <w:bCs/>
          <w:sz w:val="28"/>
          <w:szCs w:val="28"/>
        </w:rPr>
      </w:pPr>
    </w:p>
    <w:p w14:paraId="6328DDB4" w14:textId="77777777" w:rsidR="001A1324" w:rsidRDefault="001A1324">
      <w:pPr>
        <w:rPr>
          <w:rFonts w:ascii="Arial" w:hAnsi="Arial" w:cs="Arial"/>
          <w:b/>
          <w:bCs/>
          <w:sz w:val="28"/>
          <w:szCs w:val="28"/>
        </w:rPr>
      </w:pPr>
    </w:p>
    <w:p w14:paraId="7D2CD58C" w14:textId="77777777" w:rsidR="001A1324" w:rsidRDefault="001A1324">
      <w:pPr>
        <w:rPr>
          <w:rFonts w:ascii="Arial" w:hAnsi="Arial" w:cs="Arial"/>
          <w:b/>
          <w:bCs/>
          <w:sz w:val="28"/>
          <w:szCs w:val="28"/>
        </w:rPr>
      </w:pPr>
    </w:p>
    <w:p w14:paraId="526390A0" w14:textId="77777777" w:rsidR="001A1324" w:rsidRDefault="001A1324">
      <w:pPr>
        <w:rPr>
          <w:rFonts w:ascii="Arial" w:hAnsi="Arial" w:cs="Arial"/>
          <w:b/>
          <w:bCs/>
          <w:sz w:val="28"/>
          <w:szCs w:val="28"/>
        </w:rPr>
      </w:pPr>
    </w:p>
    <w:p w14:paraId="0E98668C" w14:textId="77777777" w:rsidR="001A1324" w:rsidRDefault="001A1324">
      <w:pPr>
        <w:rPr>
          <w:rFonts w:ascii="Arial" w:hAnsi="Arial" w:cs="Arial"/>
          <w:b/>
          <w:bCs/>
          <w:sz w:val="28"/>
          <w:szCs w:val="28"/>
        </w:rPr>
      </w:pPr>
    </w:p>
    <w:p w14:paraId="08753A4A" w14:textId="77777777" w:rsidR="001A1324" w:rsidRDefault="001A1324">
      <w:pPr>
        <w:rPr>
          <w:rFonts w:ascii="Arial" w:hAnsi="Arial" w:cs="Arial"/>
          <w:b/>
          <w:bCs/>
          <w:sz w:val="28"/>
          <w:szCs w:val="28"/>
        </w:rPr>
      </w:pPr>
    </w:p>
    <w:p w14:paraId="4B209376" w14:textId="77777777" w:rsidR="001A1324" w:rsidRDefault="001A1324">
      <w:pPr>
        <w:rPr>
          <w:rFonts w:ascii="Arial" w:hAnsi="Arial" w:cs="Arial"/>
          <w:b/>
          <w:bCs/>
          <w:sz w:val="28"/>
          <w:szCs w:val="28"/>
        </w:rPr>
      </w:pPr>
    </w:p>
    <w:p w14:paraId="7D329FD1" w14:textId="77777777" w:rsidR="001A1324" w:rsidRDefault="001A1324">
      <w:pPr>
        <w:rPr>
          <w:rFonts w:ascii="Arial" w:hAnsi="Arial" w:cs="Arial"/>
          <w:b/>
          <w:bCs/>
          <w:sz w:val="28"/>
          <w:szCs w:val="28"/>
        </w:rPr>
      </w:pPr>
    </w:p>
    <w:p w14:paraId="01876E5A" w14:textId="06062B1D" w:rsidR="0000058A" w:rsidRDefault="0000058A">
      <w:pPr>
        <w:rPr>
          <w:rFonts w:ascii="Arial" w:hAnsi="Arial" w:cs="Arial"/>
          <w:b/>
          <w:bCs/>
          <w:sz w:val="28"/>
          <w:szCs w:val="28"/>
        </w:rPr>
      </w:pPr>
      <w:r>
        <w:rPr>
          <w:rFonts w:ascii="Arial" w:hAnsi="Arial" w:cs="Arial"/>
          <w:b/>
          <w:bCs/>
          <w:sz w:val="28"/>
          <w:szCs w:val="28"/>
        </w:rPr>
        <w:br w:type="page"/>
      </w:r>
    </w:p>
    <w:p w14:paraId="04680553" w14:textId="609BA074" w:rsidR="00205569" w:rsidRPr="00205569" w:rsidRDefault="002F40BE" w:rsidP="009A09E8">
      <w:pPr>
        <w:pStyle w:val="Heading1"/>
        <w:numPr>
          <w:ilvl w:val="0"/>
          <w:numId w:val="3"/>
        </w:numPr>
        <w:sectPr w:rsidR="00205569" w:rsidRPr="00205569" w:rsidSect="006C6439">
          <w:headerReference w:type="even" r:id="rId15"/>
          <w:headerReference w:type="default" r:id="rId16"/>
          <w:footerReference w:type="even" r:id="rId17"/>
          <w:footerReference w:type="default" r:id="rId18"/>
          <w:headerReference w:type="first" r:id="rId19"/>
          <w:pgSz w:w="11901" w:h="16817"/>
          <w:pgMar w:top="1440" w:right="851" w:bottom="1440" w:left="851" w:header="709" w:footer="709" w:gutter="0"/>
          <w:cols w:space="708"/>
          <w:docGrid w:linePitch="360"/>
        </w:sectPr>
      </w:pPr>
      <w:bookmarkStart w:id="60" w:name="_Toc211517525"/>
      <w:r>
        <w:lastRenderedPageBreak/>
        <w:t>Appendice</w:t>
      </w:r>
      <w:bookmarkEnd w:id="60"/>
      <w:r w:rsidR="001A1324">
        <w:t>s</w:t>
      </w:r>
    </w:p>
    <w:p w14:paraId="57AC760E" w14:textId="77777777" w:rsidR="00B82EDA" w:rsidRPr="00C86776" w:rsidRDefault="00B82EDA" w:rsidP="00B32C7D">
      <w:pPr>
        <w:rPr>
          <w:rFonts w:ascii="Arial" w:hAnsi="Arial" w:cs="Arial"/>
        </w:rPr>
      </w:pPr>
    </w:p>
    <w:sectPr w:rsidR="00B82EDA" w:rsidRPr="00C86776" w:rsidSect="006C6439">
      <w:pgSz w:w="11901" w:h="16817"/>
      <w:pgMar w:top="1440" w:right="851" w:bottom="1440"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Gemma Bacon" w:date="2026-06-15T14:48:00Z" w:initials="GB">
    <w:p w14:paraId="3FF6F425" w14:textId="77777777" w:rsidR="00D42FC1" w:rsidRDefault="00D42FC1" w:rsidP="00D42FC1">
      <w:pPr>
        <w:pStyle w:val="CommentText"/>
      </w:pPr>
      <w:r>
        <w:rPr>
          <w:rStyle w:val="CommentReference"/>
        </w:rPr>
        <w:annotationRef/>
      </w:r>
      <w:r>
        <w:t>Please specific what new reports are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6F42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8CC66A" w16cex:dateUtc="2026-06-15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6F425" w16cid:durableId="508CC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E0A15" w14:textId="77777777" w:rsidR="00CD02FC" w:rsidRDefault="00CD02FC" w:rsidP="006F420E">
      <w:r>
        <w:separator/>
      </w:r>
    </w:p>
    <w:p w14:paraId="24056A53" w14:textId="77777777" w:rsidR="00CD02FC" w:rsidRDefault="00CD02FC"/>
  </w:endnote>
  <w:endnote w:type="continuationSeparator" w:id="0">
    <w:p w14:paraId="0C8D9392" w14:textId="77777777" w:rsidR="00CD02FC" w:rsidRDefault="00CD02FC" w:rsidP="006F420E">
      <w:r>
        <w:continuationSeparator/>
      </w:r>
    </w:p>
    <w:p w14:paraId="2E630602" w14:textId="77777777" w:rsidR="00CD02FC" w:rsidRDefault="00CD02FC"/>
  </w:endnote>
  <w:endnote w:type="continuationNotice" w:id="1">
    <w:p w14:paraId="5F3A6435" w14:textId="77777777" w:rsidR="00CD02FC" w:rsidRDefault="00CD02FC"/>
    <w:p w14:paraId="5E232190" w14:textId="77777777" w:rsidR="00CD02FC" w:rsidRDefault="00CD02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VM Circular Whisper TT Light">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A1DF5" w14:textId="77777777" w:rsidR="00CD02FC" w:rsidRDefault="00CD02FC" w:rsidP="006F420E">
      <w:r>
        <w:separator/>
      </w:r>
    </w:p>
    <w:p w14:paraId="542C2515" w14:textId="77777777" w:rsidR="00CD02FC" w:rsidRDefault="00CD02FC"/>
  </w:footnote>
  <w:footnote w:type="continuationSeparator" w:id="0">
    <w:p w14:paraId="1C65D35E" w14:textId="77777777" w:rsidR="00CD02FC" w:rsidRDefault="00CD02FC" w:rsidP="006F420E">
      <w:r>
        <w:continuationSeparator/>
      </w:r>
    </w:p>
    <w:p w14:paraId="096A77AC" w14:textId="77777777" w:rsidR="00CD02FC" w:rsidRDefault="00CD02FC"/>
  </w:footnote>
  <w:footnote w:type="continuationNotice" w:id="1">
    <w:p w14:paraId="74C7FC38" w14:textId="77777777" w:rsidR="00CD02FC" w:rsidRDefault="00CD02FC"/>
    <w:p w14:paraId="3723E1C9" w14:textId="77777777" w:rsidR="00CD02FC" w:rsidRDefault="00CD02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140C9F70"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491"/>
    <w:multiLevelType w:val="hybridMultilevel"/>
    <w:tmpl w:val="1A1E7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816FA"/>
    <w:multiLevelType w:val="hybridMultilevel"/>
    <w:tmpl w:val="F4B2F940"/>
    <w:lvl w:ilvl="0" w:tplc="E5B88404">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CD2E41"/>
    <w:multiLevelType w:val="hybridMultilevel"/>
    <w:tmpl w:val="16CCD4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1764BDD6">
      <w:start w:val="1"/>
      <w:numFmt w:val="bullet"/>
      <w:lvlText w:val="-"/>
      <w:lvlJc w:val="left"/>
      <w:pPr>
        <w:ind w:left="2880" w:hanging="360"/>
      </w:pPr>
      <w:rPr>
        <w:rFonts w:ascii="Arial" w:eastAsiaTheme="minorHAnsi" w:hAnsi="Arial" w:cs="Aria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1D779A"/>
    <w:multiLevelType w:val="hybridMultilevel"/>
    <w:tmpl w:val="48929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233FF1"/>
    <w:multiLevelType w:val="hybridMultilevel"/>
    <w:tmpl w:val="7DE06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F2503F"/>
    <w:multiLevelType w:val="hybridMultilevel"/>
    <w:tmpl w:val="7BB8D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C71E07"/>
    <w:multiLevelType w:val="hybridMultilevel"/>
    <w:tmpl w:val="31B07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3F18FA"/>
    <w:multiLevelType w:val="hybridMultilevel"/>
    <w:tmpl w:val="C3227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0D31B9"/>
    <w:multiLevelType w:val="hybridMultilevel"/>
    <w:tmpl w:val="BFF4870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B61A83"/>
    <w:multiLevelType w:val="multilevel"/>
    <w:tmpl w:val="B63A3FA4"/>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8421970"/>
    <w:multiLevelType w:val="hybridMultilevel"/>
    <w:tmpl w:val="2036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6E17341C"/>
    <w:multiLevelType w:val="hybridMultilevel"/>
    <w:tmpl w:val="31E8138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AD81482"/>
    <w:multiLevelType w:val="hybridMultilevel"/>
    <w:tmpl w:val="D11EE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123BF7"/>
    <w:multiLevelType w:val="hybridMultilevel"/>
    <w:tmpl w:val="CE2A9C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8730252">
    <w:abstractNumId w:val="13"/>
  </w:num>
  <w:num w:numId="2" w16cid:durableId="1591809840">
    <w:abstractNumId w:val="11"/>
  </w:num>
  <w:num w:numId="3" w16cid:durableId="166528132">
    <w:abstractNumId w:val="9"/>
  </w:num>
  <w:num w:numId="4" w16cid:durableId="630593596">
    <w:abstractNumId w:val="1"/>
  </w:num>
  <w:num w:numId="5" w16cid:durableId="1853570642">
    <w:abstractNumId w:val="2"/>
  </w:num>
  <w:num w:numId="6" w16cid:durableId="743650137">
    <w:abstractNumId w:val="5"/>
  </w:num>
  <w:num w:numId="7" w16cid:durableId="1322849773">
    <w:abstractNumId w:val="8"/>
  </w:num>
  <w:num w:numId="8" w16cid:durableId="209532841">
    <w:abstractNumId w:val="16"/>
  </w:num>
  <w:num w:numId="9" w16cid:durableId="624121544">
    <w:abstractNumId w:val="15"/>
  </w:num>
  <w:num w:numId="10" w16cid:durableId="1067071839">
    <w:abstractNumId w:val="6"/>
  </w:num>
  <w:num w:numId="11" w16cid:durableId="1995252477">
    <w:abstractNumId w:val="0"/>
  </w:num>
  <w:num w:numId="12" w16cid:durableId="1698044639">
    <w:abstractNumId w:val="14"/>
  </w:num>
  <w:num w:numId="13" w16cid:durableId="532767107">
    <w:abstractNumId w:val="7"/>
  </w:num>
  <w:num w:numId="14" w16cid:durableId="1264145500">
    <w:abstractNumId w:val="3"/>
  </w:num>
  <w:num w:numId="15" w16cid:durableId="1667896133">
    <w:abstractNumId w:val="10"/>
  </w:num>
  <w:num w:numId="16" w16cid:durableId="1895122241">
    <w:abstractNumId w:val="4"/>
  </w:num>
  <w:num w:numId="17" w16cid:durableId="1599406985">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 Dixon">
    <w15:presenceInfo w15:providerId="AD" w15:userId="S::D7865142@virginmedia.co.uk::81e142dd-4475-4ec7-83c7-14dadd2d9575"/>
  </w15:person>
  <w15:person w15:author="Gemma Bacon">
    <w15:presenceInfo w15:providerId="AD" w15:userId="S::B0080085@virginmedia.co.uk::3f04c872-b4de-4da0-8620-d32017b6fc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058A"/>
    <w:rsid w:val="000035FB"/>
    <w:rsid w:val="00004CB7"/>
    <w:rsid w:val="00006BDB"/>
    <w:rsid w:val="00007FAB"/>
    <w:rsid w:val="00010DE3"/>
    <w:rsid w:val="00010FA4"/>
    <w:rsid w:val="000114B6"/>
    <w:rsid w:val="000115DB"/>
    <w:rsid w:val="00014120"/>
    <w:rsid w:val="000158BE"/>
    <w:rsid w:val="000164BA"/>
    <w:rsid w:val="00020D8B"/>
    <w:rsid w:val="00022438"/>
    <w:rsid w:val="000231C3"/>
    <w:rsid w:val="00025A3E"/>
    <w:rsid w:val="00026B13"/>
    <w:rsid w:val="000277B4"/>
    <w:rsid w:val="00027B58"/>
    <w:rsid w:val="00031989"/>
    <w:rsid w:val="00031CED"/>
    <w:rsid w:val="00033557"/>
    <w:rsid w:val="0003532C"/>
    <w:rsid w:val="000356D0"/>
    <w:rsid w:val="000413B7"/>
    <w:rsid w:val="00041610"/>
    <w:rsid w:val="00042662"/>
    <w:rsid w:val="000429DC"/>
    <w:rsid w:val="000430D8"/>
    <w:rsid w:val="00045627"/>
    <w:rsid w:val="000456D1"/>
    <w:rsid w:val="00046683"/>
    <w:rsid w:val="00046827"/>
    <w:rsid w:val="00046BEB"/>
    <w:rsid w:val="0005061C"/>
    <w:rsid w:val="000510F2"/>
    <w:rsid w:val="000525E2"/>
    <w:rsid w:val="00053C43"/>
    <w:rsid w:val="000541CF"/>
    <w:rsid w:val="00056BE6"/>
    <w:rsid w:val="00056D4E"/>
    <w:rsid w:val="000600E8"/>
    <w:rsid w:val="00060406"/>
    <w:rsid w:val="00060656"/>
    <w:rsid w:val="000622A1"/>
    <w:rsid w:val="00062B55"/>
    <w:rsid w:val="00063757"/>
    <w:rsid w:val="000638EC"/>
    <w:rsid w:val="00063926"/>
    <w:rsid w:val="00064980"/>
    <w:rsid w:val="00064A40"/>
    <w:rsid w:val="00064C1B"/>
    <w:rsid w:val="00064EC0"/>
    <w:rsid w:val="00065A9C"/>
    <w:rsid w:val="00065C12"/>
    <w:rsid w:val="00075491"/>
    <w:rsid w:val="00075BE3"/>
    <w:rsid w:val="0007760E"/>
    <w:rsid w:val="000779BC"/>
    <w:rsid w:val="00077F9C"/>
    <w:rsid w:val="00080825"/>
    <w:rsid w:val="00081862"/>
    <w:rsid w:val="00084A1D"/>
    <w:rsid w:val="000855D2"/>
    <w:rsid w:val="00086FA6"/>
    <w:rsid w:val="00087303"/>
    <w:rsid w:val="00090793"/>
    <w:rsid w:val="00093308"/>
    <w:rsid w:val="000946C0"/>
    <w:rsid w:val="000948D8"/>
    <w:rsid w:val="0009537D"/>
    <w:rsid w:val="000956C2"/>
    <w:rsid w:val="00095AA2"/>
    <w:rsid w:val="00096722"/>
    <w:rsid w:val="000970F7"/>
    <w:rsid w:val="000A0BB7"/>
    <w:rsid w:val="000A0CF3"/>
    <w:rsid w:val="000A1951"/>
    <w:rsid w:val="000A5DCA"/>
    <w:rsid w:val="000A7112"/>
    <w:rsid w:val="000A72CC"/>
    <w:rsid w:val="000B0C41"/>
    <w:rsid w:val="000B1CC4"/>
    <w:rsid w:val="000B2AC2"/>
    <w:rsid w:val="000B3040"/>
    <w:rsid w:val="000B37A4"/>
    <w:rsid w:val="000B4107"/>
    <w:rsid w:val="000C09AC"/>
    <w:rsid w:val="000C215A"/>
    <w:rsid w:val="000C2D1E"/>
    <w:rsid w:val="000C3129"/>
    <w:rsid w:val="000C4545"/>
    <w:rsid w:val="000C5FB8"/>
    <w:rsid w:val="000C60F4"/>
    <w:rsid w:val="000C64A2"/>
    <w:rsid w:val="000C7085"/>
    <w:rsid w:val="000C7970"/>
    <w:rsid w:val="000C7DBD"/>
    <w:rsid w:val="000D2399"/>
    <w:rsid w:val="000D2CEF"/>
    <w:rsid w:val="000D4C5A"/>
    <w:rsid w:val="000D6064"/>
    <w:rsid w:val="000E112A"/>
    <w:rsid w:val="000E11F7"/>
    <w:rsid w:val="000E2E44"/>
    <w:rsid w:val="000E4FD5"/>
    <w:rsid w:val="000F0095"/>
    <w:rsid w:val="000F1A52"/>
    <w:rsid w:val="000F5029"/>
    <w:rsid w:val="000F58D7"/>
    <w:rsid w:val="0010079D"/>
    <w:rsid w:val="00100D98"/>
    <w:rsid w:val="001019AC"/>
    <w:rsid w:val="00101B03"/>
    <w:rsid w:val="00102E38"/>
    <w:rsid w:val="00103D1F"/>
    <w:rsid w:val="00105F87"/>
    <w:rsid w:val="00106824"/>
    <w:rsid w:val="001077FA"/>
    <w:rsid w:val="00107952"/>
    <w:rsid w:val="001119F6"/>
    <w:rsid w:val="001142DB"/>
    <w:rsid w:val="00114D28"/>
    <w:rsid w:val="00114D2A"/>
    <w:rsid w:val="001177E7"/>
    <w:rsid w:val="00122304"/>
    <w:rsid w:val="001230B0"/>
    <w:rsid w:val="0012467F"/>
    <w:rsid w:val="00125FBA"/>
    <w:rsid w:val="0012642B"/>
    <w:rsid w:val="001270B8"/>
    <w:rsid w:val="001271A8"/>
    <w:rsid w:val="001271F0"/>
    <w:rsid w:val="00133845"/>
    <w:rsid w:val="00134359"/>
    <w:rsid w:val="00135A45"/>
    <w:rsid w:val="00135B3D"/>
    <w:rsid w:val="00135F5E"/>
    <w:rsid w:val="0013680B"/>
    <w:rsid w:val="0013695F"/>
    <w:rsid w:val="00140061"/>
    <w:rsid w:val="001426E0"/>
    <w:rsid w:val="001450EB"/>
    <w:rsid w:val="001463BE"/>
    <w:rsid w:val="00146A9E"/>
    <w:rsid w:val="0015130B"/>
    <w:rsid w:val="001513E8"/>
    <w:rsid w:val="001514AE"/>
    <w:rsid w:val="00153BED"/>
    <w:rsid w:val="001556B6"/>
    <w:rsid w:val="001566DF"/>
    <w:rsid w:val="0016412D"/>
    <w:rsid w:val="00164641"/>
    <w:rsid w:val="00164DD3"/>
    <w:rsid w:val="001659C7"/>
    <w:rsid w:val="00171605"/>
    <w:rsid w:val="00172CB8"/>
    <w:rsid w:val="00174A48"/>
    <w:rsid w:val="00177376"/>
    <w:rsid w:val="001777F3"/>
    <w:rsid w:val="00177FE6"/>
    <w:rsid w:val="0018599E"/>
    <w:rsid w:val="00186338"/>
    <w:rsid w:val="00186A47"/>
    <w:rsid w:val="00187198"/>
    <w:rsid w:val="00190188"/>
    <w:rsid w:val="0019031E"/>
    <w:rsid w:val="00190884"/>
    <w:rsid w:val="00191311"/>
    <w:rsid w:val="00191FAF"/>
    <w:rsid w:val="0019368E"/>
    <w:rsid w:val="00194698"/>
    <w:rsid w:val="00195455"/>
    <w:rsid w:val="00196740"/>
    <w:rsid w:val="0019747A"/>
    <w:rsid w:val="001977CD"/>
    <w:rsid w:val="001A0055"/>
    <w:rsid w:val="001A0B9C"/>
    <w:rsid w:val="001A1023"/>
    <w:rsid w:val="001A1324"/>
    <w:rsid w:val="001A2AB0"/>
    <w:rsid w:val="001A4160"/>
    <w:rsid w:val="001A47EE"/>
    <w:rsid w:val="001A62E5"/>
    <w:rsid w:val="001A633E"/>
    <w:rsid w:val="001B1183"/>
    <w:rsid w:val="001B2734"/>
    <w:rsid w:val="001B3FC0"/>
    <w:rsid w:val="001B6800"/>
    <w:rsid w:val="001B6A9C"/>
    <w:rsid w:val="001B6E02"/>
    <w:rsid w:val="001B701F"/>
    <w:rsid w:val="001B758E"/>
    <w:rsid w:val="001B7D91"/>
    <w:rsid w:val="001B7E14"/>
    <w:rsid w:val="001C0F2C"/>
    <w:rsid w:val="001C0FC9"/>
    <w:rsid w:val="001C324C"/>
    <w:rsid w:val="001C5E2C"/>
    <w:rsid w:val="001C63A2"/>
    <w:rsid w:val="001C6B3F"/>
    <w:rsid w:val="001C6ED6"/>
    <w:rsid w:val="001C7BBA"/>
    <w:rsid w:val="001D02BD"/>
    <w:rsid w:val="001D0EDE"/>
    <w:rsid w:val="001D2517"/>
    <w:rsid w:val="001D2B34"/>
    <w:rsid w:val="001D2D77"/>
    <w:rsid w:val="001D315A"/>
    <w:rsid w:val="001D3B18"/>
    <w:rsid w:val="001D4879"/>
    <w:rsid w:val="001D52EA"/>
    <w:rsid w:val="001D6EE1"/>
    <w:rsid w:val="001D7581"/>
    <w:rsid w:val="001D7BE9"/>
    <w:rsid w:val="001E0088"/>
    <w:rsid w:val="001E0531"/>
    <w:rsid w:val="001E1FF0"/>
    <w:rsid w:val="001E2D73"/>
    <w:rsid w:val="001E4161"/>
    <w:rsid w:val="001E7301"/>
    <w:rsid w:val="001F2C0B"/>
    <w:rsid w:val="001F30A9"/>
    <w:rsid w:val="001F3E87"/>
    <w:rsid w:val="001F4732"/>
    <w:rsid w:val="001F5715"/>
    <w:rsid w:val="001F61E9"/>
    <w:rsid w:val="001F6D65"/>
    <w:rsid w:val="001F76BF"/>
    <w:rsid w:val="001F7DD5"/>
    <w:rsid w:val="00200784"/>
    <w:rsid w:val="00201092"/>
    <w:rsid w:val="002012EA"/>
    <w:rsid w:val="0020257E"/>
    <w:rsid w:val="002029A9"/>
    <w:rsid w:val="002033AE"/>
    <w:rsid w:val="0020361E"/>
    <w:rsid w:val="00205569"/>
    <w:rsid w:val="00205DE5"/>
    <w:rsid w:val="00206C6F"/>
    <w:rsid w:val="0021031C"/>
    <w:rsid w:val="002108E7"/>
    <w:rsid w:val="00211ED9"/>
    <w:rsid w:val="00213382"/>
    <w:rsid w:val="002219BF"/>
    <w:rsid w:val="00221DC8"/>
    <w:rsid w:val="0022329A"/>
    <w:rsid w:val="00226473"/>
    <w:rsid w:val="002265E5"/>
    <w:rsid w:val="00226830"/>
    <w:rsid w:val="002269EB"/>
    <w:rsid w:val="00226C64"/>
    <w:rsid w:val="002311C0"/>
    <w:rsid w:val="00231240"/>
    <w:rsid w:val="00231D98"/>
    <w:rsid w:val="00232166"/>
    <w:rsid w:val="00232FB0"/>
    <w:rsid w:val="00237618"/>
    <w:rsid w:val="00240858"/>
    <w:rsid w:val="00240E44"/>
    <w:rsid w:val="00242C5D"/>
    <w:rsid w:val="00243EC8"/>
    <w:rsid w:val="00246E93"/>
    <w:rsid w:val="002470C1"/>
    <w:rsid w:val="00247277"/>
    <w:rsid w:val="00253300"/>
    <w:rsid w:val="00254C58"/>
    <w:rsid w:val="00256783"/>
    <w:rsid w:val="00257C9F"/>
    <w:rsid w:val="002613A8"/>
    <w:rsid w:val="002628C0"/>
    <w:rsid w:val="00264590"/>
    <w:rsid w:val="002648B0"/>
    <w:rsid w:val="00267FAD"/>
    <w:rsid w:val="002717AD"/>
    <w:rsid w:val="00273AC4"/>
    <w:rsid w:val="00276FC4"/>
    <w:rsid w:val="0028088E"/>
    <w:rsid w:val="00280F28"/>
    <w:rsid w:val="00280FB8"/>
    <w:rsid w:val="00281124"/>
    <w:rsid w:val="00281954"/>
    <w:rsid w:val="00282638"/>
    <w:rsid w:val="00282DD2"/>
    <w:rsid w:val="00284673"/>
    <w:rsid w:val="00287989"/>
    <w:rsid w:val="00290CC8"/>
    <w:rsid w:val="00290FC0"/>
    <w:rsid w:val="00293C7B"/>
    <w:rsid w:val="002A1393"/>
    <w:rsid w:val="002A50AC"/>
    <w:rsid w:val="002A528D"/>
    <w:rsid w:val="002A5A0E"/>
    <w:rsid w:val="002A79FA"/>
    <w:rsid w:val="002B0568"/>
    <w:rsid w:val="002B12B2"/>
    <w:rsid w:val="002B15F0"/>
    <w:rsid w:val="002B21CB"/>
    <w:rsid w:val="002B3043"/>
    <w:rsid w:val="002B3866"/>
    <w:rsid w:val="002B46A3"/>
    <w:rsid w:val="002B6915"/>
    <w:rsid w:val="002B7D9F"/>
    <w:rsid w:val="002C010E"/>
    <w:rsid w:val="002C3067"/>
    <w:rsid w:val="002C4213"/>
    <w:rsid w:val="002C6F5C"/>
    <w:rsid w:val="002C7ACD"/>
    <w:rsid w:val="002C7E0E"/>
    <w:rsid w:val="002D1E33"/>
    <w:rsid w:val="002D2C6B"/>
    <w:rsid w:val="002D2F39"/>
    <w:rsid w:val="002D3AD7"/>
    <w:rsid w:val="002D511D"/>
    <w:rsid w:val="002D51B1"/>
    <w:rsid w:val="002D6203"/>
    <w:rsid w:val="002D7EBC"/>
    <w:rsid w:val="002E0079"/>
    <w:rsid w:val="002E26AA"/>
    <w:rsid w:val="002E2791"/>
    <w:rsid w:val="002E3B6D"/>
    <w:rsid w:val="002E40D2"/>
    <w:rsid w:val="002E5352"/>
    <w:rsid w:val="002E63A7"/>
    <w:rsid w:val="002E6CD9"/>
    <w:rsid w:val="002E7605"/>
    <w:rsid w:val="002F0AF4"/>
    <w:rsid w:val="002F3093"/>
    <w:rsid w:val="002F40BE"/>
    <w:rsid w:val="002F650E"/>
    <w:rsid w:val="002F65DA"/>
    <w:rsid w:val="002F6CE8"/>
    <w:rsid w:val="002F782A"/>
    <w:rsid w:val="003001E5"/>
    <w:rsid w:val="003008FA"/>
    <w:rsid w:val="0030180F"/>
    <w:rsid w:val="003023A0"/>
    <w:rsid w:val="00305A7F"/>
    <w:rsid w:val="003100AA"/>
    <w:rsid w:val="0031013E"/>
    <w:rsid w:val="00311023"/>
    <w:rsid w:val="00315526"/>
    <w:rsid w:val="00321D01"/>
    <w:rsid w:val="00322FB9"/>
    <w:rsid w:val="003250E5"/>
    <w:rsid w:val="00325563"/>
    <w:rsid w:val="00326293"/>
    <w:rsid w:val="003311B8"/>
    <w:rsid w:val="003318E9"/>
    <w:rsid w:val="003321C8"/>
    <w:rsid w:val="003329BB"/>
    <w:rsid w:val="0033380C"/>
    <w:rsid w:val="003344CC"/>
    <w:rsid w:val="0033535D"/>
    <w:rsid w:val="00336464"/>
    <w:rsid w:val="0033659F"/>
    <w:rsid w:val="0033663B"/>
    <w:rsid w:val="00340903"/>
    <w:rsid w:val="00343293"/>
    <w:rsid w:val="00344F85"/>
    <w:rsid w:val="00350CD4"/>
    <w:rsid w:val="003514CC"/>
    <w:rsid w:val="00354B17"/>
    <w:rsid w:val="00355225"/>
    <w:rsid w:val="00355533"/>
    <w:rsid w:val="0035566D"/>
    <w:rsid w:val="003571F9"/>
    <w:rsid w:val="00361D55"/>
    <w:rsid w:val="00362537"/>
    <w:rsid w:val="00363CCC"/>
    <w:rsid w:val="00363F47"/>
    <w:rsid w:val="0036417D"/>
    <w:rsid w:val="00366B26"/>
    <w:rsid w:val="00366BE6"/>
    <w:rsid w:val="00367F42"/>
    <w:rsid w:val="003704E2"/>
    <w:rsid w:val="00370FBC"/>
    <w:rsid w:val="00372B22"/>
    <w:rsid w:val="00374515"/>
    <w:rsid w:val="00375A41"/>
    <w:rsid w:val="003767FB"/>
    <w:rsid w:val="00377A8B"/>
    <w:rsid w:val="0038049E"/>
    <w:rsid w:val="00381BDC"/>
    <w:rsid w:val="00381DE9"/>
    <w:rsid w:val="003821B3"/>
    <w:rsid w:val="0038376E"/>
    <w:rsid w:val="00384B8A"/>
    <w:rsid w:val="00385567"/>
    <w:rsid w:val="00385CA4"/>
    <w:rsid w:val="00386A5C"/>
    <w:rsid w:val="00386EF2"/>
    <w:rsid w:val="003921B4"/>
    <w:rsid w:val="003922B5"/>
    <w:rsid w:val="00394090"/>
    <w:rsid w:val="00394DD5"/>
    <w:rsid w:val="00395BA3"/>
    <w:rsid w:val="00395E47"/>
    <w:rsid w:val="00396A90"/>
    <w:rsid w:val="00397165"/>
    <w:rsid w:val="003974BE"/>
    <w:rsid w:val="00397F45"/>
    <w:rsid w:val="003A16FF"/>
    <w:rsid w:val="003A17B9"/>
    <w:rsid w:val="003A29C6"/>
    <w:rsid w:val="003A2FED"/>
    <w:rsid w:val="003A7A4F"/>
    <w:rsid w:val="003B0918"/>
    <w:rsid w:val="003B0E79"/>
    <w:rsid w:val="003B1B7A"/>
    <w:rsid w:val="003B1C49"/>
    <w:rsid w:val="003B3377"/>
    <w:rsid w:val="003B3F34"/>
    <w:rsid w:val="003B4FBC"/>
    <w:rsid w:val="003B56CE"/>
    <w:rsid w:val="003B6A55"/>
    <w:rsid w:val="003B7ECD"/>
    <w:rsid w:val="003C0B4C"/>
    <w:rsid w:val="003C395C"/>
    <w:rsid w:val="003C3967"/>
    <w:rsid w:val="003C435F"/>
    <w:rsid w:val="003C5CCB"/>
    <w:rsid w:val="003C63A0"/>
    <w:rsid w:val="003C7C8B"/>
    <w:rsid w:val="003D092E"/>
    <w:rsid w:val="003D3248"/>
    <w:rsid w:val="003D41C0"/>
    <w:rsid w:val="003D46CE"/>
    <w:rsid w:val="003D4B99"/>
    <w:rsid w:val="003D576A"/>
    <w:rsid w:val="003D68F8"/>
    <w:rsid w:val="003D7084"/>
    <w:rsid w:val="003D790C"/>
    <w:rsid w:val="003E180D"/>
    <w:rsid w:val="003E1DCE"/>
    <w:rsid w:val="003E2011"/>
    <w:rsid w:val="003E7A55"/>
    <w:rsid w:val="003F037C"/>
    <w:rsid w:val="003F07FB"/>
    <w:rsid w:val="003F3DCD"/>
    <w:rsid w:val="003F4BAC"/>
    <w:rsid w:val="003F4BCE"/>
    <w:rsid w:val="0040122B"/>
    <w:rsid w:val="00401427"/>
    <w:rsid w:val="004019DA"/>
    <w:rsid w:val="00401D93"/>
    <w:rsid w:val="004039CE"/>
    <w:rsid w:val="0040533E"/>
    <w:rsid w:val="0041242D"/>
    <w:rsid w:val="004126A0"/>
    <w:rsid w:val="0041411D"/>
    <w:rsid w:val="004163F2"/>
    <w:rsid w:val="004170B0"/>
    <w:rsid w:val="00417E11"/>
    <w:rsid w:val="00417E60"/>
    <w:rsid w:val="004240B2"/>
    <w:rsid w:val="004310F2"/>
    <w:rsid w:val="0043110C"/>
    <w:rsid w:val="00432DB7"/>
    <w:rsid w:val="00432FBC"/>
    <w:rsid w:val="00435F3F"/>
    <w:rsid w:val="004405B0"/>
    <w:rsid w:val="0044116F"/>
    <w:rsid w:val="00442A10"/>
    <w:rsid w:val="00445BB6"/>
    <w:rsid w:val="00446270"/>
    <w:rsid w:val="004509D0"/>
    <w:rsid w:val="00452E8A"/>
    <w:rsid w:val="004534E8"/>
    <w:rsid w:val="00453D51"/>
    <w:rsid w:val="00453DFB"/>
    <w:rsid w:val="00456E7E"/>
    <w:rsid w:val="004608F8"/>
    <w:rsid w:val="00460B3C"/>
    <w:rsid w:val="00462473"/>
    <w:rsid w:val="004624C2"/>
    <w:rsid w:val="004643AC"/>
    <w:rsid w:val="004643E4"/>
    <w:rsid w:val="0046543E"/>
    <w:rsid w:val="00465459"/>
    <w:rsid w:val="004657A2"/>
    <w:rsid w:val="00466B9C"/>
    <w:rsid w:val="00466CF8"/>
    <w:rsid w:val="00471956"/>
    <w:rsid w:val="0047322B"/>
    <w:rsid w:val="00473317"/>
    <w:rsid w:val="00473679"/>
    <w:rsid w:val="00473D8B"/>
    <w:rsid w:val="004748EC"/>
    <w:rsid w:val="00475C15"/>
    <w:rsid w:val="00476569"/>
    <w:rsid w:val="00477D38"/>
    <w:rsid w:val="00477F79"/>
    <w:rsid w:val="00483CAF"/>
    <w:rsid w:val="004945E4"/>
    <w:rsid w:val="00495514"/>
    <w:rsid w:val="004958CA"/>
    <w:rsid w:val="00495923"/>
    <w:rsid w:val="00495F81"/>
    <w:rsid w:val="00496B01"/>
    <w:rsid w:val="004970F7"/>
    <w:rsid w:val="0049752A"/>
    <w:rsid w:val="004A0140"/>
    <w:rsid w:val="004A027B"/>
    <w:rsid w:val="004A1416"/>
    <w:rsid w:val="004A41DC"/>
    <w:rsid w:val="004A5868"/>
    <w:rsid w:val="004A7B6A"/>
    <w:rsid w:val="004B0D44"/>
    <w:rsid w:val="004B0E65"/>
    <w:rsid w:val="004B210D"/>
    <w:rsid w:val="004B4028"/>
    <w:rsid w:val="004B7090"/>
    <w:rsid w:val="004C286D"/>
    <w:rsid w:val="004C3F4D"/>
    <w:rsid w:val="004C43E4"/>
    <w:rsid w:val="004C43E7"/>
    <w:rsid w:val="004C546B"/>
    <w:rsid w:val="004D19CE"/>
    <w:rsid w:val="004D1F62"/>
    <w:rsid w:val="004D2F7D"/>
    <w:rsid w:val="004D7933"/>
    <w:rsid w:val="004E07D3"/>
    <w:rsid w:val="004E27E4"/>
    <w:rsid w:val="004E34DA"/>
    <w:rsid w:val="004E47AA"/>
    <w:rsid w:val="004E4AD6"/>
    <w:rsid w:val="004E4E98"/>
    <w:rsid w:val="004E521A"/>
    <w:rsid w:val="004E530E"/>
    <w:rsid w:val="004F0DE1"/>
    <w:rsid w:val="004F178C"/>
    <w:rsid w:val="004F1EA1"/>
    <w:rsid w:val="004F4C27"/>
    <w:rsid w:val="004F6633"/>
    <w:rsid w:val="004F6D05"/>
    <w:rsid w:val="004F72E4"/>
    <w:rsid w:val="00502115"/>
    <w:rsid w:val="00503227"/>
    <w:rsid w:val="00503ED7"/>
    <w:rsid w:val="00504568"/>
    <w:rsid w:val="00505291"/>
    <w:rsid w:val="0050612E"/>
    <w:rsid w:val="00506872"/>
    <w:rsid w:val="00506E4C"/>
    <w:rsid w:val="00507806"/>
    <w:rsid w:val="005114DC"/>
    <w:rsid w:val="0051169E"/>
    <w:rsid w:val="00514D6D"/>
    <w:rsid w:val="005169F6"/>
    <w:rsid w:val="00517A69"/>
    <w:rsid w:val="00520AD2"/>
    <w:rsid w:val="00521F70"/>
    <w:rsid w:val="0052215E"/>
    <w:rsid w:val="00522D83"/>
    <w:rsid w:val="005244C2"/>
    <w:rsid w:val="00524C25"/>
    <w:rsid w:val="00526C51"/>
    <w:rsid w:val="005319F5"/>
    <w:rsid w:val="00531BC9"/>
    <w:rsid w:val="00535273"/>
    <w:rsid w:val="00537FBA"/>
    <w:rsid w:val="005403D4"/>
    <w:rsid w:val="005403F4"/>
    <w:rsid w:val="00540547"/>
    <w:rsid w:val="00540C7E"/>
    <w:rsid w:val="005411EB"/>
    <w:rsid w:val="00541A86"/>
    <w:rsid w:val="00541C64"/>
    <w:rsid w:val="00542113"/>
    <w:rsid w:val="0054253C"/>
    <w:rsid w:val="00544512"/>
    <w:rsid w:val="00546481"/>
    <w:rsid w:val="0054673F"/>
    <w:rsid w:val="00547518"/>
    <w:rsid w:val="0054777A"/>
    <w:rsid w:val="00547EE2"/>
    <w:rsid w:val="00550020"/>
    <w:rsid w:val="00550346"/>
    <w:rsid w:val="00551AB4"/>
    <w:rsid w:val="0055655A"/>
    <w:rsid w:val="005569B7"/>
    <w:rsid w:val="0055724E"/>
    <w:rsid w:val="00561860"/>
    <w:rsid w:val="00561AEB"/>
    <w:rsid w:val="005636ED"/>
    <w:rsid w:val="00566525"/>
    <w:rsid w:val="00570DE4"/>
    <w:rsid w:val="00570E11"/>
    <w:rsid w:val="0057301F"/>
    <w:rsid w:val="0057381D"/>
    <w:rsid w:val="00573FB9"/>
    <w:rsid w:val="00574D4D"/>
    <w:rsid w:val="0057585A"/>
    <w:rsid w:val="0057708D"/>
    <w:rsid w:val="005774CF"/>
    <w:rsid w:val="005774E3"/>
    <w:rsid w:val="005803B9"/>
    <w:rsid w:val="00580DF9"/>
    <w:rsid w:val="00584ED6"/>
    <w:rsid w:val="00585CF1"/>
    <w:rsid w:val="005902F7"/>
    <w:rsid w:val="00594C90"/>
    <w:rsid w:val="0059560A"/>
    <w:rsid w:val="00595E94"/>
    <w:rsid w:val="00597984"/>
    <w:rsid w:val="00597B20"/>
    <w:rsid w:val="005A2AC8"/>
    <w:rsid w:val="005A3147"/>
    <w:rsid w:val="005A412D"/>
    <w:rsid w:val="005A51C5"/>
    <w:rsid w:val="005A7CD8"/>
    <w:rsid w:val="005B1B3B"/>
    <w:rsid w:val="005B32AC"/>
    <w:rsid w:val="005B43B8"/>
    <w:rsid w:val="005B470D"/>
    <w:rsid w:val="005B6CCF"/>
    <w:rsid w:val="005C0828"/>
    <w:rsid w:val="005C1D54"/>
    <w:rsid w:val="005C1DBF"/>
    <w:rsid w:val="005C4F7B"/>
    <w:rsid w:val="005C534F"/>
    <w:rsid w:val="005C6054"/>
    <w:rsid w:val="005C74EA"/>
    <w:rsid w:val="005C77D9"/>
    <w:rsid w:val="005C7E0E"/>
    <w:rsid w:val="005D13F0"/>
    <w:rsid w:val="005D1BE5"/>
    <w:rsid w:val="005D1CED"/>
    <w:rsid w:val="005D2617"/>
    <w:rsid w:val="005D4047"/>
    <w:rsid w:val="005D4D40"/>
    <w:rsid w:val="005D59EC"/>
    <w:rsid w:val="005D6FE1"/>
    <w:rsid w:val="005E1899"/>
    <w:rsid w:val="005E1E8A"/>
    <w:rsid w:val="005E1F2F"/>
    <w:rsid w:val="005E4E5D"/>
    <w:rsid w:val="005E51B8"/>
    <w:rsid w:val="005E7230"/>
    <w:rsid w:val="005E7AA3"/>
    <w:rsid w:val="005F1E38"/>
    <w:rsid w:val="005F31BF"/>
    <w:rsid w:val="005F3D96"/>
    <w:rsid w:val="005F67F3"/>
    <w:rsid w:val="005F7AD8"/>
    <w:rsid w:val="0060192C"/>
    <w:rsid w:val="00602927"/>
    <w:rsid w:val="0060335D"/>
    <w:rsid w:val="0060391C"/>
    <w:rsid w:val="00603E08"/>
    <w:rsid w:val="0060472E"/>
    <w:rsid w:val="006071C7"/>
    <w:rsid w:val="00610E46"/>
    <w:rsid w:val="00613599"/>
    <w:rsid w:val="00614022"/>
    <w:rsid w:val="00615F06"/>
    <w:rsid w:val="006222F1"/>
    <w:rsid w:val="00623EBC"/>
    <w:rsid w:val="00624DF3"/>
    <w:rsid w:val="00624F63"/>
    <w:rsid w:val="00625B41"/>
    <w:rsid w:val="00627F24"/>
    <w:rsid w:val="00633C3B"/>
    <w:rsid w:val="00633D34"/>
    <w:rsid w:val="00634508"/>
    <w:rsid w:val="0063559F"/>
    <w:rsid w:val="00637130"/>
    <w:rsid w:val="0063748A"/>
    <w:rsid w:val="0064058A"/>
    <w:rsid w:val="00641FFD"/>
    <w:rsid w:val="0064228A"/>
    <w:rsid w:val="0064426D"/>
    <w:rsid w:val="00644816"/>
    <w:rsid w:val="0064626C"/>
    <w:rsid w:val="006462CA"/>
    <w:rsid w:val="0064672F"/>
    <w:rsid w:val="006505CE"/>
    <w:rsid w:val="00653363"/>
    <w:rsid w:val="00655F10"/>
    <w:rsid w:val="00656647"/>
    <w:rsid w:val="00657451"/>
    <w:rsid w:val="0065772D"/>
    <w:rsid w:val="006603D0"/>
    <w:rsid w:val="00661361"/>
    <w:rsid w:val="00662202"/>
    <w:rsid w:val="0066248B"/>
    <w:rsid w:val="0066274C"/>
    <w:rsid w:val="0066289C"/>
    <w:rsid w:val="0066351F"/>
    <w:rsid w:val="006648A3"/>
    <w:rsid w:val="006648E9"/>
    <w:rsid w:val="00664D2D"/>
    <w:rsid w:val="00665AD6"/>
    <w:rsid w:val="006705D1"/>
    <w:rsid w:val="00671076"/>
    <w:rsid w:val="00673871"/>
    <w:rsid w:val="00676DA3"/>
    <w:rsid w:val="00676DB7"/>
    <w:rsid w:val="006772EE"/>
    <w:rsid w:val="00680D75"/>
    <w:rsid w:val="00682573"/>
    <w:rsid w:val="0068282F"/>
    <w:rsid w:val="00683AC1"/>
    <w:rsid w:val="00687ACF"/>
    <w:rsid w:val="00687DB4"/>
    <w:rsid w:val="00690007"/>
    <w:rsid w:val="00690F47"/>
    <w:rsid w:val="00691856"/>
    <w:rsid w:val="00691FF6"/>
    <w:rsid w:val="00692A8B"/>
    <w:rsid w:val="00692B1A"/>
    <w:rsid w:val="00693771"/>
    <w:rsid w:val="0069476B"/>
    <w:rsid w:val="00694B7D"/>
    <w:rsid w:val="00694C9E"/>
    <w:rsid w:val="006959B5"/>
    <w:rsid w:val="00695FCA"/>
    <w:rsid w:val="0069607D"/>
    <w:rsid w:val="00697086"/>
    <w:rsid w:val="00697087"/>
    <w:rsid w:val="00697992"/>
    <w:rsid w:val="006A051C"/>
    <w:rsid w:val="006A2AC6"/>
    <w:rsid w:val="006A3D21"/>
    <w:rsid w:val="006A3D35"/>
    <w:rsid w:val="006A5B92"/>
    <w:rsid w:val="006A5F6F"/>
    <w:rsid w:val="006A6101"/>
    <w:rsid w:val="006B0B60"/>
    <w:rsid w:val="006B0DB4"/>
    <w:rsid w:val="006B1B9A"/>
    <w:rsid w:val="006B26C3"/>
    <w:rsid w:val="006B31B0"/>
    <w:rsid w:val="006B378F"/>
    <w:rsid w:val="006C048F"/>
    <w:rsid w:val="006C0F20"/>
    <w:rsid w:val="006C196C"/>
    <w:rsid w:val="006C38B0"/>
    <w:rsid w:val="006C6439"/>
    <w:rsid w:val="006C6FB7"/>
    <w:rsid w:val="006C7A06"/>
    <w:rsid w:val="006D034C"/>
    <w:rsid w:val="006D0F59"/>
    <w:rsid w:val="006D36F6"/>
    <w:rsid w:val="006D3913"/>
    <w:rsid w:val="006D4273"/>
    <w:rsid w:val="006D4C14"/>
    <w:rsid w:val="006D5A5C"/>
    <w:rsid w:val="006D5FAF"/>
    <w:rsid w:val="006D66EB"/>
    <w:rsid w:val="006D68B1"/>
    <w:rsid w:val="006E0494"/>
    <w:rsid w:val="006E1EF3"/>
    <w:rsid w:val="006E283A"/>
    <w:rsid w:val="006E3A4C"/>
    <w:rsid w:val="006E4A3A"/>
    <w:rsid w:val="006E4CB1"/>
    <w:rsid w:val="006E5F6D"/>
    <w:rsid w:val="006E6A26"/>
    <w:rsid w:val="006E743A"/>
    <w:rsid w:val="006E77F5"/>
    <w:rsid w:val="006E7DDF"/>
    <w:rsid w:val="006F063E"/>
    <w:rsid w:val="006F11AF"/>
    <w:rsid w:val="006F1433"/>
    <w:rsid w:val="006F420E"/>
    <w:rsid w:val="006F5286"/>
    <w:rsid w:val="006F5762"/>
    <w:rsid w:val="00700F9E"/>
    <w:rsid w:val="00702C97"/>
    <w:rsid w:val="00703BDE"/>
    <w:rsid w:val="007055C1"/>
    <w:rsid w:val="007057D1"/>
    <w:rsid w:val="007057E5"/>
    <w:rsid w:val="00706CDD"/>
    <w:rsid w:val="00707E21"/>
    <w:rsid w:val="00710021"/>
    <w:rsid w:val="0071575E"/>
    <w:rsid w:val="007201C8"/>
    <w:rsid w:val="0072035E"/>
    <w:rsid w:val="00721328"/>
    <w:rsid w:val="00722C2A"/>
    <w:rsid w:val="00723EE1"/>
    <w:rsid w:val="00724D64"/>
    <w:rsid w:val="00724DEC"/>
    <w:rsid w:val="00725D3E"/>
    <w:rsid w:val="00725F49"/>
    <w:rsid w:val="00726DA0"/>
    <w:rsid w:val="0072794A"/>
    <w:rsid w:val="00727ABC"/>
    <w:rsid w:val="007303D6"/>
    <w:rsid w:val="007311BA"/>
    <w:rsid w:val="00731CC3"/>
    <w:rsid w:val="00735760"/>
    <w:rsid w:val="007357C8"/>
    <w:rsid w:val="0073582F"/>
    <w:rsid w:val="00736605"/>
    <w:rsid w:val="007367CA"/>
    <w:rsid w:val="00736985"/>
    <w:rsid w:val="00741947"/>
    <w:rsid w:val="00741B5E"/>
    <w:rsid w:val="00742C56"/>
    <w:rsid w:val="00742E09"/>
    <w:rsid w:val="007439D0"/>
    <w:rsid w:val="00747635"/>
    <w:rsid w:val="007501C1"/>
    <w:rsid w:val="00750D38"/>
    <w:rsid w:val="00753139"/>
    <w:rsid w:val="00755E18"/>
    <w:rsid w:val="00756C8F"/>
    <w:rsid w:val="00756C9A"/>
    <w:rsid w:val="00760F10"/>
    <w:rsid w:val="00763707"/>
    <w:rsid w:val="00763C14"/>
    <w:rsid w:val="00763D04"/>
    <w:rsid w:val="00764E41"/>
    <w:rsid w:val="007650F1"/>
    <w:rsid w:val="007661D4"/>
    <w:rsid w:val="00766ED1"/>
    <w:rsid w:val="00771407"/>
    <w:rsid w:val="007714E6"/>
    <w:rsid w:val="007718D1"/>
    <w:rsid w:val="00771D1D"/>
    <w:rsid w:val="0077430D"/>
    <w:rsid w:val="007758E3"/>
    <w:rsid w:val="00777923"/>
    <w:rsid w:val="00777DBA"/>
    <w:rsid w:val="00777E0A"/>
    <w:rsid w:val="007812DC"/>
    <w:rsid w:val="0078184A"/>
    <w:rsid w:val="00783B8D"/>
    <w:rsid w:val="00785BAC"/>
    <w:rsid w:val="00785D13"/>
    <w:rsid w:val="0078620E"/>
    <w:rsid w:val="00787C64"/>
    <w:rsid w:val="00790D2F"/>
    <w:rsid w:val="0079211F"/>
    <w:rsid w:val="00793B3F"/>
    <w:rsid w:val="007A13B1"/>
    <w:rsid w:val="007A1A67"/>
    <w:rsid w:val="007A37F1"/>
    <w:rsid w:val="007A3C9F"/>
    <w:rsid w:val="007A3E79"/>
    <w:rsid w:val="007A6A6A"/>
    <w:rsid w:val="007A6BB4"/>
    <w:rsid w:val="007A7F3C"/>
    <w:rsid w:val="007B25B7"/>
    <w:rsid w:val="007B2B7D"/>
    <w:rsid w:val="007B5DB5"/>
    <w:rsid w:val="007B5E08"/>
    <w:rsid w:val="007B714B"/>
    <w:rsid w:val="007C04BA"/>
    <w:rsid w:val="007C0A38"/>
    <w:rsid w:val="007C0B25"/>
    <w:rsid w:val="007C619F"/>
    <w:rsid w:val="007C687D"/>
    <w:rsid w:val="007C6A8F"/>
    <w:rsid w:val="007C787A"/>
    <w:rsid w:val="007D0315"/>
    <w:rsid w:val="007D2382"/>
    <w:rsid w:val="007D2457"/>
    <w:rsid w:val="007D3A4D"/>
    <w:rsid w:val="007D4E98"/>
    <w:rsid w:val="007D54FA"/>
    <w:rsid w:val="007D5E79"/>
    <w:rsid w:val="007E0236"/>
    <w:rsid w:val="007E0BE2"/>
    <w:rsid w:val="007E111E"/>
    <w:rsid w:val="007E132D"/>
    <w:rsid w:val="007E2176"/>
    <w:rsid w:val="007E31CC"/>
    <w:rsid w:val="007E3A60"/>
    <w:rsid w:val="007E5175"/>
    <w:rsid w:val="007E5C79"/>
    <w:rsid w:val="007E77FB"/>
    <w:rsid w:val="007F08DF"/>
    <w:rsid w:val="007F0A23"/>
    <w:rsid w:val="007F1DFF"/>
    <w:rsid w:val="007F1F9C"/>
    <w:rsid w:val="007F2001"/>
    <w:rsid w:val="007F4C78"/>
    <w:rsid w:val="007F5BAA"/>
    <w:rsid w:val="007F60FB"/>
    <w:rsid w:val="007F6527"/>
    <w:rsid w:val="007F6877"/>
    <w:rsid w:val="00806B53"/>
    <w:rsid w:val="00812189"/>
    <w:rsid w:val="00812457"/>
    <w:rsid w:val="0081288C"/>
    <w:rsid w:val="008147F4"/>
    <w:rsid w:val="008165D4"/>
    <w:rsid w:val="008206CA"/>
    <w:rsid w:val="00823653"/>
    <w:rsid w:val="00824F63"/>
    <w:rsid w:val="008277A8"/>
    <w:rsid w:val="00830E86"/>
    <w:rsid w:val="00832FEE"/>
    <w:rsid w:val="00833085"/>
    <w:rsid w:val="00835779"/>
    <w:rsid w:val="00836078"/>
    <w:rsid w:val="008368B4"/>
    <w:rsid w:val="0083734A"/>
    <w:rsid w:val="008409C4"/>
    <w:rsid w:val="00840EBD"/>
    <w:rsid w:val="008432D3"/>
    <w:rsid w:val="008438F1"/>
    <w:rsid w:val="0084664A"/>
    <w:rsid w:val="00847310"/>
    <w:rsid w:val="00852433"/>
    <w:rsid w:val="008535C8"/>
    <w:rsid w:val="00854265"/>
    <w:rsid w:val="0085663E"/>
    <w:rsid w:val="0085739A"/>
    <w:rsid w:val="00861D6F"/>
    <w:rsid w:val="008633F3"/>
    <w:rsid w:val="0086469B"/>
    <w:rsid w:val="00864A5B"/>
    <w:rsid w:val="008668C9"/>
    <w:rsid w:val="008716CE"/>
    <w:rsid w:val="00871EEF"/>
    <w:rsid w:val="008735B9"/>
    <w:rsid w:val="008738C1"/>
    <w:rsid w:val="00873F5F"/>
    <w:rsid w:val="0087597E"/>
    <w:rsid w:val="00875EF8"/>
    <w:rsid w:val="00877D11"/>
    <w:rsid w:val="00877FF6"/>
    <w:rsid w:val="00880E69"/>
    <w:rsid w:val="008812D0"/>
    <w:rsid w:val="00881797"/>
    <w:rsid w:val="00882571"/>
    <w:rsid w:val="008849C9"/>
    <w:rsid w:val="0088512E"/>
    <w:rsid w:val="00887D40"/>
    <w:rsid w:val="00890C1E"/>
    <w:rsid w:val="00891130"/>
    <w:rsid w:val="00893987"/>
    <w:rsid w:val="00894D1D"/>
    <w:rsid w:val="00895A3D"/>
    <w:rsid w:val="00895CBD"/>
    <w:rsid w:val="00895D5C"/>
    <w:rsid w:val="00896885"/>
    <w:rsid w:val="008970DC"/>
    <w:rsid w:val="0089737A"/>
    <w:rsid w:val="0089785A"/>
    <w:rsid w:val="0089791A"/>
    <w:rsid w:val="008A1606"/>
    <w:rsid w:val="008A3A96"/>
    <w:rsid w:val="008A5212"/>
    <w:rsid w:val="008A6022"/>
    <w:rsid w:val="008A6C3E"/>
    <w:rsid w:val="008A7420"/>
    <w:rsid w:val="008A77D7"/>
    <w:rsid w:val="008A797E"/>
    <w:rsid w:val="008A7A88"/>
    <w:rsid w:val="008B7550"/>
    <w:rsid w:val="008B7F2D"/>
    <w:rsid w:val="008C1870"/>
    <w:rsid w:val="008C24E5"/>
    <w:rsid w:val="008C3C19"/>
    <w:rsid w:val="008C3FA3"/>
    <w:rsid w:val="008C49EB"/>
    <w:rsid w:val="008C53F0"/>
    <w:rsid w:val="008C561D"/>
    <w:rsid w:val="008D001E"/>
    <w:rsid w:val="008D2349"/>
    <w:rsid w:val="008D334E"/>
    <w:rsid w:val="008D4AE1"/>
    <w:rsid w:val="008D5152"/>
    <w:rsid w:val="008D5184"/>
    <w:rsid w:val="008D60D6"/>
    <w:rsid w:val="008E009D"/>
    <w:rsid w:val="008E3638"/>
    <w:rsid w:val="008E5505"/>
    <w:rsid w:val="008E57FF"/>
    <w:rsid w:val="008E7240"/>
    <w:rsid w:val="008F0449"/>
    <w:rsid w:val="008F09FD"/>
    <w:rsid w:val="008F168E"/>
    <w:rsid w:val="008F24C3"/>
    <w:rsid w:val="008F38D4"/>
    <w:rsid w:val="008F5D07"/>
    <w:rsid w:val="008F5F93"/>
    <w:rsid w:val="008F6528"/>
    <w:rsid w:val="0090001F"/>
    <w:rsid w:val="0090042B"/>
    <w:rsid w:val="00900FF7"/>
    <w:rsid w:val="00901F78"/>
    <w:rsid w:val="009032B7"/>
    <w:rsid w:val="009036FE"/>
    <w:rsid w:val="00914296"/>
    <w:rsid w:val="009166F1"/>
    <w:rsid w:val="009168E8"/>
    <w:rsid w:val="00917BD6"/>
    <w:rsid w:val="00920102"/>
    <w:rsid w:val="009270A4"/>
    <w:rsid w:val="00932569"/>
    <w:rsid w:val="00933ED8"/>
    <w:rsid w:val="009341E6"/>
    <w:rsid w:val="009345F1"/>
    <w:rsid w:val="00934802"/>
    <w:rsid w:val="0093539E"/>
    <w:rsid w:val="00935993"/>
    <w:rsid w:val="00935D41"/>
    <w:rsid w:val="009364B3"/>
    <w:rsid w:val="009364E0"/>
    <w:rsid w:val="00936861"/>
    <w:rsid w:val="0094184B"/>
    <w:rsid w:val="00946052"/>
    <w:rsid w:val="009468C6"/>
    <w:rsid w:val="00947340"/>
    <w:rsid w:val="009479A2"/>
    <w:rsid w:val="00947CCD"/>
    <w:rsid w:val="0095282C"/>
    <w:rsid w:val="00953EDF"/>
    <w:rsid w:val="00954523"/>
    <w:rsid w:val="00954656"/>
    <w:rsid w:val="00954A6D"/>
    <w:rsid w:val="00955C83"/>
    <w:rsid w:val="00955D39"/>
    <w:rsid w:val="00956E56"/>
    <w:rsid w:val="00957112"/>
    <w:rsid w:val="00957F63"/>
    <w:rsid w:val="009608B5"/>
    <w:rsid w:val="00960D4C"/>
    <w:rsid w:val="00960E46"/>
    <w:rsid w:val="00961529"/>
    <w:rsid w:val="00962049"/>
    <w:rsid w:val="00963216"/>
    <w:rsid w:val="00965885"/>
    <w:rsid w:val="009675F5"/>
    <w:rsid w:val="00972E30"/>
    <w:rsid w:val="00976DEB"/>
    <w:rsid w:val="009831B4"/>
    <w:rsid w:val="00983B67"/>
    <w:rsid w:val="00985522"/>
    <w:rsid w:val="00985E31"/>
    <w:rsid w:val="009913AE"/>
    <w:rsid w:val="0099424C"/>
    <w:rsid w:val="00994970"/>
    <w:rsid w:val="00994CF2"/>
    <w:rsid w:val="00997284"/>
    <w:rsid w:val="009975E5"/>
    <w:rsid w:val="00997CE1"/>
    <w:rsid w:val="009A0331"/>
    <w:rsid w:val="009A09E8"/>
    <w:rsid w:val="009A14B7"/>
    <w:rsid w:val="009A2D16"/>
    <w:rsid w:val="009A3246"/>
    <w:rsid w:val="009A3B10"/>
    <w:rsid w:val="009A3EC0"/>
    <w:rsid w:val="009A48B4"/>
    <w:rsid w:val="009A4CBB"/>
    <w:rsid w:val="009A54D5"/>
    <w:rsid w:val="009A5C6E"/>
    <w:rsid w:val="009B42E2"/>
    <w:rsid w:val="009B4BF9"/>
    <w:rsid w:val="009B567A"/>
    <w:rsid w:val="009B5A84"/>
    <w:rsid w:val="009B5E1F"/>
    <w:rsid w:val="009B729F"/>
    <w:rsid w:val="009B784D"/>
    <w:rsid w:val="009B7A9C"/>
    <w:rsid w:val="009C0ADE"/>
    <w:rsid w:val="009C0D9C"/>
    <w:rsid w:val="009C2924"/>
    <w:rsid w:val="009C4420"/>
    <w:rsid w:val="009C4D36"/>
    <w:rsid w:val="009C5F22"/>
    <w:rsid w:val="009C65A5"/>
    <w:rsid w:val="009C790E"/>
    <w:rsid w:val="009D0315"/>
    <w:rsid w:val="009D0936"/>
    <w:rsid w:val="009D1249"/>
    <w:rsid w:val="009D2A26"/>
    <w:rsid w:val="009D3559"/>
    <w:rsid w:val="009D3DE3"/>
    <w:rsid w:val="009D42DA"/>
    <w:rsid w:val="009D6690"/>
    <w:rsid w:val="009D68C1"/>
    <w:rsid w:val="009D6BE4"/>
    <w:rsid w:val="009D79EF"/>
    <w:rsid w:val="009E27CA"/>
    <w:rsid w:val="009E3AFD"/>
    <w:rsid w:val="009F0EC9"/>
    <w:rsid w:val="009F2233"/>
    <w:rsid w:val="009F30CA"/>
    <w:rsid w:val="009F3D09"/>
    <w:rsid w:val="009F6133"/>
    <w:rsid w:val="00A002E7"/>
    <w:rsid w:val="00A022F1"/>
    <w:rsid w:val="00A02887"/>
    <w:rsid w:val="00A0769E"/>
    <w:rsid w:val="00A144DF"/>
    <w:rsid w:val="00A145C1"/>
    <w:rsid w:val="00A16ADC"/>
    <w:rsid w:val="00A21683"/>
    <w:rsid w:val="00A241AA"/>
    <w:rsid w:val="00A2455B"/>
    <w:rsid w:val="00A24FC0"/>
    <w:rsid w:val="00A2667E"/>
    <w:rsid w:val="00A26DD5"/>
    <w:rsid w:val="00A26FD0"/>
    <w:rsid w:val="00A270D0"/>
    <w:rsid w:val="00A27934"/>
    <w:rsid w:val="00A27A05"/>
    <w:rsid w:val="00A30257"/>
    <w:rsid w:val="00A327F1"/>
    <w:rsid w:val="00A33C9B"/>
    <w:rsid w:val="00A33EFE"/>
    <w:rsid w:val="00A35FCA"/>
    <w:rsid w:val="00A362BF"/>
    <w:rsid w:val="00A40215"/>
    <w:rsid w:val="00A405C0"/>
    <w:rsid w:val="00A420CE"/>
    <w:rsid w:val="00A42707"/>
    <w:rsid w:val="00A43882"/>
    <w:rsid w:val="00A43A7D"/>
    <w:rsid w:val="00A44B35"/>
    <w:rsid w:val="00A44FA0"/>
    <w:rsid w:val="00A45A25"/>
    <w:rsid w:val="00A46BA5"/>
    <w:rsid w:val="00A4764E"/>
    <w:rsid w:val="00A4789A"/>
    <w:rsid w:val="00A50001"/>
    <w:rsid w:val="00A5054C"/>
    <w:rsid w:val="00A507D1"/>
    <w:rsid w:val="00A5151C"/>
    <w:rsid w:val="00A552BD"/>
    <w:rsid w:val="00A555DB"/>
    <w:rsid w:val="00A56206"/>
    <w:rsid w:val="00A562C2"/>
    <w:rsid w:val="00A566AA"/>
    <w:rsid w:val="00A57B09"/>
    <w:rsid w:val="00A63307"/>
    <w:rsid w:val="00A65112"/>
    <w:rsid w:val="00A65E75"/>
    <w:rsid w:val="00A674DF"/>
    <w:rsid w:val="00A71143"/>
    <w:rsid w:val="00A73D42"/>
    <w:rsid w:val="00A75306"/>
    <w:rsid w:val="00A75F65"/>
    <w:rsid w:val="00A76B69"/>
    <w:rsid w:val="00A77562"/>
    <w:rsid w:val="00A77667"/>
    <w:rsid w:val="00A7776E"/>
    <w:rsid w:val="00A807D6"/>
    <w:rsid w:val="00A80D72"/>
    <w:rsid w:val="00A83628"/>
    <w:rsid w:val="00A84AD4"/>
    <w:rsid w:val="00A85758"/>
    <w:rsid w:val="00A87DF9"/>
    <w:rsid w:val="00A9097B"/>
    <w:rsid w:val="00A90C62"/>
    <w:rsid w:val="00A915BB"/>
    <w:rsid w:val="00A91B3A"/>
    <w:rsid w:val="00A92CE7"/>
    <w:rsid w:val="00A93921"/>
    <w:rsid w:val="00A943C0"/>
    <w:rsid w:val="00A9611F"/>
    <w:rsid w:val="00AA068C"/>
    <w:rsid w:val="00AB0AFE"/>
    <w:rsid w:val="00AB2EA8"/>
    <w:rsid w:val="00AB3234"/>
    <w:rsid w:val="00AB3DAE"/>
    <w:rsid w:val="00AB669A"/>
    <w:rsid w:val="00AB68BA"/>
    <w:rsid w:val="00AC46F0"/>
    <w:rsid w:val="00AC5020"/>
    <w:rsid w:val="00AD0329"/>
    <w:rsid w:val="00AD0C19"/>
    <w:rsid w:val="00AD5907"/>
    <w:rsid w:val="00AD6DEB"/>
    <w:rsid w:val="00AE036E"/>
    <w:rsid w:val="00AE07F0"/>
    <w:rsid w:val="00AE0B35"/>
    <w:rsid w:val="00AE0F00"/>
    <w:rsid w:val="00AE1E28"/>
    <w:rsid w:val="00AE2841"/>
    <w:rsid w:val="00AE2AC2"/>
    <w:rsid w:val="00AE3917"/>
    <w:rsid w:val="00AE48D4"/>
    <w:rsid w:val="00AE54C9"/>
    <w:rsid w:val="00AE64DD"/>
    <w:rsid w:val="00AE78B8"/>
    <w:rsid w:val="00AF03C1"/>
    <w:rsid w:val="00AF1601"/>
    <w:rsid w:val="00AF1F81"/>
    <w:rsid w:val="00AF3633"/>
    <w:rsid w:val="00AF3C30"/>
    <w:rsid w:val="00AF50E1"/>
    <w:rsid w:val="00AF5FB8"/>
    <w:rsid w:val="00AF610C"/>
    <w:rsid w:val="00AF6DAA"/>
    <w:rsid w:val="00B004E9"/>
    <w:rsid w:val="00B05032"/>
    <w:rsid w:val="00B05D5D"/>
    <w:rsid w:val="00B10D90"/>
    <w:rsid w:val="00B12557"/>
    <w:rsid w:val="00B1306A"/>
    <w:rsid w:val="00B130DB"/>
    <w:rsid w:val="00B14757"/>
    <w:rsid w:val="00B14C25"/>
    <w:rsid w:val="00B1693F"/>
    <w:rsid w:val="00B17149"/>
    <w:rsid w:val="00B17AB4"/>
    <w:rsid w:val="00B207D7"/>
    <w:rsid w:val="00B20EF0"/>
    <w:rsid w:val="00B210C0"/>
    <w:rsid w:val="00B2404D"/>
    <w:rsid w:val="00B24779"/>
    <w:rsid w:val="00B2498C"/>
    <w:rsid w:val="00B2579F"/>
    <w:rsid w:val="00B25E56"/>
    <w:rsid w:val="00B26261"/>
    <w:rsid w:val="00B27FE5"/>
    <w:rsid w:val="00B30241"/>
    <w:rsid w:val="00B308F6"/>
    <w:rsid w:val="00B30DE4"/>
    <w:rsid w:val="00B31082"/>
    <w:rsid w:val="00B315AE"/>
    <w:rsid w:val="00B31BE7"/>
    <w:rsid w:val="00B32C7D"/>
    <w:rsid w:val="00B332B3"/>
    <w:rsid w:val="00B337C5"/>
    <w:rsid w:val="00B34DEF"/>
    <w:rsid w:val="00B3686B"/>
    <w:rsid w:val="00B37838"/>
    <w:rsid w:val="00B4177F"/>
    <w:rsid w:val="00B4223A"/>
    <w:rsid w:val="00B449F8"/>
    <w:rsid w:val="00B45E61"/>
    <w:rsid w:val="00B466CB"/>
    <w:rsid w:val="00B470C9"/>
    <w:rsid w:val="00B508B7"/>
    <w:rsid w:val="00B520F7"/>
    <w:rsid w:val="00B54608"/>
    <w:rsid w:val="00B558CE"/>
    <w:rsid w:val="00B561A9"/>
    <w:rsid w:val="00B56A67"/>
    <w:rsid w:val="00B57AC2"/>
    <w:rsid w:val="00B6038E"/>
    <w:rsid w:val="00B6082D"/>
    <w:rsid w:val="00B60D9B"/>
    <w:rsid w:val="00B61F33"/>
    <w:rsid w:val="00B62CF7"/>
    <w:rsid w:val="00B66023"/>
    <w:rsid w:val="00B72572"/>
    <w:rsid w:val="00B777D1"/>
    <w:rsid w:val="00B807E1"/>
    <w:rsid w:val="00B80867"/>
    <w:rsid w:val="00B81A7F"/>
    <w:rsid w:val="00B82026"/>
    <w:rsid w:val="00B82EDA"/>
    <w:rsid w:val="00B87B44"/>
    <w:rsid w:val="00B91943"/>
    <w:rsid w:val="00B93206"/>
    <w:rsid w:val="00B95B6E"/>
    <w:rsid w:val="00B968F9"/>
    <w:rsid w:val="00BA0A50"/>
    <w:rsid w:val="00BA0D2E"/>
    <w:rsid w:val="00BA16E9"/>
    <w:rsid w:val="00BA1D7C"/>
    <w:rsid w:val="00BA4C50"/>
    <w:rsid w:val="00BA4EDB"/>
    <w:rsid w:val="00BB00C5"/>
    <w:rsid w:val="00BB05AB"/>
    <w:rsid w:val="00BB2A5D"/>
    <w:rsid w:val="00BB4278"/>
    <w:rsid w:val="00BB530C"/>
    <w:rsid w:val="00BB742D"/>
    <w:rsid w:val="00BC0766"/>
    <w:rsid w:val="00BC5674"/>
    <w:rsid w:val="00BC611B"/>
    <w:rsid w:val="00BC6504"/>
    <w:rsid w:val="00BC79E2"/>
    <w:rsid w:val="00BC7C6F"/>
    <w:rsid w:val="00BD23B4"/>
    <w:rsid w:val="00BD49A0"/>
    <w:rsid w:val="00BD4FAC"/>
    <w:rsid w:val="00BD6927"/>
    <w:rsid w:val="00BD74AC"/>
    <w:rsid w:val="00BD7D76"/>
    <w:rsid w:val="00BE29B4"/>
    <w:rsid w:val="00BE2B67"/>
    <w:rsid w:val="00BE57DA"/>
    <w:rsid w:val="00BE5FBE"/>
    <w:rsid w:val="00BF13E2"/>
    <w:rsid w:val="00BF1BB4"/>
    <w:rsid w:val="00BF2263"/>
    <w:rsid w:val="00BF29F3"/>
    <w:rsid w:val="00BF30BE"/>
    <w:rsid w:val="00BF3403"/>
    <w:rsid w:val="00BF4D96"/>
    <w:rsid w:val="00BF509A"/>
    <w:rsid w:val="00BF60A8"/>
    <w:rsid w:val="00BF71F3"/>
    <w:rsid w:val="00C003C9"/>
    <w:rsid w:val="00C00D55"/>
    <w:rsid w:val="00C00FC3"/>
    <w:rsid w:val="00C021A7"/>
    <w:rsid w:val="00C0259B"/>
    <w:rsid w:val="00C02794"/>
    <w:rsid w:val="00C038C7"/>
    <w:rsid w:val="00C043D7"/>
    <w:rsid w:val="00C04EF6"/>
    <w:rsid w:val="00C056F3"/>
    <w:rsid w:val="00C05BB4"/>
    <w:rsid w:val="00C05FE4"/>
    <w:rsid w:val="00C0643D"/>
    <w:rsid w:val="00C07297"/>
    <w:rsid w:val="00C11549"/>
    <w:rsid w:val="00C1249F"/>
    <w:rsid w:val="00C13A47"/>
    <w:rsid w:val="00C13C2E"/>
    <w:rsid w:val="00C13D13"/>
    <w:rsid w:val="00C149BF"/>
    <w:rsid w:val="00C15118"/>
    <w:rsid w:val="00C156D9"/>
    <w:rsid w:val="00C158D5"/>
    <w:rsid w:val="00C169B3"/>
    <w:rsid w:val="00C20776"/>
    <w:rsid w:val="00C21377"/>
    <w:rsid w:val="00C254A6"/>
    <w:rsid w:val="00C279A4"/>
    <w:rsid w:val="00C30AEB"/>
    <w:rsid w:val="00C30F13"/>
    <w:rsid w:val="00C312AA"/>
    <w:rsid w:val="00C31A75"/>
    <w:rsid w:val="00C33AC3"/>
    <w:rsid w:val="00C33D0A"/>
    <w:rsid w:val="00C34C1E"/>
    <w:rsid w:val="00C356B7"/>
    <w:rsid w:val="00C3591A"/>
    <w:rsid w:val="00C366FC"/>
    <w:rsid w:val="00C368D0"/>
    <w:rsid w:val="00C37EF7"/>
    <w:rsid w:val="00C413D4"/>
    <w:rsid w:val="00C4179C"/>
    <w:rsid w:val="00C43786"/>
    <w:rsid w:val="00C4485F"/>
    <w:rsid w:val="00C45DFE"/>
    <w:rsid w:val="00C465DE"/>
    <w:rsid w:val="00C46F10"/>
    <w:rsid w:val="00C46FCC"/>
    <w:rsid w:val="00C475A7"/>
    <w:rsid w:val="00C50221"/>
    <w:rsid w:val="00C5145D"/>
    <w:rsid w:val="00C530C4"/>
    <w:rsid w:val="00C548DA"/>
    <w:rsid w:val="00C54F8C"/>
    <w:rsid w:val="00C56D0B"/>
    <w:rsid w:val="00C571CB"/>
    <w:rsid w:val="00C618DB"/>
    <w:rsid w:val="00C61B8C"/>
    <w:rsid w:val="00C621FA"/>
    <w:rsid w:val="00C62577"/>
    <w:rsid w:val="00C63DCA"/>
    <w:rsid w:val="00C65150"/>
    <w:rsid w:val="00C66FF6"/>
    <w:rsid w:val="00C67725"/>
    <w:rsid w:val="00C700F8"/>
    <w:rsid w:val="00C7146F"/>
    <w:rsid w:val="00C74097"/>
    <w:rsid w:val="00C74262"/>
    <w:rsid w:val="00C76E9D"/>
    <w:rsid w:val="00C81AC2"/>
    <w:rsid w:val="00C848B2"/>
    <w:rsid w:val="00C84CC2"/>
    <w:rsid w:val="00C850DE"/>
    <w:rsid w:val="00C86776"/>
    <w:rsid w:val="00C87E70"/>
    <w:rsid w:val="00C904F2"/>
    <w:rsid w:val="00C905BA"/>
    <w:rsid w:val="00C9269A"/>
    <w:rsid w:val="00C94DBE"/>
    <w:rsid w:val="00C965A8"/>
    <w:rsid w:val="00C97478"/>
    <w:rsid w:val="00C97BFE"/>
    <w:rsid w:val="00CA01E3"/>
    <w:rsid w:val="00CA1BB9"/>
    <w:rsid w:val="00CA34CB"/>
    <w:rsid w:val="00CA3714"/>
    <w:rsid w:val="00CA3870"/>
    <w:rsid w:val="00CA48A8"/>
    <w:rsid w:val="00CA66CF"/>
    <w:rsid w:val="00CB19E0"/>
    <w:rsid w:val="00CB4403"/>
    <w:rsid w:val="00CB7BE6"/>
    <w:rsid w:val="00CC06C8"/>
    <w:rsid w:val="00CC1FEB"/>
    <w:rsid w:val="00CC27FB"/>
    <w:rsid w:val="00CC37BF"/>
    <w:rsid w:val="00CC47F6"/>
    <w:rsid w:val="00CC59BE"/>
    <w:rsid w:val="00CC5E57"/>
    <w:rsid w:val="00CC68FE"/>
    <w:rsid w:val="00CC7307"/>
    <w:rsid w:val="00CC7BD1"/>
    <w:rsid w:val="00CC7ED3"/>
    <w:rsid w:val="00CC7F8F"/>
    <w:rsid w:val="00CD02FC"/>
    <w:rsid w:val="00CD099C"/>
    <w:rsid w:val="00CD0DF8"/>
    <w:rsid w:val="00CD258E"/>
    <w:rsid w:val="00CD3D66"/>
    <w:rsid w:val="00CD4A8B"/>
    <w:rsid w:val="00CD514E"/>
    <w:rsid w:val="00CD61E4"/>
    <w:rsid w:val="00CD691A"/>
    <w:rsid w:val="00CD6A08"/>
    <w:rsid w:val="00CD6EE2"/>
    <w:rsid w:val="00CD783E"/>
    <w:rsid w:val="00CE0C00"/>
    <w:rsid w:val="00CE0F99"/>
    <w:rsid w:val="00CE124C"/>
    <w:rsid w:val="00CE12BB"/>
    <w:rsid w:val="00CE1B06"/>
    <w:rsid w:val="00CE4454"/>
    <w:rsid w:val="00CE669F"/>
    <w:rsid w:val="00CE6939"/>
    <w:rsid w:val="00CE72E9"/>
    <w:rsid w:val="00CF20BA"/>
    <w:rsid w:val="00CF2901"/>
    <w:rsid w:val="00CF316B"/>
    <w:rsid w:val="00CF48E3"/>
    <w:rsid w:val="00CF55F1"/>
    <w:rsid w:val="00CF5726"/>
    <w:rsid w:val="00CF61DA"/>
    <w:rsid w:val="00D044B6"/>
    <w:rsid w:val="00D05E56"/>
    <w:rsid w:val="00D06728"/>
    <w:rsid w:val="00D078D9"/>
    <w:rsid w:val="00D07D9E"/>
    <w:rsid w:val="00D12FFC"/>
    <w:rsid w:val="00D131ED"/>
    <w:rsid w:val="00D13491"/>
    <w:rsid w:val="00D166AC"/>
    <w:rsid w:val="00D167BA"/>
    <w:rsid w:val="00D205C2"/>
    <w:rsid w:val="00D242BC"/>
    <w:rsid w:val="00D25CBA"/>
    <w:rsid w:val="00D25D7E"/>
    <w:rsid w:val="00D25F8D"/>
    <w:rsid w:val="00D26A67"/>
    <w:rsid w:val="00D275D1"/>
    <w:rsid w:val="00D31EC6"/>
    <w:rsid w:val="00D324E7"/>
    <w:rsid w:val="00D350C9"/>
    <w:rsid w:val="00D370D6"/>
    <w:rsid w:val="00D40042"/>
    <w:rsid w:val="00D42B12"/>
    <w:rsid w:val="00D42FC1"/>
    <w:rsid w:val="00D43572"/>
    <w:rsid w:val="00D436C5"/>
    <w:rsid w:val="00D44A83"/>
    <w:rsid w:val="00D469FA"/>
    <w:rsid w:val="00D47A16"/>
    <w:rsid w:val="00D500F6"/>
    <w:rsid w:val="00D51EAF"/>
    <w:rsid w:val="00D52147"/>
    <w:rsid w:val="00D57462"/>
    <w:rsid w:val="00D60A79"/>
    <w:rsid w:val="00D610D9"/>
    <w:rsid w:val="00D61105"/>
    <w:rsid w:val="00D630B1"/>
    <w:rsid w:val="00D631BB"/>
    <w:rsid w:val="00D648C4"/>
    <w:rsid w:val="00D64A20"/>
    <w:rsid w:val="00D66689"/>
    <w:rsid w:val="00D675C6"/>
    <w:rsid w:val="00D715C3"/>
    <w:rsid w:val="00D7217C"/>
    <w:rsid w:val="00D72E66"/>
    <w:rsid w:val="00D73194"/>
    <w:rsid w:val="00D80169"/>
    <w:rsid w:val="00D80B9F"/>
    <w:rsid w:val="00D81737"/>
    <w:rsid w:val="00D852A5"/>
    <w:rsid w:val="00D8563F"/>
    <w:rsid w:val="00D91BE2"/>
    <w:rsid w:val="00D948F9"/>
    <w:rsid w:val="00D94D7D"/>
    <w:rsid w:val="00D94DE4"/>
    <w:rsid w:val="00D95F91"/>
    <w:rsid w:val="00D96123"/>
    <w:rsid w:val="00D96264"/>
    <w:rsid w:val="00DA06A4"/>
    <w:rsid w:val="00DA2756"/>
    <w:rsid w:val="00DA3B2F"/>
    <w:rsid w:val="00DA6E63"/>
    <w:rsid w:val="00DA7F7C"/>
    <w:rsid w:val="00DB4B47"/>
    <w:rsid w:val="00DB51B0"/>
    <w:rsid w:val="00DB5561"/>
    <w:rsid w:val="00DB58C8"/>
    <w:rsid w:val="00DB5B95"/>
    <w:rsid w:val="00DB771B"/>
    <w:rsid w:val="00DC1239"/>
    <w:rsid w:val="00DC2564"/>
    <w:rsid w:val="00DC4755"/>
    <w:rsid w:val="00DC48F0"/>
    <w:rsid w:val="00DC6EDC"/>
    <w:rsid w:val="00DD0804"/>
    <w:rsid w:val="00DD0E05"/>
    <w:rsid w:val="00DD1793"/>
    <w:rsid w:val="00DD3162"/>
    <w:rsid w:val="00DD38D0"/>
    <w:rsid w:val="00DD4839"/>
    <w:rsid w:val="00DD4FD0"/>
    <w:rsid w:val="00DD65B8"/>
    <w:rsid w:val="00DE0420"/>
    <w:rsid w:val="00DE0A9B"/>
    <w:rsid w:val="00DE1802"/>
    <w:rsid w:val="00DE59E3"/>
    <w:rsid w:val="00DE6679"/>
    <w:rsid w:val="00DE66C7"/>
    <w:rsid w:val="00DE7583"/>
    <w:rsid w:val="00DE7678"/>
    <w:rsid w:val="00DE79B5"/>
    <w:rsid w:val="00DF10E5"/>
    <w:rsid w:val="00DF2C0D"/>
    <w:rsid w:val="00DF58E4"/>
    <w:rsid w:val="00DF5C15"/>
    <w:rsid w:val="00DF64A4"/>
    <w:rsid w:val="00DF70BA"/>
    <w:rsid w:val="00DF7AD1"/>
    <w:rsid w:val="00E019EC"/>
    <w:rsid w:val="00E0287D"/>
    <w:rsid w:val="00E041C6"/>
    <w:rsid w:val="00E05440"/>
    <w:rsid w:val="00E063AD"/>
    <w:rsid w:val="00E068B9"/>
    <w:rsid w:val="00E07A20"/>
    <w:rsid w:val="00E07C84"/>
    <w:rsid w:val="00E07ED5"/>
    <w:rsid w:val="00E1195E"/>
    <w:rsid w:val="00E1241D"/>
    <w:rsid w:val="00E129D8"/>
    <w:rsid w:val="00E13403"/>
    <w:rsid w:val="00E148AF"/>
    <w:rsid w:val="00E14A2B"/>
    <w:rsid w:val="00E15453"/>
    <w:rsid w:val="00E15DAD"/>
    <w:rsid w:val="00E16220"/>
    <w:rsid w:val="00E206AE"/>
    <w:rsid w:val="00E20A0A"/>
    <w:rsid w:val="00E24B4B"/>
    <w:rsid w:val="00E270FA"/>
    <w:rsid w:val="00E30063"/>
    <w:rsid w:val="00E30A9D"/>
    <w:rsid w:val="00E30AD7"/>
    <w:rsid w:val="00E31D74"/>
    <w:rsid w:val="00E333D9"/>
    <w:rsid w:val="00E3532E"/>
    <w:rsid w:val="00E37231"/>
    <w:rsid w:val="00E41858"/>
    <w:rsid w:val="00E41ACF"/>
    <w:rsid w:val="00E44A1F"/>
    <w:rsid w:val="00E45392"/>
    <w:rsid w:val="00E4594E"/>
    <w:rsid w:val="00E4789A"/>
    <w:rsid w:val="00E50B0C"/>
    <w:rsid w:val="00E51308"/>
    <w:rsid w:val="00E520BC"/>
    <w:rsid w:val="00E52113"/>
    <w:rsid w:val="00E52179"/>
    <w:rsid w:val="00E5278F"/>
    <w:rsid w:val="00E5360E"/>
    <w:rsid w:val="00E53FF8"/>
    <w:rsid w:val="00E54912"/>
    <w:rsid w:val="00E54F4D"/>
    <w:rsid w:val="00E55FF0"/>
    <w:rsid w:val="00E56596"/>
    <w:rsid w:val="00E57113"/>
    <w:rsid w:val="00E57123"/>
    <w:rsid w:val="00E6042B"/>
    <w:rsid w:val="00E60EDC"/>
    <w:rsid w:val="00E63775"/>
    <w:rsid w:val="00E63797"/>
    <w:rsid w:val="00E639B2"/>
    <w:rsid w:val="00E63B1A"/>
    <w:rsid w:val="00E66E65"/>
    <w:rsid w:val="00E676C7"/>
    <w:rsid w:val="00E7130E"/>
    <w:rsid w:val="00E733AF"/>
    <w:rsid w:val="00E733CE"/>
    <w:rsid w:val="00E73CCF"/>
    <w:rsid w:val="00E76155"/>
    <w:rsid w:val="00E80169"/>
    <w:rsid w:val="00E80E05"/>
    <w:rsid w:val="00E8263A"/>
    <w:rsid w:val="00E82A0E"/>
    <w:rsid w:val="00E834F3"/>
    <w:rsid w:val="00E8453A"/>
    <w:rsid w:val="00E85646"/>
    <w:rsid w:val="00E85C2B"/>
    <w:rsid w:val="00E8636A"/>
    <w:rsid w:val="00E867BF"/>
    <w:rsid w:val="00E868EF"/>
    <w:rsid w:val="00E8712B"/>
    <w:rsid w:val="00E90459"/>
    <w:rsid w:val="00E9198B"/>
    <w:rsid w:val="00E9344F"/>
    <w:rsid w:val="00E94B99"/>
    <w:rsid w:val="00E95715"/>
    <w:rsid w:val="00E95E8A"/>
    <w:rsid w:val="00E96949"/>
    <w:rsid w:val="00EA0C09"/>
    <w:rsid w:val="00EA0C4C"/>
    <w:rsid w:val="00EA1412"/>
    <w:rsid w:val="00EA2F25"/>
    <w:rsid w:val="00EA3F50"/>
    <w:rsid w:val="00EA5A00"/>
    <w:rsid w:val="00EA643D"/>
    <w:rsid w:val="00EA6B3A"/>
    <w:rsid w:val="00EB1338"/>
    <w:rsid w:val="00EB34B1"/>
    <w:rsid w:val="00EB39BC"/>
    <w:rsid w:val="00EB3C06"/>
    <w:rsid w:val="00EC1285"/>
    <w:rsid w:val="00EC18D2"/>
    <w:rsid w:val="00EC2FE4"/>
    <w:rsid w:val="00EC6AC3"/>
    <w:rsid w:val="00ED0DCC"/>
    <w:rsid w:val="00ED200E"/>
    <w:rsid w:val="00ED27A8"/>
    <w:rsid w:val="00ED2CC2"/>
    <w:rsid w:val="00ED39FE"/>
    <w:rsid w:val="00ED5E27"/>
    <w:rsid w:val="00ED6FED"/>
    <w:rsid w:val="00ED71D4"/>
    <w:rsid w:val="00ED750B"/>
    <w:rsid w:val="00ED7F04"/>
    <w:rsid w:val="00EE025C"/>
    <w:rsid w:val="00EE1136"/>
    <w:rsid w:val="00EE171E"/>
    <w:rsid w:val="00EE1FDB"/>
    <w:rsid w:val="00EE241F"/>
    <w:rsid w:val="00EE3516"/>
    <w:rsid w:val="00EE4167"/>
    <w:rsid w:val="00EE498E"/>
    <w:rsid w:val="00EF2AD3"/>
    <w:rsid w:val="00EF2B0D"/>
    <w:rsid w:val="00EF570D"/>
    <w:rsid w:val="00EF5A5B"/>
    <w:rsid w:val="00EF6015"/>
    <w:rsid w:val="00EF6BBF"/>
    <w:rsid w:val="00F025B9"/>
    <w:rsid w:val="00F033B3"/>
    <w:rsid w:val="00F06280"/>
    <w:rsid w:val="00F066A5"/>
    <w:rsid w:val="00F070B3"/>
    <w:rsid w:val="00F07101"/>
    <w:rsid w:val="00F0792C"/>
    <w:rsid w:val="00F07B1E"/>
    <w:rsid w:val="00F103C2"/>
    <w:rsid w:val="00F10628"/>
    <w:rsid w:val="00F117C0"/>
    <w:rsid w:val="00F146DE"/>
    <w:rsid w:val="00F159F7"/>
    <w:rsid w:val="00F167D4"/>
    <w:rsid w:val="00F17448"/>
    <w:rsid w:val="00F17785"/>
    <w:rsid w:val="00F2033D"/>
    <w:rsid w:val="00F21410"/>
    <w:rsid w:val="00F30D34"/>
    <w:rsid w:val="00F32531"/>
    <w:rsid w:val="00F33004"/>
    <w:rsid w:val="00F33822"/>
    <w:rsid w:val="00F349C4"/>
    <w:rsid w:val="00F35503"/>
    <w:rsid w:val="00F3663F"/>
    <w:rsid w:val="00F403E4"/>
    <w:rsid w:val="00F4275B"/>
    <w:rsid w:val="00F444C8"/>
    <w:rsid w:val="00F46F6B"/>
    <w:rsid w:val="00F50A16"/>
    <w:rsid w:val="00F511B4"/>
    <w:rsid w:val="00F573A0"/>
    <w:rsid w:val="00F57720"/>
    <w:rsid w:val="00F60039"/>
    <w:rsid w:val="00F60CEC"/>
    <w:rsid w:val="00F63E58"/>
    <w:rsid w:val="00F641DE"/>
    <w:rsid w:val="00F651DE"/>
    <w:rsid w:val="00F67FFA"/>
    <w:rsid w:val="00F709C6"/>
    <w:rsid w:val="00F7170B"/>
    <w:rsid w:val="00F7264E"/>
    <w:rsid w:val="00F72FC3"/>
    <w:rsid w:val="00F73034"/>
    <w:rsid w:val="00F73388"/>
    <w:rsid w:val="00F739C7"/>
    <w:rsid w:val="00F73C84"/>
    <w:rsid w:val="00F746B2"/>
    <w:rsid w:val="00F75C68"/>
    <w:rsid w:val="00F76098"/>
    <w:rsid w:val="00F765FB"/>
    <w:rsid w:val="00F76EB8"/>
    <w:rsid w:val="00F81A1B"/>
    <w:rsid w:val="00F82695"/>
    <w:rsid w:val="00F84FC0"/>
    <w:rsid w:val="00F87577"/>
    <w:rsid w:val="00F87858"/>
    <w:rsid w:val="00F927C3"/>
    <w:rsid w:val="00F93662"/>
    <w:rsid w:val="00F948CD"/>
    <w:rsid w:val="00F95332"/>
    <w:rsid w:val="00F95495"/>
    <w:rsid w:val="00F95704"/>
    <w:rsid w:val="00F95F58"/>
    <w:rsid w:val="00F965B8"/>
    <w:rsid w:val="00F969E0"/>
    <w:rsid w:val="00F96ED5"/>
    <w:rsid w:val="00FA29AE"/>
    <w:rsid w:val="00FA36B4"/>
    <w:rsid w:val="00FA4230"/>
    <w:rsid w:val="00FA71E1"/>
    <w:rsid w:val="00FB1204"/>
    <w:rsid w:val="00FB144C"/>
    <w:rsid w:val="00FB1E71"/>
    <w:rsid w:val="00FB3E40"/>
    <w:rsid w:val="00FB4C17"/>
    <w:rsid w:val="00FB4CA9"/>
    <w:rsid w:val="00FB53DB"/>
    <w:rsid w:val="00FB67F3"/>
    <w:rsid w:val="00FC01E4"/>
    <w:rsid w:val="00FC2C55"/>
    <w:rsid w:val="00FC2E0A"/>
    <w:rsid w:val="00FC32C6"/>
    <w:rsid w:val="00FC4FAE"/>
    <w:rsid w:val="00FD0A92"/>
    <w:rsid w:val="00FD58B4"/>
    <w:rsid w:val="00FD699B"/>
    <w:rsid w:val="00FD7CDF"/>
    <w:rsid w:val="00FE1911"/>
    <w:rsid w:val="00FE1CAD"/>
    <w:rsid w:val="00FE2617"/>
    <w:rsid w:val="00FE2BEA"/>
    <w:rsid w:val="00FE3DDD"/>
    <w:rsid w:val="00FE42C2"/>
    <w:rsid w:val="00FE4945"/>
    <w:rsid w:val="00FE64BA"/>
    <w:rsid w:val="00FF0A78"/>
    <w:rsid w:val="00FF338E"/>
    <w:rsid w:val="00FF34EA"/>
    <w:rsid w:val="00FF4632"/>
    <w:rsid w:val="00FF4BB3"/>
    <w:rsid w:val="00FF5300"/>
    <w:rsid w:val="00FF6395"/>
    <w:rsid w:val="00FF6817"/>
    <w:rsid w:val="010E0444"/>
    <w:rsid w:val="011F9232"/>
    <w:rsid w:val="01AD6E95"/>
    <w:rsid w:val="01BDE485"/>
    <w:rsid w:val="01D75E6C"/>
    <w:rsid w:val="0217B7A3"/>
    <w:rsid w:val="0250ED02"/>
    <w:rsid w:val="030F29BC"/>
    <w:rsid w:val="03F4AA96"/>
    <w:rsid w:val="03F57CBB"/>
    <w:rsid w:val="04FB958C"/>
    <w:rsid w:val="0553525A"/>
    <w:rsid w:val="055489F4"/>
    <w:rsid w:val="056E28B1"/>
    <w:rsid w:val="05EBCDDE"/>
    <w:rsid w:val="06739E12"/>
    <w:rsid w:val="06D00F0F"/>
    <w:rsid w:val="074479F8"/>
    <w:rsid w:val="07BCDE78"/>
    <w:rsid w:val="0967EF39"/>
    <w:rsid w:val="09B1E39B"/>
    <w:rsid w:val="09EF3CD6"/>
    <w:rsid w:val="09F9C534"/>
    <w:rsid w:val="0A3D30BD"/>
    <w:rsid w:val="0A3DB7F7"/>
    <w:rsid w:val="0A5B8843"/>
    <w:rsid w:val="0A75A071"/>
    <w:rsid w:val="0A838CE0"/>
    <w:rsid w:val="0AA7FF05"/>
    <w:rsid w:val="0B26D69E"/>
    <w:rsid w:val="0C142D13"/>
    <w:rsid w:val="0CB7A5BF"/>
    <w:rsid w:val="0CF52ED2"/>
    <w:rsid w:val="0D1A5D6D"/>
    <w:rsid w:val="0D7A1358"/>
    <w:rsid w:val="0DA73CC4"/>
    <w:rsid w:val="0DB6BDE9"/>
    <w:rsid w:val="0DD16B9F"/>
    <w:rsid w:val="0DE161D6"/>
    <w:rsid w:val="0E4C0A51"/>
    <w:rsid w:val="0E6B4FFD"/>
    <w:rsid w:val="0EBC4D1C"/>
    <w:rsid w:val="0EEF6F1E"/>
    <w:rsid w:val="0F361706"/>
    <w:rsid w:val="0F6ECBDB"/>
    <w:rsid w:val="1011E67D"/>
    <w:rsid w:val="10DE91D0"/>
    <w:rsid w:val="11026D01"/>
    <w:rsid w:val="1141670A"/>
    <w:rsid w:val="11E8A278"/>
    <w:rsid w:val="120800FD"/>
    <w:rsid w:val="1286D4EA"/>
    <w:rsid w:val="131DCED2"/>
    <w:rsid w:val="13328B6C"/>
    <w:rsid w:val="1367DB88"/>
    <w:rsid w:val="140BB0E1"/>
    <w:rsid w:val="14674385"/>
    <w:rsid w:val="15BE0595"/>
    <w:rsid w:val="15EF3981"/>
    <w:rsid w:val="1731AA08"/>
    <w:rsid w:val="17663447"/>
    <w:rsid w:val="1830A93D"/>
    <w:rsid w:val="18E27239"/>
    <w:rsid w:val="193E8992"/>
    <w:rsid w:val="197632CD"/>
    <w:rsid w:val="19EFF145"/>
    <w:rsid w:val="1A530077"/>
    <w:rsid w:val="1A738E58"/>
    <w:rsid w:val="1AF6BFE4"/>
    <w:rsid w:val="1B111CE0"/>
    <w:rsid w:val="1BD1D7C6"/>
    <w:rsid w:val="1BDCF12D"/>
    <w:rsid w:val="1BE7D462"/>
    <w:rsid w:val="1C41888E"/>
    <w:rsid w:val="1CC28B94"/>
    <w:rsid w:val="1CDA7BD8"/>
    <w:rsid w:val="1E4D9780"/>
    <w:rsid w:val="1E617920"/>
    <w:rsid w:val="1E8AD685"/>
    <w:rsid w:val="1ED3E10B"/>
    <w:rsid w:val="1F6C4C76"/>
    <w:rsid w:val="1F81AEDA"/>
    <w:rsid w:val="1FAE3B60"/>
    <w:rsid w:val="1FE93E49"/>
    <w:rsid w:val="20767464"/>
    <w:rsid w:val="21A2084D"/>
    <w:rsid w:val="21AFED05"/>
    <w:rsid w:val="2265BB2A"/>
    <w:rsid w:val="23469CB1"/>
    <w:rsid w:val="238FC12C"/>
    <w:rsid w:val="2417EE7B"/>
    <w:rsid w:val="245DE315"/>
    <w:rsid w:val="24B9D9BF"/>
    <w:rsid w:val="24D42A99"/>
    <w:rsid w:val="24FD2A72"/>
    <w:rsid w:val="2504A4DB"/>
    <w:rsid w:val="258C6767"/>
    <w:rsid w:val="2614D4C9"/>
    <w:rsid w:val="26A8A452"/>
    <w:rsid w:val="2742C6BD"/>
    <w:rsid w:val="2785545B"/>
    <w:rsid w:val="2817DCCE"/>
    <w:rsid w:val="281DD803"/>
    <w:rsid w:val="28767528"/>
    <w:rsid w:val="289D0A04"/>
    <w:rsid w:val="28D3C697"/>
    <w:rsid w:val="292478C7"/>
    <w:rsid w:val="29613B29"/>
    <w:rsid w:val="29BAB84E"/>
    <w:rsid w:val="2AA19968"/>
    <w:rsid w:val="2AB3C774"/>
    <w:rsid w:val="2AE936B4"/>
    <w:rsid w:val="2B18593A"/>
    <w:rsid w:val="2B2AD4B9"/>
    <w:rsid w:val="2B316DEB"/>
    <w:rsid w:val="2B421DFA"/>
    <w:rsid w:val="2B7A663A"/>
    <w:rsid w:val="2B9172BD"/>
    <w:rsid w:val="2C67D61F"/>
    <w:rsid w:val="2CA48677"/>
    <w:rsid w:val="2CA66C50"/>
    <w:rsid w:val="2D237F41"/>
    <w:rsid w:val="2DE443E3"/>
    <w:rsid w:val="2E833BF8"/>
    <w:rsid w:val="2E8DA37A"/>
    <w:rsid w:val="2EA0C094"/>
    <w:rsid w:val="2F1012DE"/>
    <w:rsid w:val="2FE0B95B"/>
    <w:rsid w:val="2FEDC4D4"/>
    <w:rsid w:val="301C5784"/>
    <w:rsid w:val="30E65C4A"/>
    <w:rsid w:val="30F15775"/>
    <w:rsid w:val="315185C9"/>
    <w:rsid w:val="316F0C6C"/>
    <w:rsid w:val="33285354"/>
    <w:rsid w:val="332BF948"/>
    <w:rsid w:val="33D8CDA7"/>
    <w:rsid w:val="354F4DE3"/>
    <w:rsid w:val="3682A370"/>
    <w:rsid w:val="36B9F0E1"/>
    <w:rsid w:val="37009750"/>
    <w:rsid w:val="370CE66A"/>
    <w:rsid w:val="377A73EC"/>
    <w:rsid w:val="37C50564"/>
    <w:rsid w:val="38ACC383"/>
    <w:rsid w:val="398CD12D"/>
    <w:rsid w:val="39D71AED"/>
    <w:rsid w:val="3A2E6F1E"/>
    <w:rsid w:val="3B99692C"/>
    <w:rsid w:val="3CD97EC3"/>
    <w:rsid w:val="3CFCE412"/>
    <w:rsid w:val="3DDEBA86"/>
    <w:rsid w:val="3DF0C070"/>
    <w:rsid w:val="3F471E65"/>
    <w:rsid w:val="409226D2"/>
    <w:rsid w:val="4131832E"/>
    <w:rsid w:val="41481FE0"/>
    <w:rsid w:val="41EB448E"/>
    <w:rsid w:val="41FCB709"/>
    <w:rsid w:val="42B1C97E"/>
    <w:rsid w:val="431CC7F2"/>
    <w:rsid w:val="434F4921"/>
    <w:rsid w:val="43B038C7"/>
    <w:rsid w:val="4401364E"/>
    <w:rsid w:val="442AE8B3"/>
    <w:rsid w:val="4487302C"/>
    <w:rsid w:val="46886C75"/>
    <w:rsid w:val="468C5C2F"/>
    <w:rsid w:val="47244794"/>
    <w:rsid w:val="478CE2D4"/>
    <w:rsid w:val="47E8A3A0"/>
    <w:rsid w:val="480367DF"/>
    <w:rsid w:val="49F5AAC5"/>
    <w:rsid w:val="4A36A485"/>
    <w:rsid w:val="4AC68E72"/>
    <w:rsid w:val="4B2D7CD8"/>
    <w:rsid w:val="4C329EE2"/>
    <w:rsid w:val="4CCFF89D"/>
    <w:rsid w:val="4D199697"/>
    <w:rsid w:val="4D2572E2"/>
    <w:rsid w:val="4E10AD93"/>
    <w:rsid w:val="4E1BBCFA"/>
    <w:rsid w:val="4F5A456F"/>
    <w:rsid w:val="4FA61B57"/>
    <w:rsid w:val="4FB98EB1"/>
    <w:rsid w:val="4FF1CE12"/>
    <w:rsid w:val="504A962E"/>
    <w:rsid w:val="505C0FD6"/>
    <w:rsid w:val="51579EBC"/>
    <w:rsid w:val="5168AB99"/>
    <w:rsid w:val="53F76B27"/>
    <w:rsid w:val="5510D338"/>
    <w:rsid w:val="5556F663"/>
    <w:rsid w:val="5590448C"/>
    <w:rsid w:val="55945752"/>
    <w:rsid w:val="567D84C7"/>
    <w:rsid w:val="56BA976B"/>
    <w:rsid w:val="574CC1D7"/>
    <w:rsid w:val="5896F317"/>
    <w:rsid w:val="594CE8D7"/>
    <w:rsid w:val="59864641"/>
    <w:rsid w:val="5A1E1AB6"/>
    <w:rsid w:val="5A4CF506"/>
    <w:rsid w:val="5B18C7EB"/>
    <w:rsid w:val="5BF7093D"/>
    <w:rsid w:val="5C2627D9"/>
    <w:rsid w:val="5C2C6AF5"/>
    <w:rsid w:val="5CE738AD"/>
    <w:rsid w:val="5D569A64"/>
    <w:rsid w:val="5DB16B95"/>
    <w:rsid w:val="5DD360E8"/>
    <w:rsid w:val="5DF9CE96"/>
    <w:rsid w:val="5E32D874"/>
    <w:rsid w:val="5EBC5DBB"/>
    <w:rsid w:val="5EDC47E6"/>
    <w:rsid w:val="5F35D6D2"/>
    <w:rsid w:val="5F68EF25"/>
    <w:rsid w:val="60438AD8"/>
    <w:rsid w:val="6054D632"/>
    <w:rsid w:val="605D8E70"/>
    <w:rsid w:val="607848CF"/>
    <w:rsid w:val="609D564D"/>
    <w:rsid w:val="60AC1270"/>
    <w:rsid w:val="6138C2EB"/>
    <w:rsid w:val="61A2B265"/>
    <w:rsid w:val="61C67AF9"/>
    <w:rsid w:val="6246E299"/>
    <w:rsid w:val="631E090B"/>
    <w:rsid w:val="634BA1B0"/>
    <w:rsid w:val="6359AAA0"/>
    <w:rsid w:val="63F6E7C7"/>
    <w:rsid w:val="64127C19"/>
    <w:rsid w:val="64A64C87"/>
    <w:rsid w:val="64F4728D"/>
    <w:rsid w:val="66E315CE"/>
    <w:rsid w:val="671D3FA4"/>
    <w:rsid w:val="6797B8C2"/>
    <w:rsid w:val="67B88A44"/>
    <w:rsid w:val="67D23CF1"/>
    <w:rsid w:val="69383B3D"/>
    <w:rsid w:val="694AB5F1"/>
    <w:rsid w:val="697BA5BF"/>
    <w:rsid w:val="69B50C01"/>
    <w:rsid w:val="69F501BB"/>
    <w:rsid w:val="6A5FD140"/>
    <w:rsid w:val="6A9F2241"/>
    <w:rsid w:val="6B010489"/>
    <w:rsid w:val="6B14F985"/>
    <w:rsid w:val="6CB079C2"/>
    <w:rsid w:val="6DDA2750"/>
    <w:rsid w:val="6DF6A185"/>
    <w:rsid w:val="6EB92CFC"/>
    <w:rsid w:val="6F2F2EE7"/>
    <w:rsid w:val="700F531A"/>
    <w:rsid w:val="70465E6E"/>
    <w:rsid w:val="709B0090"/>
    <w:rsid w:val="70ADD1E5"/>
    <w:rsid w:val="71375A10"/>
    <w:rsid w:val="718F0FF8"/>
    <w:rsid w:val="71BC0D2F"/>
    <w:rsid w:val="722C2CF3"/>
    <w:rsid w:val="72484AE2"/>
    <w:rsid w:val="727143D1"/>
    <w:rsid w:val="728DEA6B"/>
    <w:rsid w:val="72F737AD"/>
    <w:rsid w:val="72FD55AB"/>
    <w:rsid w:val="730D0274"/>
    <w:rsid w:val="74161F1D"/>
    <w:rsid w:val="7453C5B7"/>
    <w:rsid w:val="74AB56A7"/>
    <w:rsid w:val="769EAF0C"/>
    <w:rsid w:val="76D4A4A3"/>
    <w:rsid w:val="76F5CECB"/>
    <w:rsid w:val="772E6D78"/>
    <w:rsid w:val="772E8BA3"/>
    <w:rsid w:val="77479B1E"/>
    <w:rsid w:val="77D7D343"/>
    <w:rsid w:val="782F337D"/>
    <w:rsid w:val="785412A3"/>
    <w:rsid w:val="78C151E4"/>
    <w:rsid w:val="7AC02665"/>
    <w:rsid w:val="7C7509A3"/>
    <w:rsid w:val="7CACC493"/>
    <w:rsid w:val="7CCBD76B"/>
    <w:rsid w:val="7D4BA71B"/>
    <w:rsid w:val="7D574FEA"/>
    <w:rsid w:val="7D58719D"/>
    <w:rsid w:val="7D59E838"/>
    <w:rsid w:val="7D8F40F9"/>
    <w:rsid w:val="7DF64F62"/>
    <w:rsid w:val="7E7E9CBA"/>
    <w:rsid w:val="7F3DF23D"/>
    <w:rsid w:val="7F60088B"/>
    <w:rsid w:val="7F633D4F"/>
    <w:rsid w:val="7F79D0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42944104-05A3-4D9E-AB77-756AB9DD7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2"/>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2"/>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2"/>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5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character" w:styleId="UnresolvedMention">
    <w:name w:val="Unresolved Mention"/>
    <w:basedOn w:val="DefaultParagraphFont"/>
    <w:uiPriority w:val="99"/>
    <w:semiHidden/>
    <w:unhideWhenUsed/>
    <w:rsid w:val="00E15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2026-07-08T15:33:36+00:00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2.xml><?xml version="1.0" encoding="utf-8"?>
<ds:datastoreItem xmlns:ds="http://schemas.openxmlformats.org/officeDocument/2006/customXml" ds:itemID="{7C2369ED-0C99-4E0E-B67A-9FCA88306385}"/>
</file>

<file path=customXml/itemProps3.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3af4d563-0add-4179-bf60-c086ca41c21e"/>
    <ds:schemaRef ds:uri="089b889d-9bf8-4865-bd78-98d314b43378"/>
  </ds:schemaRefs>
</ds:datastoreItem>
</file>

<file path=customXml/itemProps4.xml><?xml version="1.0" encoding="utf-8"?>
<ds:datastoreItem xmlns:ds="http://schemas.openxmlformats.org/officeDocument/2006/customXml" ds:itemID="{723F07E5-B741-4AF0-B650-90E9E77F7C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3867</Words>
  <Characters>21000</Characters>
  <Application>Microsoft Office Word</Application>
  <DocSecurity>0</DocSecurity>
  <Lines>913</Lines>
  <Paragraphs>507</Paragraphs>
  <ScaleCrop>false</ScaleCrop>
  <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Helen Dixon</cp:lastModifiedBy>
  <cp:revision>2</cp:revision>
  <cp:lastPrinted>2024-06-18T16:26:00Z</cp:lastPrinted>
  <dcterms:created xsi:type="dcterms:W3CDTF">2026-07-08T08:24:00Z</dcterms:created>
  <dcterms:modified xsi:type="dcterms:W3CDTF">2026-07-08T08:24:00Z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
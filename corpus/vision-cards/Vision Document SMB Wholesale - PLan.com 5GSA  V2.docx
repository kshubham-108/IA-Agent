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495"/>
        <w:gridCol w:w="4081"/>
      </w:tblGrid>
      <w:tr w:rsidRPr="00B45F29" w:rsidR="007D0C66" w:rsidTr="14D7913A" w14:paraId="5B14B814" w14:textId="77777777">
        <w:tc>
          <w:tcPr>
            <w:tcW w:w="9576" w:type="dxa"/>
            <w:gridSpan w:val="2"/>
          </w:tcPr>
          <w:p w:rsidRPr="007D0C66" w:rsidR="007D0C66" w:rsidP="003D6BA2" w:rsidRDefault="007D0C66" w14:paraId="74AE3ADA" w14:textId="46FC1A50">
            <w:pPr>
              <w:pStyle w:val="DocumentTitle"/>
              <w:spacing w:line="360" w:lineRule="auto"/>
              <w:jc w:val="center"/>
              <w:rPr>
                <w:szCs w:val="28"/>
                <w:lang w:val="en-GB"/>
              </w:rPr>
            </w:pPr>
            <w:r w:rsidRPr="007D0C66">
              <w:rPr>
                <w:rFonts w:cs="Arial"/>
                <w:noProof w:val="0"/>
                <w:szCs w:val="28"/>
                <w:lang w:val="en-GB"/>
              </w:rPr>
              <w:t>V</w:t>
            </w:r>
            <w:r w:rsidRPr="007D0C66">
              <w:rPr>
                <w:rFonts w:cs="Arial"/>
                <w:noProof w:val="0"/>
                <w:szCs w:val="28"/>
                <w:lang w:val="en-GB"/>
              </w:rPr>
              <w:fldChar w:fldCharType="begin"/>
            </w:r>
            <w:r w:rsidRPr="007D0C66">
              <w:rPr>
                <w:rFonts w:cs="Arial"/>
                <w:noProof w:val="0"/>
                <w:szCs w:val="28"/>
                <w:lang w:val="en-GB"/>
              </w:rPr>
              <w:instrText xml:space="preserve"> TITLE   \* MERGEFORMAT </w:instrText>
            </w:r>
            <w:r w:rsidRPr="007D0C66">
              <w:rPr>
                <w:rFonts w:cs="Arial"/>
                <w:noProof w:val="0"/>
                <w:szCs w:val="28"/>
                <w:lang w:val="en-GB"/>
              </w:rPr>
              <w:fldChar w:fldCharType="separate"/>
            </w:r>
            <w:r w:rsidRPr="007D0C66">
              <w:rPr>
                <w:rFonts w:cs="Arial"/>
                <w:noProof w:val="0"/>
                <w:szCs w:val="28"/>
                <w:lang w:val="en-GB"/>
              </w:rPr>
              <w:t>ision Document</w:t>
            </w:r>
            <w:r w:rsidRPr="007D0C66">
              <w:rPr>
                <w:rFonts w:cs="Arial"/>
                <w:noProof w:val="0"/>
                <w:szCs w:val="28"/>
                <w:lang w:val="en-GB"/>
              </w:rPr>
              <w:fldChar w:fldCharType="end"/>
            </w:r>
          </w:p>
        </w:tc>
      </w:tr>
      <w:tr w:rsidRPr="00B45F29" w:rsidR="00F9124D" w:rsidTr="14D7913A" w14:paraId="4A746032" w14:textId="77777777">
        <w:tc>
          <w:tcPr>
            <w:tcW w:w="5495" w:type="dxa"/>
          </w:tcPr>
          <w:p w:rsidRPr="007D0C66" w:rsidR="00F9124D" w:rsidP="14D7913A" w:rsidRDefault="00F9124D" w14:paraId="44E6ACE9" w14:textId="6C29A4C9">
            <w:pPr>
              <w:spacing w:line="360" w:lineRule="auto"/>
              <w:rPr>
                <w:b/>
                <w:bCs/>
                <w:sz w:val="32"/>
                <w:szCs w:val="32"/>
                <w:lang w:val="en-GB"/>
              </w:rPr>
            </w:pPr>
            <w:r w:rsidRPr="14D7913A">
              <w:rPr>
                <w:rFonts w:cs="Arial"/>
                <w:b/>
                <w:bCs/>
                <w:sz w:val="32"/>
                <w:szCs w:val="32"/>
                <w:lang w:val="en-GB"/>
              </w:rPr>
              <w:t>Idea Name</w:t>
            </w:r>
            <w:r w:rsidRPr="14D7913A" w:rsidR="1774D07D">
              <w:rPr>
                <w:rFonts w:cs="Arial"/>
                <w:b/>
                <w:bCs/>
                <w:sz w:val="32"/>
                <w:szCs w:val="32"/>
                <w:lang w:val="en-GB"/>
              </w:rPr>
              <w:t xml:space="preserve"> </w:t>
            </w:r>
            <w:r w:rsidRPr="14D7913A" w:rsidR="1774D07D">
              <w:rPr>
                <w:rFonts w:cs="Arial"/>
                <w:sz w:val="24"/>
                <w:lang w:val="en-GB"/>
              </w:rPr>
              <w:t xml:space="preserve">- PLan.com 5GSA enablement </w:t>
            </w:r>
          </w:p>
        </w:tc>
        <w:tc>
          <w:tcPr>
            <w:tcW w:w="4081" w:type="dxa"/>
          </w:tcPr>
          <w:p w:rsidRPr="00B45F29" w:rsidR="00F9124D" w:rsidP="00677EFF" w:rsidRDefault="007054AF" w14:paraId="608431B9" w14:textId="6053F208">
            <w:pPr>
              <w:spacing w:line="360" w:lineRule="auto"/>
              <w:rPr>
                <w:sz w:val="28"/>
                <w:szCs w:val="28"/>
                <w:lang w:val="en-GB"/>
              </w:rPr>
            </w:pPr>
            <w:r w:rsidRPr="14D7913A">
              <w:rPr>
                <w:sz w:val="28"/>
                <w:szCs w:val="28"/>
                <w:lang w:val="en-GB"/>
              </w:rPr>
              <w:t>N</w:t>
            </w:r>
            <w:r w:rsidRPr="14D7913A" w:rsidR="00F9124D">
              <w:rPr>
                <w:sz w:val="28"/>
                <w:szCs w:val="28"/>
                <w:lang w:val="en-GB"/>
              </w:rPr>
              <w:t>ame</w:t>
            </w:r>
            <w:r w:rsidRPr="14D7913A">
              <w:rPr>
                <w:sz w:val="28"/>
                <w:szCs w:val="28"/>
                <w:lang w:val="en-GB"/>
              </w:rPr>
              <w:t xml:space="preserve">: </w:t>
            </w:r>
            <w:r w:rsidRPr="14D7913A" w:rsidR="7DE0403A">
              <w:rPr>
                <w:sz w:val="28"/>
                <w:szCs w:val="28"/>
                <w:lang w:val="en-GB"/>
              </w:rPr>
              <w:t xml:space="preserve">Claire Rushforth </w:t>
            </w:r>
          </w:p>
        </w:tc>
      </w:tr>
      <w:tr w:rsidRPr="00B45F29" w:rsidR="00F9124D" w:rsidTr="14D7913A" w14:paraId="75F91C50" w14:textId="77777777">
        <w:tc>
          <w:tcPr>
            <w:tcW w:w="5495" w:type="dxa"/>
          </w:tcPr>
          <w:p w:rsidRPr="007D0C66" w:rsidR="00F9124D" w:rsidP="14D7913A" w:rsidRDefault="00F9124D" w14:paraId="6D9B3DC5" w14:textId="21D4D3AC">
            <w:pPr>
              <w:spacing w:line="360" w:lineRule="auto"/>
              <w:rPr>
                <w:rFonts w:cs="Arial"/>
                <w:b/>
                <w:bCs/>
                <w:sz w:val="32"/>
                <w:szCs w:val="32"/>
                <w:lang w:val="en-GB"/>
              </w:rPr>
            </w:pPr>
            <w:r w:rsidRPr="14D7913A">
              <w:rPr>
                <w:rFonts w:cs="Arial"/>
                <w:b/>
                <w:bCs/>
                <w:sz w:val="32"/>
                <w:szCs w:val="32"/>
                <w:lang w:val="en-GB"/>
              </w:rPr>
              <w:t>Sponsor</w:t>
            </w:r>
            <w:r w:rsidRPr="14D7913A" w:rsidR="00C50F4C">
              <w:rPr>
                <w:rFonts w:cs="Arial"/>
                <w:b/>
                <w:bCs/>
                <w:sz w:val="32"/>
                <w:szCs w:val="32"/>
                <w:lang w:val="en-GB"/>
              </w:rPr>
              <w:t xml:space="preserve"> / Sponsor Delegate</w:t>
            </w:r>
            <w:r w:rsidRPr="14D7913A" w:rsidR="3FBB6805">
              <w:rPr>
                <w:rFonts w:cs="Arial"/>
                <w:b/>
                <w:bCs/>
                <w:sz w:val="32"/>
                <w:szCs w:val="32"/>
                <w:lang w:val="en-GB"/>
              </w:rPr>
              <w:t xml:space="preserve"> </w:t>
            </w:r>
          </w:p>
        </w:tc>
        <w:tc>
          <w:tcPr>
            <w:tcW w:w="4081" w:type="dxa"/>
          </w:tcPr>
          <w:p w:rsidRPr="00B45F29" w:rsidR="00F9124D" w:rsidP="00C50F4C" w:rsidRDefault="007054AF" w14:paraId="779DA613" w14:textId="6468F996">
            <w:pPr>
              <w:spacing w:line="360" w:lineRule="auto"/>
              <w:rPr>
                <w:sz w:val="28"/>
                <w:szCs w:val="28"/>
                <w:lang w:val="en-GB"/>
              </w:rPr>
            </w:pPr>
            <w:r w:rsidRPr="00B45F29">
              <w:rPr>
                <w:sz w:val="28"/>
                <w:szCs w:val="28"/>
                <w:lang w:val="en-GB"/>
              </w:rPr>
              <w:t>N</w:t>
            </w:r>
            <w:r w:rsidRPr="00B45F29" w:rsidR="00F9124D">
              <w:rPr>
                <w:sz w:val="28"/>
                <w:szCs w:val="28"/>
                <w:lang w:val="en-GB"/>
              </w:rPr>
              <w:t>ame</w:t>
            </w:r>
            <w:r>
              <w:rPr>
                <w:sz w:val="28"/>
                <w:szCs w:val="28"/>
                <w:lang w:val="en-GB"/>
              </w:rPr>
              <w:t xml:space="preserve">: </w:t>
            </w:r>
          </w:p>
        </w:tc>
      </w:tr>
    </w:tbl>
    <w:p w:rsidRPr="00B45F29" w:rsidR="00F9124D" w:rsidP="00F9124D" w:rsidRDefault="00F9124D" w14:paraId="70C01B2D" w14:textId="77777777">
      <w:pPr>
        <w:rPr>
          <w:rFonts w:cs="Arial"/>
          <w:b/>
          <w:lang w:val="en-GB"/>
        </w:rPr>
      </w:pPr>
    </w:p>
    <w:tbl>
      <w:tblPr>
        <w:tblW w:w="10019"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28" w:type="dxa"/>
          <w:bottom w:w="28" w:type="dxa"/>
        </w:tblCellMar>
        <w:tblLook w:val="01E0" w:firstRow="1" w:lastRow="1" w:firstColumn="1" w:lastColumn="1" w:noHBand="0" w:noVBand="0"/>
      </w:tblPr>
      <w:tblGrid>
        <w:gridCol w:w="9322"/>
        <w:gridCol w:w="697"/>
      </w:tblGrid>
      <w:tr w:rsidRPr="00B45F29" w:rsidR="00C50F4C" w:rsidTr="00C50F4C" w14:paraId="5F758D91" w14:textId="77777777">
        <w:trPr>
          <w:trHeight w:val="285"/>
        </w:trPr>
        <w:tc>
          <w:tcPr>
            <w:tcW w:w="9322" w:type="dxa"/>
            <w:tcBorders>
              <w:top w:val="nil"/>
              <w:left w:val="nil"/>
              <w:bottom w:val="nil"/>
              <w:right w:val="single" w:color="808080" w:sz="4" w:space="0"/>
            </w:tcBorders>
            <w:vAlign w:val="center"/>
          </w:tcPr>
          <w:p w:rsidRPr="00B45F29" w:rsidR="00C50F4C" w:rsidP="00C50F4C" w:rsidRDefault="00C50F4C" w14:paraId="14DF7FC4" w14:textId="77777777">
            <w:pPr>
              <w:jc w:val="right"/>
              <w:rPr>
                <w:rFonts w:cs="Arial"/>
                <w:lang w:val="en-GB"/>
              </w:rPr>
            </w:pPr>
            <w:r w:rsidRPr="00C50F4C">
              <w:rPr>
                <w:rFonts w:cs="Arial"/>
                <w:lang w:val="en-GB"/>
              </w:rPr>
              <w:t>Has a Vision document been created for this idea previously?</w:t>
            </w:r>
          </w:p>
        </w:tc>
        <w:tc>
          <w:tcPr>
            <w:tcW w:w="697" w:type="dxa"/>
            <w:tcBorders>
              <w:top w:val="single" w:color="808080" w:sz="4" w:space="0"/>
              <w:left w:val="single" w:color="808080" w:sz="4" w:space="0"/>
              <w:bottom w:val="single" w:color="808080" w:sz="4" w:space="0"/>
              <w:right w:val="single" w:color="808080" w:sz="4" w:space="0"/>
            </w:tcBorders>
            <w:vAlign w:val="center"/>
          </w:tcPr>
          <w:p w:rsidRPr="00B45F29" w:rsidR="00C50F4C" w:rsidP="00C50F4C" w:rsidRDefault="008C5319" w14:paraId="5D3543C4" w14:textId="71D9AC36">
            <w:pPr>
              <w:jc w:val="center"/>
              <w:rPr>
                <w:rFonts w:cs="Arial"/>
                <w:lang w:val="en-GB"/>
              </w:rPr>
            </w:pPr>
            <w:r>
              <w:rPr>
                <w:rFonts w:cs="Arial"/>
                <w:lang w:val="en-GB"/>
              </w:rPr>
              <w:t>Y/N</w:t>
            </w:r>
          </w:p>
        </w:tc>
      </w:tr>
    </w:tbl>
    <w:p w:rsidRPr="00B45F29" w:rsidR="00F9124D" w:rsidP="00F9124D" w:rsidRDefault="00F9124D" w14:paraId="3BC4EBF0" w14:textId="77777777">
      <w:pPr>
        <w:rPr>
          <w:rFonts w:cs="Arial"/>
          <w:b/>
          <w:lang w:val="en-GB"/>
        </w:rPr>
      </w:pPr>
    </w:p>
    <w:tbl>
      <w:tblPr>
        <w:tblStyle w:val="TableGrid"/>
        <w:tblW w:w="0" w:type="auto"/>
        <w:tblCellMar>
          <w:top w:w="57" w:type="dxa"/>
          <w:bottom w:w="57" w:type="dxa"/>
        </w:tblCellMar>
        <w:tblLook w:val="04A0" w:firstRow="1" w:lastRow="0" w:firstColumn="1" w:lastColumn="0" w:noHBand="0" w:noVBand="1"/>
      </w:tblPr>
      <w:tblGrid>
        <w:gridCol w:w="9623"/>
      </w:tblGrid>
      <w:tr w:rsidRPr="003C2042" w:rsidR="00855C2C" w14:paraId="7F08419C" w14:textId="77777777">
        <w:tc>
          <w:tcPr>
            <w:tcW w:w="9623" w:type="dxa"/>
          </w:tcPr>
          <w:p w:rsidRPr="003C2042" w:rsidR="00855C2C" w:rsidRDefault="00855C2C" w14:paraId="5062F2C5" w14:textId="77777777">
            <w:pPr>
              <w:rPr>
                <w:rFonts w:ascii="Tahoma" w:hAnsi="Tahoma" w:cs="Tahoma"/>
                <w:szCs w:val="20"/>
              </w:rPr>
            </w:pPr>
            <w:r w:rsidRPr="00AF127D">
              <w:rPr>
                <w:rFonts w:ascii="Tahoma" w:hAnsi="Tahoma" w:cs="Tahoma"/>
                <w:b/>
                <w:bCs/>
                <w:color w:val="000000" w:themeColor="text1"/>
                <w:szCs w:val="20"/>
                <w:lang w:val="en-US"/>
              </w:rPr>
              <w:t>This Vision outlines the desired business outcome, context, problem and vision for your new project idea. The following questions will guide technical teams in providing ball-park T Shirt sizing for the proposal.</w:t>
            </w:r>
            <w:r w:rsidRPr="0089088C">
              <w:rPr>
                <w:rFonts w:ascii="Tahoma" w:hAnsi="Tahoma" w:cs="Tahoma"/>
                <w:b/>
                <w:bCs/>
                <w:szCs w:val="20"/>
                <w:lang w:val="en-US"/>
              </w:rPr>
              <w:t> </w:t>
            </w:r>
            <w:r w:rsidRPr="00884A13">
              <w:rPr>
                <w:rFonts w:ascii="Tahoma" w:hAnsi="Tahoma" w:cs="Tahoma"/>
                <w:szCs w:val="20"/>
              </w:rPr>
              <w:t>If unsure, provide your best first draft — your Business Engagement Mobilisation Partner will help you refine this after submission.</w:t>
            </w:r>
            <w:r w:rsidRPr="0089088C">
              <w:rPr>
                <w:rFonts w:ascii="Tahoma" w:hAnsi="Tahoma" w:cs="Tahoma"/>
                <w:b/>
                <w:bCs/>
                <w:szCs w:val="20"/>
                <w:lang w:val="en-US"/>
              </w:rPr>
              <w:t> </w:t>
            </w:r>
            <w:r w:rsidRPr="0089088C">
              <w:rPr>
                <w:rFonts w:ascii="Tahoma" w:hAnsi="Tahoma" w:cs="Tahoma"/>
                <w:b/>
                <w:bCs/>
                <w:szCs w:val="20"/>
              </w:rPr>
              <w:t> </w:t>
            </w:r>
          </w:p>
        </w:tc>
      </w:tr>
    </w:tbl>
    <w:p w:rsidR="00855C2C" w:rsidP="00855C2C" w:rsidRDefault="00855C2C" w14:paraId="7AC9F9E6" w14:textId="77777777">
      <w:pPr>
        <w:ind w:firstLine="720"/>
        <w:rPr>
          <w:rFonts w:ascii="Tahoma" w:hAnsi="Tahoma" w:cs="Tahoma"/>
          <w:i/>
          <w:iCs/>
          <w:szCs w:val="20"/>
        </w:rPr>
      </w:pPr>
    </w:p>
    <w:p w:rsidRPr="00FA6CF8" w:rsidR="00855C2C" w:rsidP="00855C2C" w:rsidRDefault="00855C2C" w14:paraId="3184F30D" w14:textId="77777777">
      <w:pPr>
        <w:rPr>
          <w:rFonts w:ascii="Tahoma" w:hAnsi="Tahoma" w:cs="Tahoma"/>
          <w:b/>
          <w:bCs/>
          <w:i/>
          <w:iCs/>
          <w:szCs w:val="20"/>
        </w:rPr>
      </w:pPr>
      <w:r w:rsidRPr="00FA6CF8">
        <w:rPr>
          <w:rFonts w:ascii="Tahoma" w:hAnsi="Tahoma" w:cs="Tahoma"/>
          <w:b/>
          <w:bCs/>
          <w:i/>
          <w:iCs/>
          <w:szCs w:val="20"/>
        </w:rPr>
        <w:t>Stakeholders</w:t>
      </w:r>
    </w:p>
    <w:tbl>
      <w:tblPr>
        <w:tblW w:w="9631"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595"/>
        <w:gridCol w:w="7036"/>
      </w:tblGrid>
      <w:tr w:rsidRPr="00FA6CF8" w:rsidR="00855C2C" w14:paraId="65F4264F" w14:textId="77777777">
        <w:trPr>
          <w:trHeight w:val="300"/>
        </w:trPr>
        <w:tc>
          <w:tcPr>
            <w:tcW w:w="2595" w:type="dxa"/>
            <w:tcBorders>
              <w:top w:val="single" w:color="auto" w:sz="6" w:space="0"/>
              <w:left w:val="single" w:color="auto" w:sz="6" w:space="0"/>
              <w:bottom w:val="single" w:color="auto" w:sz="6" w:space="0"/>
              <w:right w:val="single" w:color="auto" w:sz="6" w:space="0"/>
            </w:tcBorders>
            <w:hideMark/>
          </w:tcPr>
          <w:p w:rsidRPr="00FA6CF8" w:rsidR="00855C2C" w:rsidRDefault="00855C2C" w14:paraId="546D155C" w14:textId="77777777">
            <w:pPr>
              <w:rPr>
                <w:rFonts w:ascii="Tahoma" w:hAnsi="Tahoma" w:cs="Tahoma"/>
                <w:b/>
                <w:bCs/>
                <w:color w:val="000000" w:themeColor="text1"/>
                <w:szCs w:val="20"/>
              </w:rPr>
            </w:pPr>
            <w:r w:rsidRPr="00FA6CF8">
              <w:rPr>
                <w:rFonts w:ascii="Tahoma" w:hAnsi="Tahoma" w:cs="Tahoma"/>
                <w:b/>
                <w:bCs/>
                <w:color w:val="000000" w:themeColor="text1"/>
                <w:szCs w:val="20"/>
                <w:lang w:val="en-US"/>
              </w:rPr>
              <w:t>Proposer</w:t>
            </w:r>
            <w:r w:rsidRPr="00FA6CF8">
              <w:rPr>
                <w:rFonts w:ascii="Tahoma" w:hAnsi="Tahoma" w:cs="Tahoma"/>
                <w:b/>
                <w:bCs/>
                <w:color w:val="000000" w:themeColor="text1"/>
                <w:szCs w:val="20"/>
              </w:rPr>
              <w:t> </w:t>
            </w:r>
          </w:p>
        </w:tc>
        <w:tc>
          <w:tcPr>
            <w:tcW w:w="7036" w:type="dxa"/>
            <w:tcBorders>
              <w:top w:val="single" w:color="auto" w:sz="6" w:space="0"/>
              <w:left w:val="single" w:color="auto" w:sz="6" w:space="0"/>
              <w:bottom w:val="single" w:color="auto" w:sz="6" w:space="0"/>
              <w:right w:val="single" w:color="auto" w:sz="6" w:space="0"/>
            </w:tcBorders>
            <w:hideMark/>
          </w:tcPr>
          <w:p w:rsidRPr="002D4394" w:rsidR="00855C2C" w:rsidRDefault="00855C2C" w14:paraId="77D949E1" w14:textId="38F03A87">
            <w:pPr>
              <w:rPr>
                <w:rFonts w:ascii="Tahoma" w:hAnsi="Tahoma" w:cs="Tahoma"/>
                <w:color w:val="000000" w:themeColor="text1"/>
                <w:szCs w:val="20"/>
              </w:rPr>
            </w:pPr>
            <w:r>
              <w:rPr>
                <w:rFonts w:ascii="Tahoma" w:hAnsi="Tahoma" w:cs="Tahoma"/>
                <w:color w:val="000000" w:themeColor="text1"/>
                <w:szCs w:val="20"/>
              </w:rPr>
              <w:t>Claire Rushforth</w:t>
            </w:r>
          </w:p>
        </w:tc>
      </w:tr>
      <w:tr w:rsidRPr="00FA6CF8" w:rsidR="00855C2C" w14:paraId="347180F7" w14:textId="77777777">
        <w:trPr>
          <w:trHeight w:val="300"/>
        </w:trPr>
        <w:tc>
          <w:tcPr>
            <w:tcW w:w="2595" w:type="dxa"/>
            <w:tcBorders>
              <w:top w:val="single" w:color="auto" w:sz="6" w:space="0"/>
              <w:left w:val="single" w:color="auto" w:sz="6" w:space="0"/>
              <w:bottom w:val="single" w:color="auto" w:sz="6" w:space="0"/>
              <w:right w:val="single" w:color="auto" w:sz="6" w:space="0"/>
            </w:tcBorders>
            <w:hideMark/>
          </w:tcPr>
          <w:p w:rsidRPr="00FA6CF8" w:rsidR="00855C2C" w:rsidRDefault="00855C2C" w14:paraId="626EA25A" w14:textId="77777777">
            <w:pPr>
              <w:rPr>
                <w:rFonts w:ascii="Tahoma" w:hAnsi="Tahoma" w:cs="Tahoma"/>
                <w:b/>
                <w:bCs/>
                <w:color w:val="000000" w:themeColor="text1"/>
                <w:szCs w:val="20"/>
              </w:rPr>
            </w:pPr>
            <w:r w:rsidRPr="00FA6CF8">
              <w:rPr>
                <w:rFonts w:ascii="Tahoma" w:hAnsi="Tahoma" w:cs="Tahoma"/>
                <w:b/>
                <w:bCs/>
                <w:color w:val="000000" w:themeColor="text1"/>
                <w:szCs w:val="20"/>
                <w:lang w:val="en-US"/>
              </w:rPr>
              <w:t>Sponsor</w:t>
            </w:r>
            <w:r w:rsidRPr="00FA6CF8">
              <w:rPr>
                <w:rFonts w:ascii="Tahoma" w:hAnsi="Tahoma" w:cs="Tahoma"/>
                <w:b/>
                <w:bCs/>
                <w:color w:val="000000" w:themeColor="text1"/>
                <w:szCs w:val="20"/>
              </w:rPr>
              <w:t> </w:t>
            </w:r>
          </w:p>
        </w:tc>
        <w:tc>
          <w:tcPr>
            <w:tcW w:w="7036" w:type="dxa"/>
            <w:tcBorders>
              <w:top w:val="single" w:color="auto" w:sz="6" w:space="0"/>
              <w:left w:val="single" w:color="auto" w:sz="6" w:space="0"/>
              <w:bottom w:val="single" w:color="auto" w:sz="6" w:space="0"/>
              <w:right w:val="single" w:color="auto" w:sz="6" w:space="0"/>
            </w:tcBorders>
            <w:hideMark/>
          </w:tcPr>
          <w:p w:rsidRPr="002D4394" w:rsidR="00855C2C" w:rsidRDefault="00855C2C" w14:paraId="495747FD" w14:textId="1D2A1C85">
            <w:pPr>
              <w:rPr>
                <w:rFonts w:ascii="Tahoma" w:hAnsi="Tahoma" w:cs="Tahoma"/>
                <w:color w:val="000000" w:themeColor="text1"/>
                <w:szCs w:val="20"/>
              </w:rPr>
            </w:pPr>
            <w:r>
              <w:rPr>
                <w:rFonts w:ascii="Tahoma" w:hAnsi="Tahoma" w:cs="Tahoma"/>
                <w:color w:val="000000" w:themeColor="text1"/>
                <w:szCs w:val="20"/>
              </w:rPr>
              <w:t>Paul O’Sullivan</w:t>
            </w:r>
          </w:p>
        </w:tc>
      </w:tr>
      <w:tr w:rsidRPr="00FA6CF8" w:rsidR="00855C2C" w14:paraId="5D51600A" w14:textId="77777777">
        <w:trPr>
          <w:trHeight w:val="300"/>
        </w:trPr>
        <w:tc>
          <w:tcPr>
            <w:tcW w:w="2595" w:type="dxa"/>
            <w:tcBorders>
              <w:top w:val="single" w:color="auto" w:sz="6" w:space="0"/>
              <w:left w:val="single" w:color="auto" w:sz="6" w:space="0"/>
              <w:bottom w:val="single" w:color="auto" w:sz="6" w:space="0"/>
              <w:right w:val="single" w:color="auto" w:sz="6" w:space="0"/>
            </w:tcBorders>
            <w:hideMark/>
          </w:tcPr>
          <w:p w:rsidRPr="00FA6CF8" w:rsidR="00855C2C" w:rsidRDefault="00855C2C" w14:paraId="016D4539" w14:textId="77777777">
            <w:pPr>
              <w:rPr>
                <w:rFonts w:ascii="Tahoma" w:hAnsi="Tahoma" w:cs="Tahoma"/>
                <w:b/>
                <w:bCs/>
                <w:color w:val="000000" w:themeColor="text1"/>
                <w:szCs w:val="20"/>
              </w:rPr>
            </w:pPr>
            <w:r w:rsidRPr="00FA6CF8">
              <w:rPr>
                <w:rFonts w:ascii="Tahoma" w:hAnsi="Tahoma" w:cs="Tahoma"/>
                <w:b/>
                <w:bCs/>
                <w:color w:val="000000" w:themeColor="text1"/>
                <w:szCs w:val="20"/>
                <w:lang w:val="en-US"/>
              </w:rPr>
              <w:t>Person accountable for the business outcome</w:t>
            </w:r>
            <w:r w:rsidRPr="00FA6CF8">
              <w:rPr>
                <w:rFonts w:ascii="Tahoma" w:hAnsi="Tahoma" w:cs="Tahoma"/>
                <w:b/>
                <w:bCs/>
                <w:color w:val="000000" w:themeColor="text1"/>
                <w:szCs w:val="20"/>
              </w:rPr>
              <w:t> </w:t>
            </w:r>
          </w:p>
        </w:tc>
        <w:tc>
          <w:tcPr>
            <w:tcW w:w="7036" w:type="dxa"/>
            <w:tcBorders>
              <w:top w:val="single" w:color="auto" w:sz="6" w:space="0"/>
              <w:left w:val="single" w:color="auto" w:sz="6" w:space="0"/>
              <w:bottom w:val="single" w:color="auto" w:sz="6" w:space="0"/>
              <w:right w:val="single" w:color="auto" w:sz="6" w:space="0"/>
            </w:tcBorders>
            <w:hideMark/>
          </w:tcPr>
          <w:p w:rsidRPr="002D4394" w:rsidR="00855C2C" w:rsidRDefault="005F493F" w14:paraId="580545BE" w14:textId="5B5E09C2">
            <w:pPr>
              <w:rPr>
                <w:rFonts w:ascii="Tahoma" w:hAnsi="Tahoma" w:cs="Tahoma"/>
                <w:color w:val="000000" w:themeColor="text1"/>
                <w:szCs w:val="20"/>
              </w:rPr>
            </w:pPr>
            <w:r>
              <w:rPr>
                <w:rFonts w:ascii="Tahoma" w:hAnsi="Tahoma" w:cs="Tahoma"/>
                <w:i/>
                <w:iCs/>
                <w:color w:val="000000" w:themeColor="text1"/>
                <w:szCs w:val="20"/>
                <w:lang w:val="en-US"/>
              </w:rPr>
              <w:t>Claire can you please add</w:t>
            </w:r>
            <w:r w:rsidRPr="002D4394">
              <w:rPr>
                <w:rFonts w:ascii="Tahoma" w:hAnsi="Tahoma" w:cs="Tahoma"/>
                <w:color w:val="000000" w:themeColor="text1"/>
                <w:szCs w:val="20"/>
              </w:rPr>
              <w:t> </w:t>
            </w:r>
          </w:p>
        </w:tc>
      </w:tr>
      <w:tr w:rsidRPr="00FA6CF8" w:rsidR="00855C2C" w14:paraId="29D125D9" w14:textId="77777777">
        <w:trPr>
          <w:trHeight w:val="300"/>
        </w:trPr>
        <w:tc>
          <w:tcPr>
            <w:tcW w:w="2595" w:type="dxa"/>
            <w:tcBorders>
              <w:top w:val="single" w:color="auto" w:sz="6" w:space="0"/>
              <w:left w:val="single" w:color="auto" w:sz="6" w:space="0"/>
              <w:bottom w:val="single" w:color="auto" w:sz="6" w:space="0"/>
              <w:right w:val="single" w:color="auto" w:sz="6" w:space="0"/>
            </w:tcBorders>
            <w:hideMark/>
          </w:tcPr>
          <w:p w:rsidRPr="00FA6CF8" w:rsidR="00855C2C" w:rsidRDefault="00855C2C" w14:paraId="15DE5905" w14:textId="77777777">
            <w:pPr>
              <w:rPr>
                <w:rFonts w:ascii="Tahoma" w:hAnsi="Tahoma" w:cs="Tahoma"/>
                <w:b/>
                <w:bCs/>
                <w:color w:val="000000" w:themeColor="text1"/>
                <w:szCs w:val="20"/>
              </w:rPr>
            </w:pPr>
            <w:r w:rsidRPr="00FA6CF8">
              <w:rPr>
                <w:rFonts w:ascii="Tahoma" w:hAnsi="Tahoma" w:cs="Tahoma"/>
                <w:b/>
                <w:bCs/>
                <w:color w:val="000000" w:themeColor="text1"/>
                <w:szCs w:val="20"/>
                <w:lang w:val="en-US"/>
              </w:rPr>
              <w:t>Finance Business Partner(s) </w:t>
            </w:r>
            <w:r w:rsidRPr="00FA6CF8">
              <w:rPr>
                <w:rFonts w:ascii="Tahoma" w:hAnsi="Tahoma" w:cs="Tahoma"/>
                <w:b/>
                <w:bCs/>
                <w:color w:val="000000" w:themeColor="text1"/>
                <w:szCs w:val="20"/>
              </w:rPr>
              <w:t> </w:t>
            </w:r>
          </w:p>
        </w:tc>
        <w:tc>
          <w:tcPr>
            <w:tcW w:w="7036" w:type="dxa"/>
            <w:tcBorders>
              <w:top w:val="single" w:color="auto" w:sz="6" w:space="0"/>
              <w:left w:val="single" w:color="auto" w:sz="6" w:space="0"/>
              <w:bottom w:val="single" w:color="auto" w:sz="6" w:space="0"/>
              <w:right w:val="single" w:color="auto" w:sz="6" w:space="0"/>
            </w:tcBorders>
            <w:hideMark/>
          </w:tcPr>
          <w:p w:rsidRPr="002D4394" w:rsidR="00855C2C" w:rsidRDefault="005F493F" w14:paraId="0E09D230" w14:textId="3CB67FF5">
            <w:pPr>
              <w:rPr>
                <w:rFonts w:ascii="Tahoma" w:hAnsi="Tahoma" w:cs="Tahoma"/>
                <w:color w:val="000000" w:themeColor="text1"/>
                <w:szCs w:val="20"/>
              </w:rPr>
            </w:pPr>
            <w:r>
              <w:rPr>
                <w:rFonts w:ascii="Tahoma" w:hAnsi="Tahoma" w:cs="Tahoma"/>
                <w:i/>
                <w:iCs/>
                <w:color w:val="000000" w:themeColor="text1"/>
                <w:szCs w:val="20"/>
                <w:lang w:val="en-US"/>
              </w:rPr>
              <w:t>Claire can you please add</w:t>
            </w:r>
            <w:r w:rsidRPr="002D4394" w:rsidR="00855C2C">
              <w:rPr>
                <w:rFonts w:ascii="Tahoma" w:hAnsi="Tahoma" w:cs="Tahoma"/>
                <w:color w:val="000000" w:themeColor="text1"/>
                <w:szCs w:val="20"/>
              </w:rPr>
              <w:t> </w:t>
            </w:r>
          </w:p>
        </w:tc>
      </w:tr>
      <w:tr w:rsidRPr="00FA6CF8" w:rsidR="00855C2C" w14:paraId="27B60DA3" w14:textId="77777777">
        <w:trPr>
          <w:trHeight w:val="300"/>
        </w:trPr>
        <w:tc>
          <w:tcPr>
            <w:tcW w:w="9631" w:type="dxa"/>
            <w:gridSpan w:val="2"/>
            <w:tcBorders>
              <w:top w:val="single" w:color="auto" w:sz="6" w:space="0"/>
              <w:left w:val="single" w:color="auto" w:sz="6" w:space="0"/>
              <w:bottom w:val="single" w:color="auto" w:sz="6" w:space="0"/>
              <w:right w:val="single" w:color="auto" w:sz="6" w:space="0"/>
            </w:tcBorders>
            <w:hideMark/>
          </w:tcPr>
          <w:p w:rsidRPr="00FA6CF8" w:rsidR="00855C2C" w:rsidRDefault="00855C2C" w14:paraId="57A5C854" w14:textId="77777777">
            <w:pPr>
              <w:rPr>
                <w:rFonts w:ascii="Tahoma" w:hAnsi="Tahoma" w:cs="Tahoma"/>
                <w:b/>
                <w:bCs/>
                <w:color w:val="000000" w:themeColor="text1"/>
                <w:szCs w:val="20"/>
              </w:rPr>
            </w:pPr>
            <w:r w:rsidRPr="00FA6CF8">
              <w:rPr>
                <w:rFonts w:ascii="Tahoma" w:hAnsi="Tahoma" w:cs="Tahoma"/>
                <w:b/>
                <w:bCs/>
                <w:color w:val="000000" w:themeColor="text1"/>
                <w:szCs w:val="20"/>
                <w:lang w:val="en-US"/>
              </w:rPr>
              <w:t>Other stakeholders (Optional)</w:t>
            </w:r>
            <w:r w:rsidRPr="00FA6CF8">
              <w:rPr>
                <w:rFonts w:ascii="Tahoma" w:hAnsi="Tahoma" w:cs="Tahoma"/>
                <w:b/>
                <w:bCs/>
                <w:color w:val="000000" w:themeColor="text1"/>
                <w:szCs w:val="20"/>
              </w:rPr>
              <w:t> </w:t>
            </w:r>
          </w:p>
          <w:p w:rsidRPr="00FA6CF8" w:rsidR="00855C2C" w:rsidRDefault="00855C2C" w14:paraId="0E0317D5" w14:textId="77777777">
            <w:pPr>
              <w:rPr>
                <w:rFonts w:ascii="Tahoma" w:hAnsi="Tahoma" w:cs="Tahoma"/>
                <w:b/>
                <w:bCs/>
                <w:color w:val="000000" w:themeColor="text1"/>
                <w:szCs w:val="20"/>
              </w:rPr>
            </w:pPr>
            <w:r w:rsidRPr="00FA6CF8">
              <w:rPr>
                <w:rFonts w:ascii="Tahoma" w:hAnsi="Tahoma" w:cs="Tahoma"/>
                <w:b/>
                <w:bCs/>
                <w:i/>
                <w:iCs/>
                <w:color w:val="000000" w:themeColor="text1"/>
                <w:szCs w:val="20"/>
              </w:rPr>
              <w:t>Only include if consulted to date. e.g., Legal, Regulatory, Insights, Care, Retail Ops. </w:t>
            </w:r>
            <w:r w:rsidRPr="00FA6CF8">
              <w:rPr>
                <w:rFonts w:ascii="Tahoma" w:hAnsi="Tahoma" w:cs="Tahoma"/>
                <w:b/>
                <w:bCs/>
                <w:color w:val="000000" w:themeColor="text1"/>
                <w:szCs w:val="20"/>
              </w:rPr>
              <w:t> </w:t>
            </w:r>
          </w:p>
        </w:tc>
      </w:tr>
      <w:tr w:rsidRPr="00FA6CF8" w:rsidR="00855C2C" w14:paraId="6221EA68" w14:textId="77777777">
        <w:trPr>
          <w:trHeight w:val="300"/>
        </w:trPr>
        <w:tc>
          <w:tcPr>
            <w:tcW w:w="2595" w:type="dxa"/>
            <w:tcBorders>
              <w:top w:val="single" w:color="auto" w:sz="6" w:space="0"/>
              <w:left w:val="single" w:color="auto" w:sz="6" w:space="0"/>
              <w:bottom w:val="single" w:color="auto" w:sz="6" w:space="0"/>
              <w:right w:val="single" w:color="auto" w:sz="6" w:space="0"/>
            </w:tcBorders>
            <w:hideMark/>
          </w:tcPr>
          <w:p w:rsidRPr="00FA6CF8" w:rsidR="00855C2C" w:rsidRDefault="00855C2C" w14:paraId="0E35F617" w14:textId="77777777">
            <w:pPr>
              <w:rPr>
                <w:rFonts w:ascii="Tahoma" w:hAnsi="Tahoma" w:cs="Tahoma"/>
                <w:b/>
                <w:bCs/>
                <w:color w:val="000000" w:themeColor="text1"/>
                <w:szCs w:val="20"/>
              </w:rPr>
            </w:pPr>
            <w:r w:rsidRPr="00FA6CF8">
              <w:rPr>
                <w:rFonts w:ascii="Tahoma" w:hAnsi="Tahoma" w:cs="Tahoma"/>
                <w:b/>
                <w:bCs/>
                <w:color w:val="000000" w:themeColor="text1"/>
                <w:szCs w:val="20"/>
                <w:lang w:val="en-US"/>
              </w:rPr>
              <w:t>Role</w:t>
            </w:r>
            <w:r w:rsidRPr="00FA6CF8">
              <w:rPr>
                <w:rFonts w:ascii="Tahoma" w:hAnsi="Tahoma" w:cs="Tahoma"/>
                <w:b/>
                <w:bCs/>
                <w:color w:val="000000" w:themeColor="text1"/>
                <w:szCs w:val="20"/>
              </w:rPr>
              <w:t> </w:t>
            </w:r>
          </w:p>
        </w:tc>
        <w:tc>
          <w:tcPr>
            <w:tcW w:w="7036" w:type="dxa"/>
            <w:tcBorders>
              <w:top w:val="single" w:color="auto" w:sz="6" w:space="0"/>
              <w:left w:val="single" w:color="auto" w:sz="6" w:space="0"/>
              <w:bottom w:val="single" w:color="auto" w:sz="6" w:space="0"/>
              <w:right w:val="single" w:color="auto" w:sz="6" w:space="0"/>
            </w:tcBorders>
            <w:hideMark/>
          </w:tcPr>
          <w:p w:rsidRPr="002D4394" w:rsidR="00855C2C" w:rsidRDefault="00855C2C" w14:paraId="472E9BF5" w14:textId="77777777">
            <w:pPr>
              <w:rPr>
                <w:rFonts w:ascii="Tahoma" w:hAnsi="Tahoma" w:cs="Tahoma"/>
                <w:color w:val="000000" w:themeColor="text1"/>
                <w:szCs w:val="20"/>
              </w:rPr>
            </w:pPr>
            <w:r w:rsidRPr="002D4394">
              <w:rPr>
                <w:rFonts w:ascii="Tahoma" w:hAnsi="Tahoma" w:cs="Tahoma"/>
                <w:color w:val="000000" w:themeColor="text1"/>
                <w:szCs w:val="20"/>
                <w:lang w:val="en-US"/>
              </w:rPr>
              <w:t>Name</w:t>
            </w:r>
            <w:r w:rsidRPr="002D4394">
              <w:rPr>
                <w:rFonts w:ascii="Tahoma" w:hAnsi="Tahoma" w:cs="Tahoma"/>
                <w:color w:val="000000" w:themeColor="text1"/>
                <w:szCs w:val="20"/>
              </w:rPr>
              <w:t> </w:t>
            </w:r>
          </w:p>
        </w:tc>
      </w:tr>
      <w:tr w:rsidRPr="00FA6CF8" w:rsidR="00855C2C" w14:paraId="27C78769" w14:textId="77777777">
        <w:trPr>
          <w:trHeight w:val="300"/>
        </w:trPr>
        <w:tc>
          <w:tcPr>
            <w:tcW w:w="2595" w:type="dxa"/>
            <w:tcBorders>
              <w:top w:val="single" w:color="auto" w:sz="6" w:space="0"/>
              <w:left w:val="single" w:color="auto" w:sz="6" w:space="0"/>
              <w:bottom w:val="single" w:color="auto" w:sz="6" w:space="0"/>
              <w:right w:val="single" w:color="auto" w:sz="6" w:space="0"/>
            </w:tcBorders>
            <w:hideMark/>
          </w:tcPr>
          <w:p w:rsidRPr="00FA6CF8" w:rsidR="00855C2C" w:rsidRDefault="00855C2C" w14:paraId="4A2A80E8" w14:textId="2800FD0D">
            <w:pPr>
              <w:rPr>
                <w:rFonts w:ascii="Tahoma" w:hAnsi="Tahoma" w:cs="Tahoma"/>
                <w:b/>
                <w:bCs/>
                <w:color w:val="000000" w:themeColor="text1"/>
                <w:szCs w:val="20"/>
              </w:rPr>
            </w:pPr>
            <w:r w:rsidRPr="00FA6CF8">
              <w:rPr>
                <w:rFonts w:ascii="Tahoma" w:hAnsi="Tahoma" w:cs="Tahoma"/>
                <w:b/>
                <w:bCs/>
                <w:color w:val="000000" w:themeColor="text1"/>
                <w:szCs w:val="20"/>
              </w:rPr>
              <w:t> </w:t>
            </w:r>
            <w:r w:rsidR="005F493F">
              <w:rPr>
                <w:rFonts w:ascii="Tahoma" w:hAnsi="Tahoma" w:cs="Tahoma"/>
                <w:b/>
                <w:bCs/>
                <w:color w:val="000000" w:themeColor="text1"/>
                <w:szCs w:val="20"/>
              </w:rPr>
              <w:t>Commercial Manager</w:t>
            </w:r>
          </w:p>
        </w:tc>
        <w:tc>
          <w:tcPr>
            <w:tcW w:w="7036" w:type="dxa"/>
            <w:tcBorders>
              <w:top w:val="single" w:color="auto" w:sz="6" w:space="0"/>
              <w:left w:val="single" w:color="auto" w:sz="6" w:space="0"/>
              <w:bottom w:val="single" w:color="auto" w:sz="6" w:space="0"/>
              <w:right w:val="single" w:color="auto" w:sz="6" w:space="0"/>
            </w:tcBorders>
            <w:hideMark/>
          </w:tcPr>
          <w:p w:rsidRPr="002D4394" w:rsidR="00855C2C" w:rsidRDefault="005F493F" w14:paraId="5BA0180D" w14:textId="45E1C49C">
            <w:pPr>
              <w:rPr>
                <w:rFonts w:ascii="Tahoma" w:hAnsi="Tahoma" w:cs="Tahoma"/>
                <w:color w:val="000000" w:themeColor="text1"/>
                <w:szCs w:val="20"/>
              </w:rPr>
            </w:pPr>
            <w:r>
              <w:rPr>
                <w:rFonts w:ascii="Tahoma" w:hAnsi="Tahoma" w:cs="Tahoma"/>
                <w:color w:val="000000" w:themeColor="text1"/>
                <w:szCs w:val="20"/>
              </w:rPr>
              <w:t>Nick Hill</w:t>
            </w:r>
          </w:p>
        </w:tc>
      </w:tr>
      <w:tr w:rsidRPr="00FA6CF8" w:rsidR="00855C2C" w14:paraId="7CA73A1D" w14:textId="77777777">
        <w:trPr>
          <w:trHeight w:val="300"/>
        </w:trPr>
        <w:tc>
          <w:tcPr>
            <w:tcW w:w="2595" w:type="dxa"/>
            <w:tcBorders>
              <w:top w:val="single" w:color="auto" w:sz="6" w:space="0"/>
              <w:left w:val="single" w:color="auto" w:sz="6" w:space="0"/>
              <w:bottom w:val="single" w:color="auto" w:sz="6" w:space="0"/>
              <w:right w:val="single" w:color="auto" w:sz="6" w:space="0"/>
            </w:tcBorders>
            <w:hideMark/>
          </w:tcPr>
          <w:p w:rsidRPr="00FA6CF8" w:rsidR="00855C2C" w:rsidRDefault="00855C2C" w14:paraId="2CA29512" w14:textId="77777777">
            <w:pPr>
              <w:rPr>
                <w:rFonts w:ascii="Tahoma" w:hAnsi="Tahoma" w:cs="Tahoma"/>
                <w:b/>
                <w:bCs/>
                <w:color w:val="000000" w:themeColor="text1"/>
                <w:szCs w:val="20"/>
              </w:rPr>
            </w:pPr>
            <w:r w:rsidRPr="00FA6CF8">
              <w:rPr>
                <w:rFonts w:ascii="Tahoma" w:hAnsi="Tahoma" w:cs="Tahoma"/>
                <w:b/>
                <w:bCs/>
                <w:color w:val="000000" w:themeColor="text1"/>
                <w:szCs w:val="20"/>
              </w:rPr>
              <w:t> </w:t>
            </w:r>
          </w:p>
        </w:tc>
        <w:tc>
          <w:tcPr>
            <w:tcW w:w="7036" w:type="dxa"/>
            <w:tcBorders>
              <w:top w:val="single" w:color="auto" w:sz="6" w:space="0"/>
              <w:left w:val="single" w:color="auto" w:sz="6" w:space="0"/>
              <w:bottom w:val="single" w:color="auto" w:sz="6" w:space="0"/>
              <w:right w:val="single" w:color="auto" w:sz="6" w:space="0"/>
            </w:tcBorders>
            <w:hideMark/>
          </w:tcPr>
          <w:p w:rsidRPr="00FA6CF8" w:rsidR="00855C2C" w:rsidRDefault="00855C2C" w14:paraId="743DA9C7" w14:textId="77777777">
            <w:pPr>
              <w:rPr>
                <w:rFonts w:ascii="Tahoma" w:hAnsi="Tahoma" w:cs="Tahoma"/>
                <w:b/>
                <w:bCs/>
                <w:color w:val="000000" w:themeColor="text1"/>
                <w:szCs w:val="20"/>
              </w:rPr>
            </w:pPr>
            <w:r w:rsidRPr="00FA6CF8">
              <w:rPr>
                <w:rFonts w:ascii="Tahoma" w:hAnsi="Tahoma" w:cs="Tahoma"/>
                <w:b/>
                <w:bCs/>
                <w:color w:val="000000" w:themeColor="text1"/>
                <w:szCs w:val="20"/>
              </w:rPr>
              <w:t> </w:t>
            </w:r>
          </w:p>
        </w:tc>
      </w:tr>
      <w:tr w:rsidRPr="00FA6CF8" w:rsidR="00855C2C" w14:paraId="6A7833D4" w14:textId="77777777">
        <w:trPr>
          <w:trHeight w:val="300"/>
        </w:trPr>
        <w:tc>
          <w:tcPr>
            <w:tcW w:w="2595" w:type="dxa"/>
            <w:tcBorders>
              <w:top w:val="single" w:color="auto" w:sz="6" w:space="0"/>
              <w:left w:val="single" w:color="auto" w:sz="6" w:space="0"/>
              <w:bottom w:val="single" w:color="auto" w:sz="6" w:space="0"/>
              <w:right w:val="single" w:color="auto" w:sz="6" w:space="0"/>
            </w:tcBorders>
            <w:hideMark/>
          </w:tcPr>
          <w:p w:rsidRPr="00FA6CF8" w:rsidR="00855C2C" w:rsidRDefault="00855C2C" w14:paraId="366D706F" w14:textId="77777777">
            <w:pPr>
              <w:rPr>
                <w:rFonts w:ascii="Tahoma" w:hAnsi="Tahoma" w:cs="Tahoma"/>
                <w:b/>
                <w:bCs/>
                <w:color w:val="000000" w:themeColor="text1"/>
                <w:szCs w:val="20"/>
              </w:rPr>
            </w:pPr>
            <w:r w:rsidRPr="00FA6CF8">
              <w:rPr>
                <w:rFonts w:ascii="Tahoma" w:hAnsi="Tahoma" w:cs="Tahoma"/>
                <w:b/>
                <w:bCs/>
                <w:color w:val="000000" w:themeColor="text1"/>
                <w:szCs w:val="20"/>
              </w:rPr>
              <w:t> </w:t>
            </w:r>
          </w:p>
        </w:tc>
        <w:tc>
          <w:tcPr>
            <w:tcW w:w="7036" w:type="dxa"/>
            <w:tcBorders>
              <w:top w:val="single" w:color="auto" w:sz="6" w:space="0"/>
              <w:left w:val="single" w:color="auto" w:sz="6" w:space="0"/>
              <w:bottom w:val="single" w:color="auto" w:sz="6" w:space="0"/>
              <w:right w:val="single" w:color="auto" w:sz="6" w:space="0"/>
            </w:tcBorders>
            <w:hideMark/>
          </w:tcPr>
          <w:p w:rsidRPr="00FA6CF8" w:rsidR="00855C2C" w:rsidRDefault="00855C2C" w14:paraId="1F7F1C95" w14:textId="77777777">
            <w:pPr>
              <w:rPr>
                <w:rFonts w:ascii="Tahoma" w:hAnsi="Tahoma" w:cs="Tahoma"/>
                <w:b/>
                <w:bCs/>
                <w:color w:val="000000" w:themeColor="text1"/>
                <w:szCs w:val="20"/>
              </w:rPr>
            </w:pPr>
            <w:r w:rsidRPr="00FA6CF8">
              <w:rPr>
                <w:rFonts w:ascii="Tahoma" w:hAnsi="Tahoma" w:cs="Tahoma"/>
                <w:b/>
                <w:bCs/>
                <w:color w:val="000000" w:themeColor="text1"/>
                <w:szCs w:val="20"/>
              </w:rPr>
              <w:t> </w:t>
            </w:r>
          </w:p>
        </w:tc>
      </w:tr>
    </w:tbl>
    <w:p w:rsidR="00855C2C" w:rsidP="00855C2C" w:rsidRDefault="00855C2C" w14:paraId="20693298" w14:textId="77777777">
      <w:pPr>
        <w:rPr>
          <w:rFonts w:ascii="Tahoma" w:hAnsi="Tahoma" w:cs="Tahoma"/>
          <w:szCs w:val="20"/>
        </w:rPr>
      </w:pPr>
    </w:p>
    <w:p w:rsidR="00855C2C" w:rsidP="00855C2C" w:rsidRDefault="00855C2C" w14:paraId="7EC6BE3E" w14:textId="77777777">
      <w:pPr>
        <w:rPr>
          <w:rFonts w:ascii="Tahoma" w:hAnsi="Tahoma" w:cs="Tahoma"/>
          <w:szCs w:val="20"/>
        </w:rPr>
      </w:pPr>
    </w:p>
    <w:tbl>
      <w:tblPr>
        <w:tblW w:w="9631"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035"/>
        <w:gridCol w:w="5596"/>
      </w:tblGrid>
      <w:tr w:rsidRPr="009433B8" w:rsidR="00855C2C" w14:paraId="45FC536C" w14:textId="77777777">
        <w:trPr>
          <w:trHeight w:val="300"/>
        </w:trPr>
        <w:tc>
          <w:tcPr>
            <w:tcW w:w="9631" w:type="dxa"/>
            <w:gridSpan w:val="2"/>
            <w:tcBorders>
              <w:top w:val="single" w:color="auto" w:sz="6" w:space="0"/>
              <w:left w:val="single" w:color="auto" w:sz="6" w:space="0"/>
              <w:bottom w:val="single" w:color="auto" w:sz="6" w:space="0"/>
              <w:right w:val="single" w:color="auto" w:sz="6" w:space="0"/>
            </w:tcBorders>
            <w:shd w:val="clear" w:color="auto" w:fill="F2F2F2"/>
            <w:hideMark/>
          </w:tcPr>
          <w:p w:rsidRPr="009433B8" w:rsidR="00855C2C" w:rsidRDefault="00855C2C" w14:paraId="297D463D" w14:textId="77777777">
            <w:pPr>
              <w:jc w:val="center"/>
              <w:textAlignment w:val="baseline"/>
              <w:rPr>
                <w:rFonts w:ascii="Segoe UI" w:hAnsi="Segoe UI" w:cs="Segoe UI"/>
                <w:sz w:val="18"/>
                <w:szCs w:val="18"/>
                <w:lang w:eastAsia="en-GB"/>
              </w:rPr>
            </w:pPr>
            <w:r w:rsidRPr="009433B8">
              <w:rPr>
                <w:rFonts w:ascii="Calibri" w:hAnsi="Calibri" w:cs="Calibri"/>
                <w:b/>
                <w:bCs/>
                <w:i/>
                <w:iCs/>
                <w:sz w:val="22"/>
                <w:szCs w:val="22"/>
                <w:lang w:val="en-US" w:eastAsia="en-GB"/>
              </w:rPr>
              <w:t>For admin use only</w:t>
            </w:r>
            <w:r w:rsidRPr="009433B8">
              <w:rPr>
                <w:rFonts w:ascii="Calibri" w:hAnsi="Calibri" w:cs="Calibri"/>
                <w:sz w:val="22"/>
                <w:szCs w:val="22"/>
                <w:lang w:eastAsia="en-GB"/>
              </w:rPr>
              <w:t> </w:t>
            </w:r>
          </w:p>
        </w:tc>
      </w:tr>
      <w:tr w:rsidRPr="009433B8" w:rsidR="00855C2C" w14:paraId="32B4952B" w14:textId="77777777">
        <w:trPr>
          <w:trHeight w:val="300"/>
        </w:trPr>
        <w:tc>
          <w:tcPr>
            <w:tcW w:w="4035" w:type="dxa"/>
            <w:tcBorders>
              <w:top w:val="single" w:color="auto" w:sz="6" w:space="0"/>
              <w:left w:val="single" w:color="auto" w:sz="6" w:space="0"/>
              <w:bottom w:val="single" w:color="auto" w:sz="6" w:space="0"/>
              <w:right w:val="single" w:color="auto" w:sz="6" w:space="0"/>
            </w:tcBorders>
            <w:hideMark/>
          </w:tcPr>
          <w:p w:rsidRPr="009433B8" w:rsidR="00855C2C" w:rsidRDefault="00855C2C" w14:paraId="7C193816" w14:textId="77777777">
            <w:pPr>
              <w:textAlignment w:val="baseline"/>
              <w:rPr>
                <w:rFonts w:ascii="Tahoma" w:hAnsi="Tahoma" w:cs="Tahoma"/>
                <w:i/>
                <w:iCs/>
                <w:szCs w:val="20"/>
                <w:lang w:val="en-US"/>
              </w:rPr>
            </w:pPr>
            <w:r w:rsidRPr="009433B8">
              <w:rPr>
                <w:rFonts w:ascii="Tahoma" w:hAnsi="Tahoma" w:cs="Tahoma"/>
                <w:b/>
                <w:bCs/>
                <w:szCs w:val="20"/>
                <w:lang w:val="en-US"/>
              </w:rPr>
              <w:t>Date received by Business Engagement and </w:t>
            </w:r>
            <w:proofErr w:type="spellStart"/>
            <w:r w:rsidRPr="009433B8">
              <w:rPr>
                <w:rFonts w:ascii="Tahoma" w:hAnsi="Tahoma" w:cs="Tahoma"/>
                <w:b/>
                <w:bCs/>
                <w:szCs w:val="20"/>
                <w:lang w:val="en-US"/>
              </w:rPr>
              <w:t>Mobilisation</w:t>
            </w:r>
            <w:proofErr w:type="spellEnd"/>
            <w:r w:rsidRPr="009433B8">
              <w:rPr>
                <w:rFonts w:ascii="Tahoma" w:hAnsi="Tahoma" w:cs="Tahoma"/>
                <w:b/>
                <w:bCs/>
                <w:szCs w:val="20"/>
                <w:lang w:val="en-US"/>
              </w:rPr>
              <w:t> (BEM) team</w:t>
            </w:r>
            <w:r w:rsidRPr="009433B8">
              <w:rPr>
                <w:rFonts w:ascii="Tahoma" w:hAnsi="Tahoma" w:cs="Tahoma"/>
                <w:szCs w:val="20"/>
                <w:lang w:val="en-US"/>
              </w:rPr>
              <w:t> </w:t>
            </w:r>
            <w:r w:rsidRPr="00AF127D">
              <w:rPr>
                <w:rFonts w:ascii="Tahoma" w:hAnsi="Tahoma" w:cs="Tahoma"/>
                <w:i/>
                <w:iCs/>
                <w:szCs w:val="20"/>
                <w:lang w:val="en-US"/>
              </w:rPr>
              <w:t xml:space="preserve">– shared via Business Forum </w:t>
            </w:r>
          </w:p>
        </w:tc>
        <w:tc>
          <w:tcPr>
            <w:tcW w:w="5596" w:type="dxa"/>
            <w:tcBorders>
              <w:top w:val="single" w:color="auto" w:sz="6" w:space="0"/>
              <w:left w:val="single" w:color="auto" w:sz="6" w:space="0"/>
              <w:bottom w:val="single" w:color="auto" w:sz="6" w:space="0"/>
              <w:right w:val="single" w:color="auto" w:sz="6" w:space="0"/>
            </w:tcBorders>
            <w:hideMark/>
          </w:tcPr>
          <w:p w:rsidRPr="009433B8" w:rsidR="00855C2C" w:rsidRDefault="00064F24" w14:paraId="6E89ACBC" w14:textId="29644B60">
            <w:pPr>
              <w:textAlignment w:val="baseline"/>
              <w:rPr>
                <w:rFonts w:ascii="Segoe UI" w:hAnsi="Segoe UI" w:cs="Segoe UI"/>
                <w:sz w:val="18"/>
                <w:szCs w:val="18"/>
                <w:lang w:eastAsia="en-GB"/>
              </w:rPr>
            </w:pPr>
            <w:r>
              <w:rPr>
                <w:rFonts w:ascii="Segoe UI" w:hAnsi="Segoe UI" w:cs="Segoe UI"/>
                <w:szCs w:val="18"/>
                <w:lang w:eastAsia="en-GB"/>
              </w:rPr>
              <w:t>27/04/2026</w:t>
            </w:r>
          </w:p>
        </w:tc>
      </w:tr>
      <w:tr w:rsidRPr="009433B8" w:rsidR="00855C2C" w14:paraId="74361BAD" w14:textId="77777777">
        <w:trPr>
          <w:trHeight w:val="300"/>
        </w:trPr>
        <w:tc>
          <w:tcPr>
            <w:tcW w:w="4035" w:type="dxa"/>
            <w:tcBorders>
              <w:top w:val="single" w:color="auto" w:sz="6" w:space="0"/>
              <w:left w:val="single" w:color="auto" w:sz="6" w:space="0"/>
              <w:bottom w:val="single" w:color="auto" w:sz="6" w:space="0"/>
              <w:right w:val="single" w:color="auto" w:sz="6" w:space="0"/>
            </w:tcBorders>
            <w:hideMark/>
          </w:tcPr>
          <w:p w:rsidRPr="009433B8" w:rsidR="00855C2C" w:rsidRDefault="00855C2C" w14:paraId="54CB699D" w14:textId="77777777">
            <w:pPr>
              <w:textAlignment w:val="baseline"/>
              <w:rPr>
                <w:rFonts w:ascii="Tahoma" w:hAnsi="Tahoma" w:cs="Tahoma"/>
                <w:b/>
                <w:bCs/>
                <w:szCs w:val="20"/>
                <w:lang w:val="en-US"/>
              </w:rPr>
            </w:pPr>
            <w:r w:rsidRPr="009433B8">
              <w:rPr>
                <w:rFonts w:ascii="Tahoma" w:hAnsi="Tahoma" w:cs="Tahoma"/>
                <w:b/>
                <w:bCs/>
                <w:szCs w:val="20"/>
                <w:lang w:val="en-US"/>
              </w:rPr>
              <w:t>Vision has been reviewed with key architects / ESA domain owners? </w:t>
            </w:r>
          </w:p>
        </w:tc>
        <w:tc>
          <w:tcPr>
            <w:tcW w:w="5596" w:type="dxa"/>
            <w:tcBorders>
              <w:top w:val="single" w:color="auto" w:sz="6" w:space="0"/>
              <w:left w:val="single" w:color="auto" w:sz="6" w:space="0"/>
              <w:bottom w:val="single" w:color="auto" w:sz="6" w:space="0"/>
              <w:right w:val="single" w:color="auto" w:sz="6" w:space="0"/>
            </w:tcBorders>
            <w:hideMark/>
          </w:tcPr>
          <w:p w:rsidRPr="009433B8" w:rsidR="00855C2C" w:rsidRDefault="00855C2C" w14:paraId="1A9F8175" w14:textId="36092D88">
            <w:pPr>
              <w:textAlignment w:val="baseline"/>
              <w:rPr>
                <w:rFonts w:ascii="Segoe UI" w:hAnsi="Segoe UI" w:cs="Segoe UI"/>
                <w:sz w:val="18"/>
                <w:szCs w:val="18"/>
                <w:lang w:eastAsia="en-GB"/>
              </w:rPr>
            </w:pPr>
          </w:p>
        </w:tc>
      </w:tr>
      <w:tr w:rsidRPr="009433B8" w:rsidR="00855C2C" w14:paraId="3061D78B" w14:textId="77777777">
        <w:trPr>
          <w:trHeight w:val="300"/>
        </w:trPr>
        <w:tc>
          <w:tcPr>
            <w:tcW w:w="4035" w:type="dxa"/>
            <w:tcBorders>
              <w:top w:val="single" w:color="auto" w:sz="6" w:space="0"/>
              <w:left w:val="single" w:color="auto" w:sz="6" w:space="0"/>
              <w:bottom w:val="single" w:color="auto" w:sz="6" w:space="0"/>
              <w:right w:val="single" w:color="auto" w:sz="6" w:space="0"/>
            </w:tcBorders>
            <w:hideMark/>
          </w:tcPr>
          <w:p w:rsidRPr="009433B8" w:rsidR="00855C2C" w:rsidRDefault="00855C2C" w14:paraId="5AD0A233" w14:textId="77777777">
            <w:pPr>
              <w:textAlignment w:val="baseline"/>
              <w:rPr>
                <w:rFonts w:ascii="Tahoma" w:hAnsi="Tahoma" w:cs="Tahoma"/>
                <w:i/>
                <w:iCs/>
                <w:szCs w:val="20"/>
                <w:lang w:val="en-US"/>
              </w:rPr>
            </w:pPr>
            <w:r w:rsidRPr="009433B8">
              <w:rPr>
                <w:rFonts w:ascii="Tahoma" w:hAnsi="Tahoma" w:cs="Tahoma"/>
                <w:i/>
                <w:iCs/>
                <w:szCs w:val="20"/>
                <w:lang w:val="en-US"/>
              </w:rPr>
              <w:t>Date approved for platform assessment by BEM </w:t>
            </w:r>
          </w:p>
        </w:tc>
        <w:tc>
          <w:tcPr>
            <w:tcW w:w="5596" w:type="dxa"/>
            <w:tcBorders>
              <w:top w:val="single" w:color="auto" w:sz="6" w:space="0"/>
              <w:left w:val="single" w:color="auto" w:sz="6" w:space="0"/>
              <w:bottom w:val="single" w:color="auto" w:sz="6" w:space="0"/>
              <w:right w:val="single" w:color="auto" w:sz="6" w:space="0"/>
            </w:tcBorders>
            <w:hideMark/>
          </w:tcPr>
          <w:p w:rsidRPr="009433B8" w:rsidR="00855C2C" w:rsidRDefault="00064F24" w14:paraId="10EB5D2A" w14:textId="0CCB20F6">
            <w:pPr>
              <w:textAlignment w:val="baseline"/>
              <w:rPr>
                <w:rFonts w:ascii="Segoe UI" w:hAnsi="Segoe UI" w:cs="Segoe UI"/>
                <w:sz w:val="18"/>
                <w:szCs w:val="18"/>
                <w:lang w:eastAsia="en-GB"/>
              </w:rPr>
            </w:pPr>
            <w:r>
              <w:rPr>
                <w:rFonts w:ascii="Segoe UI" w:hAnsi="Segoe UI" w:cs="Segoe UI"/>
                <w:szCs w:val="18"/>
                <w:lang w:eastAsia="en-GB"/>
              </w:rPr>
              <w:t>tbc</w:t>
            </w:r>
          </w:p>
        </w:tc>
      </w:tr>
    </w:tbl>
    <w:p w:rsidR="00F9124D" w:rsidP="00F9124D" w:rsidRDefault="00F9124D" w14:paraId="1DFD9304" w14:textId="77777777">
      <w:pPr>
        <w:rPr>
          <w:rFonts w:cs="Arial"/>
          <w:lang w:val="en-GB"/>
        </w:rPr>
      </w:pPr>
    </w:p>
    <w:p w:rsidRPr="00B45F29" w:rsidR="00F9124D" w:rsidP="00F9124D" w:rsidRDefault="00F9124D" w14:paraId="23FDC098" w14:textId="77777777">
      <w:pPr>
        <w:rPr>
          <w:rFonts w:cs="Arial"/>
          <w:lang w:val="en-GB"/>
        </w:rPr>
      </w:pPr>
    </w:p>
    <w:p w:rsidR="00106EA3" w:rsidRDefault="00106EA3" w14:paraId="443B68D0" w14:textId="77777777">
      <w:pPr>
        <w:pStyle w:val="TOC1"/>
        <w:rPr>
          <w:sz w:val="22"/>
          <w:szCs w:val="22"/>
        </w:rPr>
      </w:pPr>
    </w:p>
    <w:p w:rsidR="005F493F" w:rsidRDefault="004F0314" w14:paraId="7F442D3B" w14:textId="1F6BFE44">
      <w:pPr>
        <w:pStyle w:val="TOC1"/>
        <w:rPr>
          <w:rFonts w:asciiTheme="minorHAnsi" w:hAnsiTheme="minorHAnsi" w:eastAsiaTheme="minorEastAsia" w:cstheme="minorBidi"/>
          <w:b w:val="0"/>
          <w:caps w:val="0"/>
          <w:noProof/>
          <w:kern w:val="2"/>
          <w:sz w:val="24"/>
          <w:szCs w:val="24"/>
          <w:lang w:eastAsia="en-GB"/>
          <w14:ligatures w14:val="standardContextual"/>
        </w:rPr>
      </w:pPr>
      <w:r>
        <w:rPr>
          <w:sz w:val="22"/>
          <w:szCs w:val="22"/>
        </w:rPr>
        <w:fldChar w:fldCharType="begin"/>
      </w:r>
      <w:r>
        <w:rPr>
          <w:sz w:val="22"/>
          <w:szCs w:val="22"/>
        </w:rPr>
        <w:instrText xml:space="preserve"> TOC \o "1-1" \h \z \u </w:instrText>
      </w:r>
      <w:r>
        <w:rPr>
          <w:sz w:val="22"/>
          <w:szCs w:val="22"/>
        </w:rPr>
        <w:fldChar w:fldCharType="separate"/>
      </w:r>
      <w:hyperlink w:history="1" w:anchor="_Toc228280489">
        <w:r w:rsidRPr="002206B7" w:rsidR="005F493F">
          <w:rPr>
            <w:rStyle w:val="Hyperlink"/>
            <w:noProof/>
          </w:rPr>
          <w:t>1.</w:t>
        </w:r>
        <w:r w:rsidR="005F493F">
          <w:rPr>
            <w:rFonts w:asciiTheme="minorHAnsi" w:hAnsiTheme="minorHAnsi" w:eastAsiaTheme="minorEastAsia" w:cstheme="minorBidi"/>
            <w:b w:val="0"/>
            <w:caps w:val="0"/>
            <w:noProof/>
            <w:kern w:val="2"/>
            <w:sz w:val="24"/>
            <w:szCs w:val="24"/>
            <w:lang w:eastAsia="en-GB"/>
            <w14:ligatures w14:val="standardContextual"/>
          </w:rPr>
          <w:tab/>
        </w:r>
        <w:r w:rsidRPr="002206B7" w:rsidR="005F493F">
          <w:rPr>
            <w:rStyle w:val="Hyperlink"/>
            <w:noProof/>
          </w:rPr>
          <w:t>PROBLEM or Opportunity Statement</w:t>
        </w:r>
        <w:r w:rsidR="005F493F">
          <w:rPr>
            <w:noProof/>
            <w:webHidden/>
          </w:rPr>
          <w:tab/>
        </w:r>
        <w:r w:rsidR="005F493F">
          <w:rPr>
            <w:noProof/>
            <w:webHidden/>
          </w:rPr>
          <w:fldChar w:fldCharType="begin"/>
        </w:r>
        <w:r w:rsidR="005F493F">
          <w:rPr>
            <w:noProof/>
            <w:webHidden/>
          </w:rPr>
          <w:instrText xml:space="preserve"> PAGEREF _Toc228280489 \h </w:instrText>
        </w:r>
        <w:r w:rsidR="005F493F">
          <w:rPr>
            <w:noProof/>
            <w:webHidden/>
          </w:rPr>
        </w:r>
        <w:r w:rsidR="005F493F">
          <w:rPr>
            <w:noProof/>
            <w:webHidden/>
          </w:rPr>
          <w:fldChar w:fldCharType="separate"/>
        </w:r>
        <w:r w:rsidR="005F493F">
          <w:rPr>
            <w:noProof/>
            <w:webHidden/>
          </w:rPr>
          <w:t>3</w:t>
        </w:r>
        <w:r w:rsidR="005F493F">
          <w:rPr>
            <w:noProof/>
            <w:webHidden/>
          </w:rPr>
          <w:fldChar w:fldCharType="end"/>
        </w:r>
      </w:hyperlink>
    </w:p>
    <w:p w:rsidR="005F493F" w:rsidRDefault="005F493F" w14:paraId="7588338E" w14:textId="40A3F759">
      <w:pPr>
        <w:pStyle w:val="TOC1"/>
        <w:rPr>
          <w:rFonts w:asciiTheme="minorHAnsi" w:hAnsiTheme="minorHAnsi" w:eastAsiaTheme="minorEastAsia" w:cstheme="minorBidi"/>
          <w:b w:val="0"/>
          <w:caps w:val="0"/>
          <w:noProof/>
          <w:kern w:val="2"/>
          <w:sz w:val="24"/>
          <w:szCs w:val="24"/>
          <w:lang w:eastAsia="en-GB"/>
          <w14:ligatures w14:val="standardContextual"/>
        </w:rPr>
      </w:pPr>
      <w:hyperlink w:history="1" w:anchor="_Toc228280490">
        <w:r w:rsidRPr="002206B7">
          <w:rPr>
            <w:rStyle w:val="Hyperlink"/>
            <w:noProof/>
          </w:rPr>
          <w:t>2.</w:t>
        </w:r>
        <w:r>
          <w:rPr>
            <w:rFonts w:asciiTheme="minorHAnsi" w:hAnsiTheme="minorHAnsi" w:eastAsiaTheme="minorEastAsia" w:cstheme="minorBidi"/>
            <w:b w:val="0"/>
            <w:caps w:val="0"/>
            <w:noProof/>
            <w:kern w:val="2"/>
            <w:sz w:val="24"/>
            <w:szCs w:val="24"/>
            <w:lang w:eastAsia="en-GB"/>
            <w14:ligatures w14:val="standardContextual"/>
          </w:rPr>
          <w:tab/>
        </w:r>
        <w:r w:rsidRPr="002206B7">
          <w:rPr>
            <w:rStyle w:val="Hyperlink"/>
            <w:noProof/>
          </w:rPr>
          <w:t>Objectives / Goals</w:t>
        </w:r>
        <w:r>
          <w:rPr>
            <w:noProof/>
            <w:webHidden/>
          </w:rPr>
          <w:tab/>
        </w:r>
        <w:r>
          <w:rPr>
            <w:noProof/>
            <w:webHidden/>
          </w:rPr>
          <w:fldChar w:fldCharType="begin"/>
        </w:r>
        <w:r>
          <w:rPr>
            <w:noProof/>
            <w:webHidden/>
          </w:rPr>
          <w:instrText xml:space="preserve"> PAGEREF _Toc228280490 \h </w:instrText>
        </w:r>
        <w:r>
          <w:rPr>
            <w:noProof/>
            <w:webHidden/>
          </w:rPr>
        </w:r>
        <w:r>
          <w:rPr>
            <w:noProof/>
            <w:webHidden/>
          </w:rPr>
          <w:fldChar w:fldCharType="separate"/>
        </w:r>
        <w:r>
          <w:rPr>
            <w:noProof/>
            <w:webHidden/>
          </w:rPr>
          <w:t>3</w:t>
        </w:r>
        <w:r>
          <w:rPr>
            <w:noProof/>
            <w:webHidden/>
          </w:rPr>
          <w:fldChar w:fldCharType="end"/>
        </w:r>
      </w:hyperlink>
    </w:p>
    <w:p w:rsidR="005F493F" w:rsidRDefault="005F493F" w14:paraId="052EC9FF" w14:textId="6E8C801E">
      <w:pPr>
        <w:pStyle w:val="TOC1"/>
        <w:rPr>
          <w:rFonts w:asciiTheme="minorHAnsi" w:hAnsiTheme="minorHAnsi" w:eastAsiaTheme="minorEastAsia" w:cstheme="minorBidi"/>
          <w:b w:val="0"/>
          <w:caps w:val="0"/>
          <w:noProof/>
          <w:kern w:val="2"/>
          <w:sz w:val="24"/>
          <w:szCs w:val="24"/>
          <w:lang w:eastAsia="en-GB"/>
          <w14:ligatures w14:val="standardContextual"/>
        </w:rPr>
      </w:pPr>
      <w:hyperlink w:history="1" w:anchor="_Toc228280491">
        <w:r w:rsidRPr="002206B7">
          <w:rPr>
            <w:rStyle w:val="Hyperlink"/>
            <w:noProof/>
          </w:rPr>
          <w:t>3.</w:t>
        </w:r>
        <w:r>
          <w:rPr>
            <w:rFonts w:asciiTheme="minorHAnsi" w:hAnsiTheme="minorHAnsi" w:eastAsiaTheme="minorEastAsia" w:cstheme="minorBidi"/>
            <w:b w:val="0"/>
            <w:caps w:val="0"/>
            <w:noProof/>
            <w:kern w:val="2"/>
            <w:sz w:val="24"/>
            <w:szCs w:val="24"/>
            <w:lang w:eastAsia="en-GB"/>
            <w14:ligatures w14:val="standardContextual"/>
          </w:rPr>
          <w:tab/>
        </w:r>
        <w:r w:rsidRPr="002206B7">
          <w:rPr>
            <w:rStyle w:val="Hyperlink"/>
            <w:noProof/>
          </w:rPr>
          <w:t>BUSINESS JUSTIFICATION &amp; BENEFITS</w:t>
        </w:r>
        <w:r>
          <w:rPr>
            <w:noProof/>
            <w:webHidden/>
          </w:rPr>
          <w:tab/>
        </w:r>
        <w:r>
          <w:rPr>
            <w:noProof/>
            <w:webHidden/>
          </w:rPr>
          <w:fldChar w:fldCharType="begin"/>
        </w:r>
        <w:r>
          <w:rPr>
            <w:noProof/>
            <w:webHidden/>
          </w:rPr>
          <w:instrText xml:space="preserve"> PAGEREF _Toc228280491 \h </w:instrText>
        </w:r>
        <w:r>
          <w:rPr>
            <w:noProof/>
            <w:webHidden/>
          </w:rPr>
        </w:r>
        <w:r>
          <w:rPr>
            <w:noProof/>
            <w:webHidden/>
          </w:rPr>
          <w:fldChar w:fldCharType="separate"/>
        </w:r>
        <w:r>
          <w:rPr>
            <w:noProof/>
            <w:webHidden/>
          </w:rPr>
          <w:t>4</w:t>
        </w:r>
        <w:r>
          <w:rPr>
            <w:noProof/>
            <w:webHidden/>
          </w:rPr>
          <w:fldChar w:fldCharType="end"/>
        </w:r>
      </w:hyperlink>
    </w:p>
    <w:p w:rsidR="005F493F" w:rsidRDefault="005F493F" w14:paraId="6F07F567" w14:textId="0F80E0EC">
      <w:pPr>
        <w:pStyle w:val="TOC1"/>
        <w:rPr>
          <w:rFonts w:asciiTheme="minorHAnsi" w:hAnsiTheme="minorHAnsi" w:eastAsiaTheme="minorEastAsia" w:cstheme="minorBidi"/>
          <w:b w:val="0"/>
          <w:caps w:val="0"/>
          <w:noProof/>
          <w:kern w:val="2"/>
          <w:sz w:val="24"/>
          <w:szCs w:val="24"/>
          <w:lang w:eastAsia="en-GB"/>
          <w14:ligatures w14:val="standardContextual"/>
        </w:rPr>
      </w:pPr>
      <w:hyperlink w:history="1" w:anchor="_Toc228280492">
        <w:r w:rsidRPr="002206B7">
          <w:rPr>
            <w:rStyle w:val="Hyperlink"/>
            <w:noProof/>
          </w:rPr>
          <w:t>4.</w:t>
        </w:r>
        <w:r>
          <w:rPr>
            <w:rFonts w:asciiTheme="minorHAnsi" w:hAnsiTheme="minorHAnsi" w:eastAsiaTheme="minorEastAsia" w:cstheme="minorBidi"/>
            <w:b w:val="0"/>
            <w:caps w:val="0"/>
            <w:noProof/>
            <w:kern w:val="2"/>
            <w:sz w:val="24"/>
            <w:szCs w:val="24"/>
            <w:lang w:eastAsia="en-GB"/>
            <w14:ligatures w14:val="standardContextual"/>
          </w:rPr>
          <w:tab/>
        </w:r>
        <w:r w:rsidRPr="002206B7">
          <w:rPr>
            <w:rStyle w:val="Hyperlink"/>
            <w:noProof/>
          </w:rPr>
          <w:t>SCOPE</w:t>
        </w:r>
        <w:r>
          <w:rPr>
            <w:noProof/>
            <w:webHidden/>
          </w:rPr>
          <w:tab/>
        </w:r>
        <w:r>
          <w:rPr>
            <w:noProof/>
            <w:webHidden/>
          </w:rPr>
          <w:fldChar w:fldCharType="begin"/>
        </w:r>
        <w:r>
          <w:rPr>
            <w:noProof/>
            <w:webHidden/>
          </w:rPr>
          <w:instrText xml:space="preserve"> PAGEREF _Toc228280492 \h </w:instrText>
        </w:r>
        <w:r>
          <w:rPr>
            <w:noProof/>
            <w:webHidden/>
          </w:rPr>
        </w:r>
        <w:r>
          <w:rPr>
            <w:noProof/>
            <w:webHidden/>
          </w:rPr>
          <w:fldChar w:fldCharType="separate"/>
        </w:r>
        <w:r>
          <w:rPr>
            <w:noProof/>
            <w:webHidden/>
          </w:rPr>
          <w:t>4</w:t>
        </w:r>
        <w:r>
          <w:rPr>
            <w:noProof/>
            <w:webHidden/>
          </w:rPr>
          <w:fldChar w:fldCharType="end"/>
        </w:r>
      </w:hyperlink>
    </w:p>
    <w:p w:rsidR="005F493F" w:rsidRDefault="005F493F" w14:paraId="1F5E7259" w14:textId="0E39A675">
      <w:pPr>
        <w:pStyle w:val="TOC1"/>
        <w:rPr>
          <w:rFonts w:asciiTheme="minorHAnsi" w:hAnsiTheme="minorHAnsi" w:eastAsiaTheme="minorEastAsia" w:cstheme="minorBidi"/>
          <w:b w:val="0"/>
          <w:caps w:val="0"/>
          <w:noProof/>
          <w:kern w:val="2"/>
          <w:sz w:val="24"/>
          <w:szCs w:val="24"/>
          <w:lang w:eastAsia="en-GB"/>
          <w14:ligatures w14:val="standardContextual"/>
        </w:rPr>
      </w:pPr>
      <w:hyperlink w:history="1" w:anchor="_Toc228280493">
        <w:r w:rsidRPr="002206B7">
          <w:rPr>
            <w:rStyle w:val="Hyperlink"/>
            <w:noProof/>
          </w:rPr>
          <w:t>5.</w:t>
        </w:r>
        <w:r>
          <w:rPr>
            <w:rFonts w:asciiTheme="minorHAnsi" w:hAnsiTheme="minorHAnsi" w:eastAsiaTheme="minorEastAsia" w:cstheme="minorBidi"/>
            <w:b w:val="0"/>
            <w:caps w:val="0"/>
            <w:noProof/>
            <w:kern w:val="2"/>
            <w:sz w:val="24"/>
            <w:szCs w:val="24"/>
            <w:lang w:eastAsia="en-GB"/>
            <w14:ligatures w14:val="standardContextual"/>
          </w:rPr>
          <w:tab/>
        </w:r>
        <w:r w:rsidRPr="002206B7">
          <w:rPr>
            <w:rStyle w:val="Hyperlink"/>
            <w:noProof/>
          </w:rPr>
          <w:t>Business OUtcomes</w:t>
        </w:r>
        <w:r>
          <w:rPr>
            <w:noProof/>
            <w:webHidden/>
          </w:rPr>
          <w:tab/>
        </w:r>
        <w:r>
          <w:rPr>
            <w:noProof/>
            <w:webHidden/>
          </w:rPr>
          <w:fldChar w:fldCharType="begin"/>
        </w:r>
        <w:r>
          <w:rPr>
            <w:noProof/>
            <w:webHidden/>
          </w:rPr>
          <w:instrText xml:space="preserve"> PAGEREF _Toc228280493 \h </w:instrText>
        </w:r>
        <w:r>
          <w:rPr>
            <w:noProof/>
            <w:webHidden/>
          </w:rPr>
        </w:r>
        <w:r>
          <w:rPr>
            <w:noProof/>
            <w:webHidden/>
          </w:rPr>
          <w:fldChar w:fldCharType="separate"/>
        </w:r>
        <w:r>
          <w:rPr>
            <w:noProof/>
            <w:webHidden/>
          </w:rPr>
          <w:t>4</w:t>
        </w:r>
        <w:r>
          <w:rPr>
            <w:noProof/>
            <w:webHidden/>
          </w:rPr>
          <w:fldChar w:fldCharType="end"/>
        </w:r>
      </w:hyperlink>
    </w:p>
    <w:p w:rsidR="005F493F" w:rsidRDefault="005F493F" w14:paraId="0555729D" w14:textId="09257850">
      <w:pPr>
        <w:pStyle w:val="TOC1"/>
        <w:rPr>
          <w:rFonts w:asciiTheme="minorHAnsi" w:hAnsiTheme="minorHAnsi" w:eastAsiaTheme="minorEastAsia" w:cstheme="minorBidi"/>
          <w:b w:val="0"/>
          <w:caps w:val="0"/>
          <w:noProof/>
          <w:kern w:val="2"/>
          <w:sz w:val="24"/>
          <w:szCs w:val="24"/>
          <w:lang w:eastAsia="en-GB"/>
          <w14:ligatures w14:val="standardContextual"/>
        </w:rPr>
      </w:pPr>
      <w:hyperlink w:history="1" w:anchor="_Toc228280494">
        <w:r w:rsidRPr="002206B7">
          <w:rPr>
            <w:rStyle w:val="Hyperlink"/>
            <w:noProof/>
          </w:rPr>
          <w:t>6.</w:t>
        </w:r>
        <w:r>
          <w:rPr>
            <w:rFonts w:asciiTheme="minorHAnsi" w:hAnsiTheme="minorHAnsi" w:eastAsiaTheme="minorEastAsia" w:cstheme="minorBidi"/>
            <w:b w:val="0"/>
            <w:caps w:val="0"/>
            <w:noProof/>
            <w:kern w:val="2"/>
            <w:sz w:val="24"/>
            <w:szCs w:val="24"/>
            <w:lang w:eastAsia="en-GB"/>
            <w14:ligatures w14:val="standardContextual"/>
          </w:rPr>
          <w:tab/>
        </w:r>
        <w:r w:rsidRPr="002206B7">
          <w:rPr>
            <w:rStyle w:val="Hyperlink"/>
            <w:noProof/>
          </w:rPr>
          <w:t>Customer Impacts</w:t>
        </w:r>
        <w:r>
          <w:rPr>
            <w:noProof/>
            <w:webHidden/>
          </w:rPr>
          <w:tab/>
        </w:r>
        <w:r>
          <w:rPr>
            <w:noProof/>
            <w:webHidden/>
          </w:rPr>
          <w:fldChar w:fldCharType="begin"/>
        </w:r>
        <w:r>
          <w:rPr>
            <w:noProof/>
            <w:webHidden/>
          </w:rPr>
          <w:instrText xml:space="preserve"> PAGEREF _Toc228280494 \h </w:instrText>
        </w:r>
        <w:r>
          <w:rPr>
            <w:noProof/>
            <w:webHidden/>
          </w:rPr>
        </w:r>
        <w:r>
          <w:rPr>
            <w:noProof/>
            <w:webHidden/>
          </w:rPr>
          <w:fldChar w:fldCharType="separate"/>
        </w:r>
        <w:r>
          <w:rPr>
            <w:noProof/>
            <w:webHidden/>
          </w:rPr>
          <w:t>5</w:t>
        </w:r>
        <w:r>
          <w:rPr>
            <w:noProof/>
            <w:webHidden/>
          </w:rPr>
          <w:fldChar w:fldCharType="end"/>
        </w:r>
      </w:hyperlink>
    </w:p>
    <w:p w:rsidR="005F493F" w:rsidRDefault="005F493F" w14:paraId="3A1A9FF1" w14:textId="7DDAC0B0">
      <w:pPr>
        <w:pStyle w:val="TOC1"/>
        <w:rPr>
          <w:rFonts w:asciiTheme="minorHAnsi" w:hAnsiTheme="minorHAnsi" w:eastAsiaTheme="minorEastAsia" w:cstheme="minorBidi"/>
          <w:b w:val="0"/>
          <w:caps w:val="0"/>
          <w:noProof/>
          <w:kern w:val="2"/>
          <w:sz w:val="24"/>
          <w:szCs w:val="24"/>
          <w:lang w:eastAsia="en-GB"/>
          <w14:ligatures w14:val="standardContextual"/>
        </w:rPr>
      </w:pPr>
      <w:hyperlink w:history="1" w:anchor="_Toc228280495">
        <w:r w:rsidRPr="002206B7">
          <w:rPr>
            <w:rStyle w:val="Hyperlink"/>
            <w:noProof/>
          </w:rPr>
          <w:t>7.</w:t>
        </w:r>
        <w:r>
          <w:rPr>
            <w:rFonts w:asciiTheme="minorHAnsi" w:hAnsiTheme="minorHAnsi" w:eastAsiaTheme="minorEastAsia" w:cstheme="minorBidi"/>
            <w:b w:val="0"/>
            <w:caps w:val="0"/>
            <w:noProof/>
            <w:kern w:val="2"/>
            <w:sz w:val="24"/>
            <w:szCs w:val="24"/>
            <w:lang w:eastAsia="en-GB"/>
            <w14:ligatures w14:val="standardContextual"/>
          </w:rPr>
          <w:tab/>
        </w:r>
        <w:r w:rsidRPr="002206B7">
          <w:rPr>
            <w:rStyle w:val="Hyperlink"/>
            <w:noProof/>
          </w:rPr>
          <w:t>ASpirational timelines</w:t>
        </w:r>
        <w:r>
          <w:rPr>
            <w:noProof/>
            <w:webHidden/>
          </w:rPr>
          <w:tab/>
        </w:r>
        <w:r>
          <w:rPr>
            <w:noProof/>
            <w:webHidden/>
          </w:rPr>
          <w:fldChar w:fldCharType="begin"/>
        </w:r>
        <w:r>
          <w:rPr>
            <w:noProof/>
            <w:webHidden/>
          </w:rPr>
          <w:instrText xml:space="preserve"> PAGEREF _Toc228280495 \h </w:instrText>
        </w:r>
        <w:r>
          <w:rPr>
            <w:noProof/>
            <w:webHidden/>
          </w:rPr>
        </w:r>
        <w:r>
          <w:rPr>
            <w:noProof/>
            <w:webHidden/>
          </w:rPr>
          <w:fldChar w:fldCharType="separate"/>
        </w:r>
        <w:r>
          <w:rPr>
            <w:noProof/>
            <w:webHidden/>
          </w:rPr>
          <w:t>5</w:t>
        </w:r>
        <w:r>
          <w:rPr>
            <w:noProof/>
            <w:webHidden/>
          </w:rPr>
          <w:fldChar w:fldCharType="end"/>
        </w:r>
      </w:hyperlink>
    </w:p>
    <w:p w:rsidR="005F493F" w:rsidRDefault="005F493F" w14:paraId="2A76AF27" w14:textId="61999164">
      <w:pPr>
        <w:pStyle w:val="TOC1"/>
        <w:rPr>
          <w:rFonts w:asciiTheme="minorHAnsi" w:hAnsiTheme="minorHAnsi" w:eastAsiaTheme="minorEastAsia" w:cstheme="minorBidi"/>
          <w:b w:val="0"/>
          <w:caps w:val="0"/>
          <w:noProof/>
          <w:kern w:val="2"/>
          <w:sz w:val="24"/>
          <w:szCs w:val="24"/>
          <w:lang w:eastAsia="en-GB"/>
          <w14:ligatures w14:val="standardContextual"/>
        </w:rPr>
      </w:pPr>
      <w:hyperlink w:history="1" w:anchor="_Toc228280496">
        <w:r w:rsidRPr="002206B7">
          <w:rPr>
            <w:rStyle w:val="Hyperlink"/>
            <w:noProof/>
          </w:rPr>
          <w:t>8.</w:t>
        </w:r>
        <w:r>
          <w:rPr>
            <w:rFonts w:asciiTheme="minorHAnsi" w:hAnsiTheme="minorHAnsi" w:eastAsiaTheme="minorEastAsia" w:cstheme="minorBidi"/>
            <w:b w:val="0"/>
            <w:caps w:val="0"/>
            <w:noProof/>
            <w:kern w:val="2"/>
            <w:sz w:val="24"/>
            <w:szCs w:val="24"/>
            <w:lang w:eastAsia="en-GB"/>
            <w14:ligatures w14:val="standardContextual"/>
          </w:rPr>
          <w:tab/>
        </w:r>
        <w:r w:rsidRPr="002206B7">
          <w:rPr>
            <w:rStyle w:val="Hyperlink"/>
            <w:noProof/>
          </w:rPr>
          <w:t>Budget</w:t>
        </w:r>
        <w:r>
          <w:rPr>
            <w:noProof/>
            <w:webHidden/>
          </w:rPr>
          <w:tab/>
        </w:r>
        <w:r>
          <w:rPr>
            <w:noProof/>
            <w:webHidden/>
          </w:rPr>
          <w:fldChar w:fldCharType="begin"/>
        </w:r>
        <w:r>
          <w:rPr>
            <w:noProof/>
            <w:webHidden/>
          </w:rPr>
          <w:instrText xml:space="preserve"> PAGEREF _Toc228280496 \h </w:instrText>
        </w:r>
        <w:r>
          <w:rPr>
            <w:noProof/>
            <w:webHidden/>
          </w:rPr>
        </w:r>
        <w:r>
          <w:rPr>
            <w:noProof/>
            <w:webHidden/>
          </w:rPr>
          <w:fldChar w:fldCharType="separate"/>
        </w:r>
        <w:r>
          <w:rPr>
            <w:noProof/>
            <w:webHidden/>
          </w:rPr>
          <w:t>6</w:t>
        </w:r>
        <w:r>
          <w:rPr>
            <w:noProof/>
            <w:webHidden/>
          </w:rPr>
          <w:fldChar w:fldCharType="end"/>
        </w:r>
      </w:hyperlink>
    </w:p>
    <w:p w:rsidR="005F493F" w:rsidRDefault="005F493F" w14:paraId="262A3367" w14:textId="4A5C8EB6">
      <w:pPr>
        <w:pStyle w:val="TOC1"/>
        <w:rPr>
          <w:rFonts w:asciiTheme="minorHAnsi" w:hAnsiTheme="minorHAnsi" w:eastAsiaTheme="minorEastAsia" w:cstheme="minorBidi"/>
          <w:b w:val="0"/>
          <w:caps w:val="0"/>
          <w:noProof/>
          <w:kern w:val="2"/>
          <w:sz w:val="24"/>
          <w:szCs w:val="24"/>
          <w:lang w:eastAsia="en-GB"/>
          <w14:ligatures w14:val="standardContextual"/>
        </w:rPr>
      </w:pPr>
      <w:hyperlink w:history="1" w:anchor="_Toc228280497">
        <w:r w:rsidRPr="002206B7">
          <w:rPr>
            <w:rStyle w:val="Hyperlink"/>
            <w:noProof/>
          </w:rPr>
          <w:t>9.</w:t>
        </w:r>
        <w:r>
          <w:rPr>
            <w:rFonts w:asciiTheme="minorHAnsi" w:hAnsiTheme="minorHAnsi" w:eastAsiaTheme="minorEastAsia" w:cstheme="minorBidi"/>
            <w:b w:val="0"/>
            <w:caps w:val="0"/>
            <w:noProof/>
            <w:kern w:val="2"/>
            <w:sz w:val="24"/>
            <w:szCs w:val="24"/>
            <w:lang w:eastAsia="en-GB"/>
            <w14:ligatures w14:val="standardContextual"/>
          </w:rPr>
          <w:tab/>
        </w:r>
        <w:r w:rsidRPr="002206B7">
          <w:rPr>
            <w:rStyle w:val="Hyperlink"/>
            <w:noProof/>
          </w:rPr>
          <w:t>Initial Risks, Assumptions, Dependencies</w:t>
        </w:r>
        <w:r>
          <w:rPr>
            <w:noProof/>
            <w:webHidden/>
          </w:rPr>
          <w:tab/>
        </w:r>
        <w:r>
          <w:rPr>
            <w:noProof/>
            <w:webHidden/>
          </w:rPr>
          <w:fldChar w:fldCharType="begin"/>
        </w:r>
        <w:r>
          <w:rPr>
            <w:noProof/>
            <w:webHidden/>
          </w:rPr>
          <w:instrText xml:space="preserve"> PAGEREF _Toc228280497 \h </w:instrText>
        </w:r>
        <w:r>
          <w:rPr>
            <w:noProof/>
            <w:webHidden/>
          </w:rPr>
        </w:r>
        <w:r>
          <w:rPr>
            <w:noProof/>
            <w:webHidden/>
          </w:rPr>
          <w:fldChar w:fldCharType="separate"/>
        </w:r>
        <w:r>
          <w:rPr>
            <w:noProof/>
            <w:webHidden/>
          </w:rPr>
          <w:t>6</w:t>
        </w:r>
        <w:r>
          <w:rPr>
            <w:noProof/>
            <w:webHidden/>
          </w:rPr>
          <w:fldChar w:fldCharType="end"/>
        </w:r>
      </w:hyperlink>
    </w:p>
    <w:p w:rsidR="005F493F" w:rsidRDefault="005F493F" w14:paraId="3C02ADCA" w14:textId="15A6F7C6">
      <w:pPr>
        <w:pStyle w:val="TOC1"/>
        <w:rPr>
          <w:rFonts w:asciiTheme="minorHAnsi" w:hAnsiTheme="minorHAnsi" w:eastAsiaTheme="minorEastAsia" w:cstheme="minorBidi"/>
          <w:b w:val="0"/>
          <w:caps w:val="0"/>
          <w:noProof/>
          <w:kern w:val="2"/>
          <w:sz w:val="24"/>
          <w:szCs w:val="24"/>
          <w:lang w:eastAsia="en-GB"/>
          <w14:ligatures w14:val="standardContextual"/>
        </w:rPr>
      </w:pPr>
      <w:hyperlink w:history="1" w:anchor="_Toc228280498">
        <w:r w:rsidRPr="002206B7">
          <w:rPr>
            <w:rStyle w:val="Hyperlink"/>
            <w:noProof/>
          </w:rPr>
          <w:t>10.</w:t>
        </w:r>
        <w:r>
          <w:rPr>
            <w:rFonts w:asciiTheme="minorHAnsi" w:hAnsiTheme="minorHAnsi" w:eastAsiaTheme="minorEastAsia" w:cstheme="minorBidi"/>
            <w:b w:val="0"/>
            <w:caps w:val="0"/>
            <w:noProof/>
            <w:kern w:val="2"/>
            <w:sz w:val="24"/>
            <w:szCs w:val="24"/>
            <w:lang w:eastAsia="en-GB"/>
            <w14:ligatures w14:val="standardContextual"/>
          </w:rPr>
          <w:tab/>
        </w:r>
        <w:r w:rsidRPr="002206B7">
          <w:rPr>
            <w:rStyle w:val="Hyperlink"/>
            <w:noProof/>
          </w:rPr>
          <w:t>Glossary</w:t>
        </w:r>
        <w:r>
          <w:rPr>
            <w:noProof/>
            <w:webHidden/>
          </w:rPr>
          <w:tab/>
        </w:r>
        <w:r>
          <w:rPr>
            <w:noProof/>
            <w:webHidden/>
          </w:rPr>
          <w:fldChar w:fldCharType="begin"/>
        </w:r>
        <w:r>
          <w:rPr>
            <w:noProof/>
            <w:webHidden/>
          </w:rPr>
          <w:instrText xml:space="preserve"> PAGEREF _Toc228280498 \h </w:instrText>
        </w:r>
        <w:r>
          <w:rPr>
            <w:noProof/>
            <w:webHidden/>
          </w:rPr>
        </w:r>
        <w:r>
          <w:rPr>
            <w:noProof/>
            <w:webHidden/>
          </w:rPr>
          <w:fldChar w:fldCharType="separate"/>
        </w:r>
        <w:r>
          <w:rPr>
            <w:noProof/>
            <w:webHidden/>
          </w:rPr>
          <w:t>7</w:t>
        </w:r>
        <w:r>
          <w:rPr>
            <w:noProof/>
            <w:webHidden/>
          </w:rPr>
          <w:fldChar w:fldCharType="end"/>
        </w:r>
      </w:hyperlink>
    </w:p>
    <w:p w:rsidR="005F493F" w:rsidRDefault="005F493F" w14:paraId="4DD20123" w14:textId="55100B48">
      <w:pPr>
        <w:pStyle w:val="TOC1"/>
        <w:rPr>
          <w:rFonts w:asciiTheme="minorHAnsi" w:hAnsiTheme="minorHAnsi" w:eastAsiaTheme="minorEastAsia" w:cstheme="minorBidi"/>
          <w:b w:val="0"/>
          <w:caps w:val="0"/>
          <w:noProof/>
          <w:kern w:val="2"/>
          <w:sz w:val="24"/>
          <w:szCs w:val="24"/>
          <w:lang w:eastAsia="en-GB"/>
          <w14:ligatures w14:val="standardContextual"/>
        </w:rPr>
      </w:pPr>
      <w:hyperlink w:history="1" w:anchor="_Toc228280499">
        <w:r w:rsidRPr="002206B7">
          <w:rPr>
            <w:rStyle w:val="Hyperlink"/>
            <w:noProof/>
          </w:rPr>
          <w:t>11.</w:t>
        </w:r>
        <w:r>
          <w:rPr>
            <w:rFonts w:asciiTheme="minorHAnsi" w:hAnsiTheme="minorHAnsi" w:eastAsiaTheme="minorEastAsia" w:cstheme="minorBidi"/>
            <w:b w:val="0"/>
            <w:caps w:val="0"/>
            <w:noProof/>
            <w:kern w:val="2"/>
            <w:sz w:val="24"/>
            <w:szCs w:val="24"/>
            <w:lang w:eastAsia="en-GB"/>
            <w14:ligatures w14:val="standardContextual"/>
          </w:rPr>
          <w:tab/>
        </w:r>
        <w:r w:rsidRPr="002206B7">
          <w:rPr>
            <w:rStyle w:val="Hyperlink"/>
            <w:noProof/>
          </w:rPr>
          <w:t>DISTRIBUTION LIST</w:t>
        </w:r>
        <w:r>
          <w:rPr>
            <w:noProof/>
            <w:webHidden/>
          </w:rPr>
          <w:tab/>
        </w:r>
        <w:r>
          <w:rPr>
            <w:noProof/>
            <w:webHidden/>
          </w:rPr>
          <w:fldChar w:fldCharType="begin"/>
        </w:r>
        <w:r>
          <w:rPr>
            <w:noProof/>
            <w:webHidden/>
          </w:rPr>
          <w:instrText xml:space="preserve"> PAGEREF _Toc228280499 \h </w:instrText>
        </w:r>
        <w:r>
          <w:rPr>
            <w:noProof/>
            <w:webHidden/>
          </w:rPr>
        </w:r>
        <w:r>
          <w:rPr>
            <w:noProof/>
            <w:webHidden/>
          </w:rPr>
          <w:fldChar w:fldCharType="separate"/>
        </w:r>
        <w:r>
          <w:rPr>
            <w:noProof/>
            <w:webHidden/>
          </w:rPr>
          <w:t>7</w:t>
        </w:r>
        <w:r>
          <w:rPr>
            <w:noProof/>
            <w:webHidden/>
          </w:rPr>
          <w:fldChar w:fldCharType="end"/>
        </w:r>
      </w:hyperlink>
    </w:p>
    <w:p w:rsidR="005F493F" w:rsidRDefault="005F493F" w14:paraId="0C8284FE" w14:textId="4F5ED805">
      <w:pPr>
        <w:pStyle w:val="TOC1"/>
        <w:rPr>
          <w:rFonts w:asciiTheme="minorHAnsi" w:hAnsiTheme="minorHAnsi" w:eastAsiaTheme="minorEastAsia" w:cstheme="minorBidi"/>
          <w:b w:val="0"/>
          <w:caps w:val="0"/>
          <w:noProof/>
          <w:kern w:val="2"/>
          <w:sz w:val="24"/>
          <w:szCs w:val="24"/>
          <w:lang w:eastAsia="en-GB"/>
          <w14:ligatures w14:val="standardContextual"/>
        </w:rPr>
      </w:pPr>
      <w:hyperlink w:history="1" w:anchor="_Toc228280500">
        <w:r w:rsidRPr="002206B7">
          <w:rPr>
            <w:rStyle w:val="Hyperlink"/>
            <w:noProof/>
            <w:lang w:val="en"/>
          </w:rPr>
          <w:t>12.</w:t>
        </w:r>
        <w:r>
          <w:rPr>
            <w:rFonts w:asciiTheme="minorHAnsi" w:hAnsiTheme="minorHAnsi" w:eastAsiaTheme="minorEastAsia" w:cstheme="minorBidi"/>
            <w:b w:val="0"/>
            <w:caps w:val="0"/>
            <w:noProof/>
            <w:kern w:val="2"/>
            <w:sz w:val="24"/>
            <w:szCs w:val="24"/>
            <w:lang w:eastAsia="en-GB"/>
            <w14:ligatures w14:val="standardContextual"/>
          </w:rPr>
          <w:tab/>
        </w:r>
        <w:r w:rsidRPr="002206B7">
          <w:rPr>
            <w:rStyle w:val="Hyperlink"/>
            <w:noProof/>
            <w:lang w:val="en"/>
          </w:rPr>
          <w:t>Key Stakeholders</w:t>
        </w:r>
        <w:r>
          <w:rPr>
            <w:noProof/>
            <w:webHidden/>
          </w:rPr>
          <w:tab/>
        </w:r>
        <w:r>
          <w:rPr>
            <w:noProof/>
            <w:webHidden/>
          </w:rPr>
          <w:fldChar w:fldCharType="begin"/>
        </w:r>
        <w:r>
          <w:rPr>
            <w:noProof/>
            <w:webHidden/>
          </w:rPr>
          <w:instrText xml:space="preserve"> PAGEREF _Toc228280500 \h </w:instrText>
        </w:r>
        <w:r>
          <w:rPr>
            <w:noProof/>
            <w:webHidden/>
          </w:rPr>
        </w:r>
        <w:r>
          <w:rPr>
            <w:noProof/>
            <w:webHidden/>
          </w:rPr>
          <w:fldChar w:fldCharType="separate"/>
        </w:r>
        <w:r>
          <w:rPr>
            <w:noProof/>
            <w:webHidden/>
          </w:rPr>
          <w:t>8</w:t>
        </w:r>
        <w:r>
          <w:rPr>
            <w:noProof/>
            <w:webHidden/>
          </w:rPr>
          <w:fldChar w:fldCharType="end"/>
        </w:r>
      </w:hyperlink>
    </w:p>
    <w:p w:rsidR="00603FDB" w:rsidP="00E42A0E" w:rsidRDefault="004F0314" w14:paraId="7EF62BC2" w14:textId="0634BF9F">
      <w:pPr>
        <w:pStyle w:val="TOC1"/>
      </w:pPr>
      <w:r>
        <w:fldChar w:fldCharType="end"/>
      </w:r>
    </w:p>
    <w:p w:rsidR="00B30D30" w:rsidP="00E42A0E" w:rsidRDefault="00603FDB" w14:paraId="44F99ECC" w14:textId="77777777">
      <w:r>
        <w:br w:type="page"/>
      </w:r>
    </w:p>
    <w:p w:rsidRPr="007D0C66" w:rsidR="00337120" w:rsidP="007D0C66" w:rsidRDefault="00337120" w14:paraId="2419CABA" w14:textId="77777777"/>
    <w:p w:rsidR="003072EC" w:rsidP="00393AD6" w:rsidRDefault="00B30D30" w14:paraId="0C8304A2" w14:textId="77777777">
      <w:pPr>
        <w:pStyle w:val="Heading1"/>
        <w:jc w:val="left"/>
      </w:pPr>
      <w:bookmarkStart w:name="_Toc228280489" w:id="0"/>
      <w:r>
        <w:t>PROBLEM or Opportunity Statement</w:t>
      </w:r>
      <w:bookmarkEnd w:id="0"/>
    </w:p>
    <w:p w:rsidRPr="0084432A" w:rsidR="009C33A2" w:rsidP="009C33A2" w:rsidRDefault="009C33A2" w14:paraId="69388AA3" w14:textId="77777777">
      <w:pPr>
        <w:rPr>
          <w:b/>
          <w:bCs/>
        </w:rPr>
      </w:pPr>
    </w:p>
    <w:p w:rsidRPr="00694E25" w:rsidR="00984096" w:rsidP="00984096" w:rsidRDefault="00984096" w14:paraId="28221D4D" w14:textId="77777777">
      <w:pPr>
        <w:spacing w:after="160" w:line="278" w:lineRule="auto"/>
        <w:rPr>
          <w:b/>
          <w:bCs/>
          <w:i/>
          <w:iCs/>
          <w:color w:val="000000" w:themeColor="text1"/>
        </w:rPr>
      </w:pPr>
      <w:r w:rsidRPr="00694E25">
        <w:rPr>
          <w:b/>
          <w:bCs/>
          <w:i/>
          <w:iCs/>
          <w:color w:val="000000" w:themeColor="text1"/>
        </w:rPr>
        <w:t>While 5G Standalone (5GSA) services are already offered to SMB wholesale partners via the standard delivery route, Plan.com is currently unable to consume 5GSA through this route due to historic, bespoke APN routing implemented prior to the introduction of 5GSA.</w:t>
      </w:r>
    </w:p>
    <w:p w:rsidRPr="00694E25" w:rsidR="00C528DF" w:rsidP="00C528DF" w:rsidRDefault="00C528DF" w14:paraId="2CC7A9F2" w14:textId="75E80F00">
      <w:pPr>
        <w:spacing w:after="160" w:line="278" w:lineRule="auto"/>
        <w:rPr>
          <w:b w:val="1"/>
          <w:bCs w:val="1"/>
          <w:color w:val="000000" w:themeColor="text1"/>
        </w:rPr>
      </w:pPr>
      <w:r w:rsidRPr="6361EE7D" w:rsidR="00984096">
        <w:rPr>
          <w:b w:val="1"/>
          <w:bCs w:val="1"/>
          <w:i w:val="1"/>
          <w:iCs w:val="1"/>
          <w:color w:val="000000" w:themeColor="text1" w:themeTint="FF" w:themeShade="FF"/>
        </w:rPr>
        <w:t xml:space="preserve">As a result, although Plan.com meets the eligibility criteria for 5GSA, the service is effectively blocked by the current technical design. This initiative therefore </w:t>
      </w:r>
      <w:r w:rsidRPr="6361EE7D" w:rsidR="00984096">
        <w:rPr>
          <w:b w:val="1"/>
          <w:bCs w:val="1"/>
          <w:i w:val="1"/>
          <w:iCs w:val="1"/>
          <w:color w:val="000000" w:themeColor="text1" w:themeTint="FF" w:themeShade="FF"/>
        </w:rPr>
        <w:t>seeks</w:t>
      </w:r>
      <w:r w:rsidRPr="6361EE7D" w:rsidR="00984096">
        <w:rPr>
          <w:b w:val="1"/>
          <w:bCs w:val="1"/>
          <w:i w:val="1"/>
          <w:iCs w:val="1"/>
          <w:color w:val="000000" w:themeColor="text1" w:themeTint="FF" w:themeShade="FF"/>
        </w:rPr>
        <w:t xml:space="preserve"> to enable service parity for Plan.com and to address regulatory obligations associated with offering equivalent services to SMB wholesale partners.</w:t>
      </w:r>
    </w:p>
    <w:p w:rsidR="6361EE7D" w:rsidP="6361EE7D" w:rsidRDefault="6361EE7D" w14:paraId="7329A7DA" w14:textId="10DBE2C5">
      <w:pPr>
        <w:spacing w:after="160" w:line="278" w:lineRule="auto"/>
        <w:rPr>
          <w:b w:val="1"/>
          <w:bCs w:val="1"/>
          <w:i w:val="1"/>
          <w:iCs w:val="1"/>
          <w:color w:val="000000" w:themeColor="text1" w:themeTint="FF" w:themeShade="FF"/>
        </w:rPr>
      </w:pPr>
    </w:p>
    <w:p w:rsidRPr="00694E25" w:rsidR="00883561" w:rsidP="00883561" w:rsidRDefault="00883561" w14:paraId="5230A7BF" w14:textId="77777777">
      <w:pPr>
        <w:pStyle w:val="ListParagraph"/>
        <w:numPr>
          <w:ilvl w:val="0"/>
          <w:numId w:val="28"/>
        </w:numPr>
        <w:spacing w:after="160" w:line="278" w:lineRule="auto"/>
        <w:rPr>
          <w:b/>
          <w:bCs/>
          <w:i/>
          <w:iCs/>
          <w:color w:val="000000" w:themeColor="text1"/>
        </w:rPr>
      </w:pPr>
      <w:r w:rsidRPr="00694E25">
        <w:rPr>
          <w:b/>
          <w:bCs/>
          <w:i/>
          <w:iCs/>
          <w:color w:val="000000" w:themeColor="text1"/>
        </w:rPr>
        <w:t>The current assumption is that delivery of this change will be funded by VMO2. The requirement to enable 5GSA arises from historic APN design decisions implemented by VMO2 and is not attributable to a Plan.com</w:t>
      </w:r>
      <w:r w:rsidRPr="00694E25">
        <w:rPr>
          <w:b/>
          <w:bCs/>
          <w:i/>
          <w:iCs/>
          <w:color w:val="000000" w:themeColor="text1"/>
        </w:rPr>
        <w:noBreakHyphen/>
      </w:r>
      <w:r w:rsidRPr="00694E25">
        <w:rPr>
          <w:b/>
          <w:bCs/>
          <w:i/>
          <w:iCs/>
          <w:color w:val="000000" w:themeColor="text1"/>
        </w:rPr>
        <w:t>initiated change request.</w:t>
      </w:r>
    </w:p>
    <w:p w:rsidRPr="00694E25" w:rsidR="00883561" w:rsidP="00883561" w:rsidRDefault="00883561" w14:paraId="2FA0365C" w14:textId="77777777">
      <w:pPr>
        <w:pStyle w:val="ListParagraph"/>
        <w:numPr>
          <w:ilvl w:val="0"/>
          <w:numId w:val="28"/>
        </w:numPr>
        <w:spacing w:after="160" w:line="278" w:lineRule="auto"/>
        <w:rPr>
          <w:b/>
          <w:bCs/>
          <w:i/>
          <w:iCs/>
          <w:color w:val="000000" w:themeColor="text1"/>
        </w:rPr>
      </w:pPr>
      <w:r w:rsidRPr="00694E25">
        <w:rPr>
          <w:b/>
          <w:bCs/>
          <w:i/>
          <w:iCs/>
          <w:color w:val="000000" w:themeColor="text1"/>
        </w:rPr>
        <w:t>Consideration of cost responsibility for any future strategic re</w:t>
      </w:r>
      <w:r w:rsidRPr="00694E25">
        <w:rPr>
          <w:b/>
          <w:bCs/>
          <w:i/>
          <w:iCs/>
          <w:color w:val="000000" w:themeColor="text1"/>
        </w:rPr>
        <w:noBreakHyphen/>
      </w:r>
      <w:r w:rsidRPr="00694E25">
        <w:rPr>
          <w:b/>
          <w:bCs/>
          <w:i/>
          <w:iCs/>
          <w:color w:val="000000" w:themeColor="text1"/>
        </w:rPr>
        <w:t>alignment of Plan.com onto a fully standardised SMB architecture is outside the scope of this Vision Document.</w:t>
      </w:r>
    </w:p>
    <w:p w:rsidRPr="00694E25" w:rsidR="00C528DF" w:rsidP="00042190" w:rsidRDefault="00C528DF" w14:paraId="44DE32F2" w14:textId="156EAEB2">
      <w:pPr>
        <w:spacing w:after="160" w:line="278" w:lineRule="auto"/>
        <w:ind w:left="720"/>
        <w:rPr>
          <w:color w:val="000000" w:themeColor="text1"/>
        </w:rPr>
      </w:pPr>
      <w:r w:rsidRPr="00694E25">
        <w:rPr>
          <w:color w:val="000000" w:themeColor="text1"/>
        </w:rPr>
        <w:t>.</w:t>
      </w:r>
    </w:p>
    <w:p w:rsidRPr="00470969" w:rsidR="00C528DF" w:rsidP="00C528DF" w:rsidRDefault="00C528DF" w14:paraId="679DD37F" w14:textId="77777777">
      <w:pPr>
        <w:spacing w:after="160" w:line="278" w:lineRule="auto"/>
      </w:pPr>
    </w:p>
    <w:p w:rsidRPr="00084F65" w:rsidR="00F248B7" w:rsidP="00F248B7" w:rsidRDefault="00F248B7" w14:paraId="6AE7FDD2" w14:textId="77777777">
      <w:pPr>
        <w:pStyle w:val="ListParagraph"/>
        <w:ind w:left="2160"/>
        <w:rPr>
          <w:i/>
          <w:szCs w:val="20"/>
        </w:rPr>
      </w:pPr>
    </w:p>
    <w:p w:rsidRPr="008D33A1" w:rsidR="003072EC" w:rsidP="00393AD6" w:rsidRDefault="003072EC" w14:paraId="78C1916A" w14:textId="77777777">
      <w:pPr>
        <w:pStyle w:val="Heading1"/>
        <w:jc w:val="left"/>
      </w:pPr>
      <w:bookmarkStart w:name="_Toc468785155" w:id="1"/>
      <w:bookmarkStart w:name="_Toc228280490" w:id="2"/>
      <w:r w:rsidRPr="008D33A1">
        <w:t>Objectives</w:t>
      </w:r>
      <w:bookmarkEnd w:id="1"/>
      <w:r w:rsidR="001E29F3">
        <w:t xml:space="preserve"> / Goals</w:t>
      </w:r>
      <w:bookmarkEnd w:id="2"/>
    </w:p>
    <w:p w:rsidR="00CE7636" w:rsidP="00A96AA8" w:rsidRDefault="00CE7636" w14:paraId="64905980" w14:textId="77777777">
      <w:pPr>
        <w:ind w:left="360" w:firstLine="360"/>
        <w:rPr>
          <w:i/>
        </w:rPr>
      </w:pPr>
      <w:bookmarkStart w:name="_Toc468785156" w:id="3"/>
    </w:p>
    <w:p w:rsidR="009C33A2" w:rsidP="00A96AA8" w:rsidRDefault="009C33A2" w14:paraId="3EFA3F8C" w14:textId="200FC97D">
      <w:pPr>
        <w:ind w:left="360" w:firstLine="360"/>
        <w:rPr>
          <w:iCs/>
        </w:rPr>
      </w:pPr>
      <w:r>
        <w:rPr>
          <w:iCs/>
        </w:rPr>
        <w:t xml:space="preserve">To enable 5GSA for Plan.com </w:t>
      </w:r>
    </w:p>
    <w:p w:rsidR="00D461CF" w:rsidP="00A96AA8" w:rsidRDefault="00D461CF" w14:paraId="177A3C3D" w14:textId="77777777">
      <w:pPr>
        <w:ind w:left="360" w:firstLine="360"/>
        <w:rPr>
          <w:iCs/>
        </w:rPr>
      </w:pPr>
    </w:p>
    <w:p w:rsidR="00D461CF" w:rsidP="00A96AA8" w:rsidRDefault="00D461CF" w14:paraId="2007441D" w14:textId="7625EEBC">
      <w:pPr>
        <w:ind w:left="360" w:firstLine="360"/>
        <w:rPr>
          <w:iCs/>
        </w:rPr>
      </w:pPr>
      <w:r>
        <w:rPr>
          <w:iCs/>
        </w:rPr>
        <w:t xml:space="preserve">HLD of </w:t>
      </w:r>
      <w:proofErr w:type="spellStart"/>
      <w:r>
        <w:rPr>
          <w:iCs/>
        </w:rPr>
        <w:t>Plan.com’s</w:t>
      </w:r>
      <w:proofErr w:type="spellEnd"/>
      <w:r>
        <w:rPr>
          <w:iCs/>
        </w:rPr>
        <w:t xml:space="preserve"> APN attached for clarification</w:t>
      </w:r>
    </w:p>
    <w:p w:rsidR="00D461CF" w:rsidP="00A96AA8" w:rsidRDefault="00D461CF" w14:paraId="69ADF62E" w14:textId="77777777">
      <w:pPr>
        <w:ind w:left="360" w:firstLine="360"/>
        <w:rPr>
          <w:iCs/>
        </w:rPr>
      </w:pPr>
    </w:p>
    <w:bookmarkStart w:name="_MON_1838366474" w:id="4"/>
    <w:bookmarkEnd w:id="4"/>
    <w:p w:rsidR="00D461CF" w:rsidP="00A96AA8" w:rsidRDefault="00D461CF" w14:paraId="53DB2631" w14:textId="1D0813B9">
      <w:pPr>
        <w:ind w:left="360" w:firstLine="360"/>
        <w:rPr>
          <w:iCs/>
        </w:rPr>
      </w:pPr>
      <w:r>
        <w:rPr>
          <w:iCs/>
        </w:rPr>
        <w:object w:dxaOrig="1504" w:dyaOrig="982" w14:anchorId="59E96D9B">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75pt;height:48.75pt" o:ole="" type="#_x0000_t75">
            <v:imagedata o:title="" r:id="rId11"/>
          </v:shape>
          <o:OLEObject Type="Embed" ProgID="Word.Document.12" ShapeID="_x0000_i1025" DrawAspect="Icon" ObjectID="_1840000494" r:id="rId12">
            <o:FieldCodes>\s</o:FieldCodes>
          </o:OLEObject>
        </w:object>
      </w:r>
    </w:p>
    <w:p w:rsidR="007729C0" w:rsidP="00A96AA8" w:rsidRDefault="007729C0" w14:paraId="278CD47A" w14:textId="77777777">
      <w:pPr>
        <w:ind w:left="360" w:firstLine="360"/>
        <w:rPr>
          <w:iCs/>
        </w:rPr>
      </w:pPr>
    </w:p>
    <w:p w:rsidR="04329AB3" w:rsidP="7A3FD30D" w:rsidRDefault="04329AB3" w14:paraId="1BF51B72" w14:textId="5CC069EE">
      <w:pPr>
        <w:ind w:left="360" w:firstLine="360"/>
        <w:rPr>
          <w:ins w:author="Gemma Bacon" w:date="2026-05-21T17:45:16.08Z" w16du:dateUtc="2026-05-21T17:45:16.08Z" w:id="2021092301"/>
        </w:rPr>
      </w:pPr>
      <w:ins w:author="Gemma Bacon" w:date="2026-05-21T17:45:28.977Z" w16du:dateUtc="2026-05-21T17:45:28.977Z" w:id="2004371092">
        <w:r w:rsidR="04329AB3">
          <w:t>Considerations by the network team</w:t>
        </w:r>
      </w:ins>
    </w:p>
    <w:p w:rsidR="007729C0" w:rsidP="00A96AA8" w:rsidRDefault="007729C0" w14:paraId="462308F7" w14:textId="0A2852BF">
      <w:pPr>
        <w:ind w:left="360" w:firstLine="360"/>
        <w:rPr>
          <w:iCs/>
        </w:rPr>
      </w:pPr>
      <w:r>
        <w:rPr>
          <w:iCs/>
        </w:rPr>
        <w:t>Network packet core design advised this would be a small change in networks as 5GSA was only blocked for them, steps are below:</w:t>
      </w:r>
    </w:p>
    <w:p w:rsidR="007729C0" w:rsidP="00A96AA8" w:rsidRDefault="007729C0" w14:paraId="3A873D1A" w14:textId="77777777">
      <w:pPr>
        <w:ind w:left="360" w:firstLine="360"/>
        <w:rPr>
          <w:iCs/>
        </w:rPr>
      </w:pPr>
    </w:p>
    <w:p w:rsidRPr="007729C0" w:rsidR="007729C0" w:rsidP="007729C0" w:rsidRDefault="007729C0" w14:paraId="5BBF526B" w14:textId="77777777">
      <w:pPr>
        <w:ind w:left="360" w:firstLine="360"/>
        <w:rPr>
          <w:iCs/>
          <w:lang w:val="en-GB"/>
        </w:rPr>
      </w:pPr>
      <w:r w:rsidRPr="007729C0">
        <w:rPr>
          <w:iCs/>
          <w:lang w:val="en-GB"/>
        </w:rPr>
        <w:t>Plan.com is a special case as currently uses consumer signalling and corporate user plane, although long term we want to move them back onto corporate signalling. </w:t>
      </w:r>
    </w:p>
    <w:p w:rsidRPr="007729C0" w:rsidR="007729C0" w:rsidP="007729C0" w:rsidRDefault="007729C0" w14:paraId="55C9B5C7" w14:textId="77777777">
      <w:pPr>
        <w:ind w:left="360" w:firstLine="360"/>
        <w:rPr>
          <w:iCs/>
          <w:lang w:val="en-GB"/>
        </w:rPr>
      </w:pPr>
      <w:r w:rsidRPr="007729C0">
        <w:rPr>
          <w:iCs/>
          <w:lang w:val="en-GB"/>
        </w:rPr>
        <w:t>Steps needed for plan to go live with 5GSA  </w:t>
      </w:r>
    </w:p>
    <w:p w:rsidRPr="007729C0" w:rsidR="007729C0" w:rsidP="007729C0" w:rsidRDefault="007729C0" w14:paraId="364F6424" w14:textId="77777777">
      <w:pPr>
        <w:ind w:left="360" w:firstLine="360"/>
        <w:rPr>
          <w:iCs/>
          <w:lang w:val="en-GB"/>
        </w:rPr>
      </w:pPr>
      <w:r w:rsidRPr="007729C0">
        <w:rPr>
          <w:iCs/>
          <w:lang w:val="en-GB"/>
        </w:rPr>
        <w:t xml:space="preserve">As it stands </w:t>
      </w:r>
      <w:proofErr w:type="gramStart"/>
      <w:r w:rsidRPr="007729C0">
        <w:rPr>
          <w:iCs/>
          <w:lang w:val="en-GB"/>
        </w:rPr>
        <w:t>( assume</w:t>
      </w:r>
      <w:proofErr w:type="gramEnd"/>
      <w:r w:rsidRPr="007729C0">
        <w:rPr>
          <w:iCs/>
          <w:lang w:val="en-GB"/>
        </w:rPr>
        <w:t xml:space="preserve"> all is ok with 5GSA monetisation phase 2c) </w:t>
      </w:r>
    </w:p>
    <w:p w:rsidRPr="007729C0" w:rsidR="007729C0" w:rsidP="007729C0" w:rsidRDefault="007729C0" w14:paraId="1EC1928B" w14:textId="77777777">
      <w:pPr>
        <w:numPr>
          <w:ilvl w:val="0"/>
          <w:numId w:val="26"/>
        </w:numPr>
        <w:rPr>
          <w:iCs/>
          <w:lang w:val="en-GB"/>
        </w:rPr>
      </w:pPr>
      <w:r w:rsidRPr="007729C0">
        <w:rPr>
          <w:iCs/>
          <w:lang w:val="en-GB"/>
        </w:rPr>
        <w:t xml:space="preserve">Check that plan.com RADIUS as </w:t>
      </w:r>
      <w:proofErr w:type="spellStart"/>
      <w:r w:rsidRPr="007729C0">
        <w:rPr>
          <w:iCs/>
          <w:lang w:val="en-GB"/>
        </w:rPr>
        <w:t>tgis</w:t>
      </w:r>
      <w:proofErr w:type="spellEnd"/>
      <w:r w:rsidRPr="007729C0">
        <w:rPr>
          <w:iCs/>
          <w:lang w:val="en-GB"/>
        </w:rPr>
        <w:t xml:space="preserve"> uses the Radius accounting and authentication parameters NSAPI. As part of the standards this </w:t>
      </w:r>
      <w:proofErr w:type="gramStart"/>
      <w:r w:rsidRPr="007729C0">
        <w:rPr>
          <w:iCs/>
          <w:lang w:val="en-GB"/>
        </w:rPr>
        <w:t>changes  in</w:t>
      </w:r>
      <w:proofErr w:type="gramEnd"/>
      <w:r w:rsidRPr="007729C0">
        <w:rPr>
          <w:iCs/>
          <w:lang w:val="en-GB"/>
        </w:rPr>
        <w:t xml:space="preserve"> RAT type from 5 or 6 in 1-4 G but 5GSA will use 8. If Plan are using NSAPI to track the session they need to make some changes. We should also probably plan with them for a launch on 5G-SA. </w:t>
      </w:r>
    </w:p>
    <w:p w:rsidRPr="007729C0" w:rsidR="007729C0" w:rsidP="007729C0" w:rsidRDefault="007729C0" w14:paraId="031FB3B2" w14:textId="77777777">
      <w:pPr>
        <w:numPr>
          <w:ilvl w:val="0"/>
          <w:numId w:val="26"/>
        </w:numPr>
        <w:rPr>
          <w:iCs/>
          <w:lang w:val="en-GB"/>
        </w:rPr>
      </w:pPr>
      <w:r w:rsidRPr="007729C0">
        <w:rPr>
          <w:iCs/>
          <w:lang w:val="en-GB"/>
        </w:rPr>
        <w:t>Include 5GSA into plan rel5 subscriptions </w:t>
      </w:r>
    </w:p>
    <w:p w:rsidRPr="007729C0" w:rsidR="007729C0" w:rsidP="007729C0" w:rsidRDefault="007729C0" w14:paraId="723D54EE" w14:textId="77777777">
      <w:pPr>
        <w:numPr>
          <w:ilvl w:val="0"/>
          <w:numId w:val="26"/>
        </w:numPr>
        <w:rPr>
          <w:iCs/>
          <w:lang w:val="en-GB"/>
        </w:rPr>
      </w:pPr>
      <w:r w:rsidRPr="007729C0">
        <w:rPr>
          <w:iCs/>
          <w:lang w:val="en-GB"/>
        </w:rPr>
        <w:t>Include IMSI sims in AMF</w:t>
      </w:r>
    </w:p>
    <w:p w:rsidRPr="007729C0" w:rsidR="007729C0" w:rsidP="007729C0" w:rsidRDefault="007729C0" w14:paraId="35F0212E" w14:textId="77777777">
      <w:pPr>
        <w:numPr>
          <w:ilvl w:val="0"/>
          <w:numId w:val="26"/>
        </w:numPr>
        <w:rPr>
          <w:iCs/>
          <w:lang w:val="en-GB"/>
        </w:rPr>
      </w:pPr>
      <w:r w:rsidRPr="007729C0">
        <w:rPr>
          <w:iCs/>
          <w:lang w:val="en-GB"/>
        </w:rPr>
        <w:t>Include IMSI range in IWK on the MME</w:t>
      </w:r>
    </w:p>
    <w:p w:rsidRPr="009C33A2" w:rsidR="007729C0" w:rsidP="00A96AA8" w:rsidRDefault="007729C0" w14:paraId="7A8BD80F" w14:textId="77777777">
      <w:pPr>
        <w:ind w:left="360" w:firstLine="360"/>
        <w:rPr>
          <w:del w:author="Gemma Bacon" w:date="2026-05-21T17:45:48.992Z" w16du:dateUtc="2026-05-21T17:45:48.992Z" w:id="1378973764"/>
        </w:rPr>
      </w:pPr>
    </w:p>
    <w:p w:rsidR="00A96AA8" w:rsidP="7A3FD30D" w:rsidRDefault="00101978" w14:paraId="0599CFBC" w14:textId="7A826B8C">
      <w:pPr>
        <w:rPr>
          <w:del w:author="Gemma Bacon" w:date="2026-05-21T17:45:48.992Z" w16du:dateUtc="2026-05-21T17:45:48.992Z" w:id="1358853577"/>
          <w:rFonts w:eastAsia="Arial Unicode MS"/>
          <w:i w:val="1"/>
          <w:iCs w:val="1"/>
        </w:rPr>
      </w:pPr>
      <w:del w:author="Gemma Bacon" w:date="2026-05-21T17:45:41.335Z" w16du:dateUtc="2026-05-21T17:45:41.335Z" w:id="144066741">
        <w:r w:rsidRPr="7A3FD30D" w:rsidDel="00101978">
          <w:rPr>
            <w:rFonts w:eastAsia="Arial Unicode MS"/>
            <w:i w:val="1"/>
            <w:iCs w:val="1"/>
          </w:rPr>
          <w:delText xml:space="preserve">We would also need to ensure that they could provision on a 5GSA tariff and that customers are able to access. </w:delText>
        </w:r>
        <w:r w:rsidRPr="7A3FD30D" w:rsidDel="00AD3FA1">
          <w:rPr>
            <w:rFonts w:eastAsia="Arial Unicode MS"/>
            <w:i w:val="1"/>
            <w:iCs w:val="1"/>
          </w:rPr>
          <w:delText xml:space="preserve">I am not sure where plan.com provision to and from. </w:delText>
        </w:r>
      </w:del>
    </w:p>
    <w:p w:rsidR="00101978" w:rsidP="7A3FD30D" w:rsidRDefault="00101978" w14:paraId="4829A180" w14:textId="77777777">
      <w:pPr>
        <w:rPr>
          <w:del w:author="Gemma Bacon" w:date="2026-05-21T17:45:48.991Z" w16du:dateUtc="2026-05-21T17:45:48.991Z" w:id="771274352"/>
          <w:rFonts w:eastAsia="Arial Unicode MS"/>
          <w:i w:val="1"/>
          <w:iCs w:val="1"/>
        </w:rPr>
      </w:pPr>
    </w:p>
    <w:p w:rsidR="00101978" w:rsidP="7A3FD30D" w:rsidRDefault="00101978" w14:paraId="3D956874" w14:textId="77777777">
      <w:pPr>
        <w:rPr>
          <w:del w:author="Gemma Bacon" w:date="2026-05-21T17:45:48.99Z" w16du:dateUtc="2026-05-21T17:45:48.99Z" w:id="654728804"/>
          <w:rFonts w:eastAsia="Arial Unicode MS"/>
          <w:i w:val="1"/>
          <w:iCs w:val="1"/>
        </w:rPr>
      </w:pPr>
    </w:p>
    <w:p w:rsidR="00101978" w:rsidP="00961B9D" w:rsidRDefault="00101978" w14:paraId="3F00555F" w14:textId="77777777">
      <w:pPr>
        <w:rPr>
          <w:rFonts w:eastAsia="Arial Unicode MS"/>
          <w:i/>
        </w:rPr>
      </w:pPr>
    </w:p>
    <w:p w:rsidR="001561A9" w:rsidP="001561A9" w:rsidRDefault="001561A9" w14:paraId="78C31F48" w14:textId="77777777">
      <w:pPr>
        <w:pStyle w:val="Heading1"/>
        <w:jc w:val="left"/>
      </w:pPr>
      <w:bookmarkStart w:name="_Toc228280491" w:id="5"/>
      <w:r w:rsidRPr="00F273B9">
        <w:t>BUSINESS JUSTIFICATION &amp; BENEFITS</w:t>
      </w:r>
      <w:bookmarkEnd w:id="5"/>
    </w:p>
    <w:p w:rsidRPr="008D1D93" w:rsidR="008D1D93" w:rsidP="008D1D93" w:rsidRDefault="008D1D93" w14:paraId="372219A3" w14:textId="77777777"/>
    <w:p w:rsidRPr="003022D6" w:rsidR="00A74879" w:rsidP="009C33A2" w:rsidRDefault="009C33A2" w14:paraId="2EBC2D84" w14:textId="359D685F">
      <w:pPr>
        <w:spacing w:after="200" w:line="276" w:lineRule="auto"/>
        <w:ind w:left="360"/>
        <w:rPr>
          <w:rFonts w:eastAsia="Arial Unicode MS"/>
          <w:iCs/>
        </w:rPr>
      </w:pPr>
      <w:r>
        <w:rPr>
          <w:rFonts w:eastAsia="Arial Unicode MS"/>
          <w:iCs/>
        </w:rPr>
        <w:t xml:space="preserve">Regulatory have confirmed that as we are offering 5GSA to all other SMB customers we MUST be able to offer it to plan as we may have to deal with some regulatory competition law challenges </w:t>
      </w:r>
    </w:p>
    <w:p w:rsidR="00A74879" w:rsidP="00961B9D" w:rsidRDefault="00A74879" w14:paraId="4BF08303" w14:textId="77777777">
      <w:pPr>
        <w:rPr>
          <w:rFonts w:eastAsia="Arial Unicode MS"/>
          <w:i/>
        </w:rPr>
      </w:pPr>
    </w:p>
    <w:p w:rsidRPr="007B3401" w:rsidR="003072EC" w:rsidP="00016411" w:rsidRDefault="003072EC" w14:paraId="26290A68" w14:textId="77777777">
      <w:pPr>
        <w:pStyle w:val="Heading1"/>
        <w:jc w:val="left"/>
        <w:rPr>
          <w:rFonts w:eastAsia="Arial Unicode MS"/>
        </w:rPr>
      </w:pPr>
      <w:bookmarkStart w:name="_Toc228280492" w:id="6"/>
      <w:r w:rsidRPr="007B3401">
        <w:rPr>
          <w:rFonts w:eastAsia="Arial Unicode MS"/>
        </w:rPr>
        <w:t>SCOPE</w:t>
      </w:r>
      <w:bookmarkEnd w:id="3"/>
      <w:bookmarkEnd w:id="6"/>
    </w:p>
    <w:p w:rsidRPr="008D33A1" w:rsidR="003072EC" w:rsidP="00367F52" w:rsidRDefault="003072EC" w14:paraId="0F8103D6" w14:textId="77777777">
      <w:pPr>
        <w:pStyle w:val="Heading2"/>
        <w:keepNext/>
        <w:widowControl w:val="0"/>
        <w:numPr>
          <w:ilvl w:val="1"/>
          <w:numId w:val="3"/>
        </w:numPr>
        <w:spacing w:before="120" w:after="60" w:line="240" w:lineRule="atLeast"/>
      </w:pPr>
      <w:bookmarkStart w:name="_Toc468785157" w:id="7"/>
      <w:r w:rsidRPr="008D33A1">
        <w:t>In Scope</w:t>
      </w:r>
      <w:bookmarkEnd w:id="7"/>
    </w:p>
    <w:p w:rsidRPr="001A03A5" w:rsidR="00C50091" w:rsidP="00C50091" w:rsidRDefault="00C50091" w14:paraId="6B5C16A4" w14:textId="6CB12D60">
      <w:pPr>
        <w:spacing w:after="160" w:line="278" w:lineRule="auto"/>
        <w:ind w:firstLine="576"/>
        <w:rPr>
          <w:del w:author="Gemma Bacon" w:date="2026-05-21T17:40:01.099Z" w16du:dateUtc="2026-05-21T17:40:01.099Z" w:id="722565349"/>
          <w:color w:val="000000" w:themeColor="text1"/>
        </w:rPr>
      </w:pPr>
      <w:del w:author="Gemma Bacon" w:date="2026-05-21T17:40:05.416Z" w16du:dateUtc="2026-05-21T17:40:05.416Z" w:id="360771919">
        <w:r w:rsidRPr="6361EE7D" w:rsidDel="00C50091">
          <w:rPr>
            <w:color w:val="000000" w:themeColor="text1" w:themeTint="FF" w:themeShade="FF"/>
          </w:rPr>
          <w:delText>• Enablement of 5G Standalone (5GSA) capability specifically for Plan.com, addressing technical constraints that prevent consumption of the existing SMB 5GSA service.</w:delText>
        </w:r>
      </w:del>
    </w:p>
    <w:p w:rsidR="6361EE7D" w:rsidP="6361EE7D" w:rsidRDefault="6361EE7D" w14:paraId="7C5C9E6C" w14:textId="4F787528">
      <w:pPr>
        <w:spacing w:after="160" w:line="278" w:lineRule="auto"/>
        <w:ind w:firstLine="0"/>
        <w:rPr>
          <w:del w:author="Gemma Bacon" w:date="2026-05-21T17:39:55.673Z" w16du:dateUtc="2026-05-21T17:39:55.673Z" w:id="1827981992"/>
          <w:color w:val="000000" w:themeColor="text1" w:themeTint="FF" w:themeShade="FF"/>
        </w:rPr>
        <w:pPrChange w:author="Gemma Bacon" w:date="2026-05-21T17:39:59.366Z">
          <w:pPr>
            <w:spacing w:after="160" w:line="278" w:lineRule="auto"/>
            <w:ind w:firstLine="576"/>
          </w:pPr>
        </w:pPrChange>
      </w:pPr>
    </w:p>
    <w:p w:rsidR="6361EE7D" w:rsidP="6361EE7D" w:rsidRDefault="6361EE7D" w14:paraId="11ACC21B" w14:textId="1DAF32D5">
      <w:pPr>
        <w:spacing w:after="160" w:line="278" w:lineRule="auto"/>
        <w:ind w:firstLine="0"/>
        <w:rPr>
          <w:del w:author="Gemma Bacon" w:date="2026-05-21T17:40:05.415Z" w16du:dateUtc="2026-05-21T17:40:05.415Z" w:id="1919971010"/>
          <w:color w:val="000000" w:themeColor="text1" w:themeTint="FF" w:themeShade="FF"/>
        </w:rPr>
        <w:pPrChange w:author="Gemma Bacon" w:date="2026-05-21T17:39:58.082Z">
          <w:pPr>
            <w:spacing w:after="160" w:line="278" w:lineRule="auto"/>
            <w:ind w:firstLine="576"/>
          </w:pPr>
        </w:pPrChange>
      </w:pPr>
    </w:p>
    <w:p w:rsidRPr="00470969" w:rsidR="00EB4B5B" w:rsidP="00EB4B5B" w:rsidRDefault="00EB4B5B" w14:paraId="7E3E0E78" w14:textId="77777777">
      <w:pPr>
        <w:numPr>
          <w:ilvl w:val="0"/>
          <w:numId w:val="30"/>
        </w:numPr>
        <w:spacing w:after="160" w:line="278" w:lineRule="auto"/>
        <w:rPr>
          <w:del w:author="Gemma Bacon" w:date="2026-05-21T17:40:05.415Z" w16du:dateUtc="2026-05-21T17:40:05.415Z" w:id="1634127741"/>
        </w:rPr>
      </w:pPr>
      <w:del w:author="Gemma Bacon" w:date="2026-05-21T17:40:05.415Z" w16du:dateUtc="2026-05-21T17:40:05.415Z" w:id="887569356">
        <w:r w:rsidRPr="6361EE7D" w:rsidDel="00EB4B5B">
          <w:rPr>
            <w:b w:val="1"/>
            <w:bCs w:val="1"/>
          </w:rPr>
          <w:delText>Billing &amp; Charging / Downstream IT</w:delText>
        </w:r>
        <w:r w:rsidDel="00EB4B5B">
          <w:delText xml:space="preserve"> </w:delText>
        </w:r>
      </w:del>
    </w:p>
    <w:p w:rsidRPr="00470969" w:rsidR="00EB4B5B" w:rsidP="00EB4B5B" w:rsidRDefault="00EB4B5B" w14:paraId="2DBE1565" w14:textId="77777777">
      <w:pPr>
        <w:numPr>
          <w:ilvl w:val="1"/>
          <w:numId w:val="30"/>
        </w:numPr>
        <w:spacing w:after="160" w:line="278" w:lineRule="auto"/>
        <w:rPr>
          <w:del w:author="Gemma Bacon" w:date="2026-05-21T17:40:05.415Z" w16du:dateUtc="2026-05-21T17:40:05.415Z" w:id="573776186"/>
        </w:rPr>
      </w:pPr>
      <w:del w:author="Gemma Bacon" w:date="2026-05-21T17:40:05.415Z" w16du:dateUtc="2026-05-21T17:40:05.415Z" w:id="2076199089">
        <w:r w:rsidDel="00EB4B5B">
          <w:delText>New service codes</w:delText>
        </w:r>
      </w:del>
    </w:p>
    <w:p w:rsidR="00EB4B5B" w:rsidP="6361EE7D" w:rsidRDefault="00EB4B5B" w14:paraId="0BB1DB4F" w14:textId="2EE0E85B">
      <w:pPr>
        <w:numPr>
          <w:ilvl w:val="1"/>
          <w:numId w:val="30"/>
        </w:numPr>
        <w:spacing w:after="160" w:line="278" w:lineRule="auto"/>
        <w:rPr>
          <w:ins w:author="Gemma Bacon" w:date="2026-05-21T17:40:05.473Z" w16du:dateUtc="2026-05-21T17:40:05.473Z" w:id="147304628"/>
          <w:rFonts w:ascii="Segoe UI" w:hAnsi="Segoe UI" w:eastAsia="Segoe UI" w:cs="Segoe UI"/>
          <w:b w:val="0"/>
          <w:bCs w:val="0"/>
          <w:i w:val="1"/>
          <w:iCs w:val="1"/>
          <w:caps w:val="0"/>
          <w:smallCaps w:val="0"/>
          <w:noProof w:val="0"/>
          <w:color w:val="00875A"/>
          <w:sz w:val="21"/>
          <w:szCs w:val="21"/>
          <w:lang w:val="en-IE"/>
        </w:rPr>
      </w:pPr>
      <w:del w:author="Gemma Bacon" w:date="2026-05-21T17:40:05.414Z" w16du:dateUtc="2026-05-21T17:40:05.414Z" w:id="888586047">
        <w:r w:rsidDel="00EB4B5B">
          <w:delText>Potential new CDR/EDR attributes for 5GSA private DNN usage</w:delText>
        </w:r>
      </w:del>
      <w:ins w:author="Gemma Bacon" w:date="2026-05-21T17:40:05.473Z" w16du:dateUtc="2026-05-21T17:40:05.473Z" w:id="522894907">
        <w:r w:rsidRPr="6361EE7D" w:rsidR="305D5CA2">
          <w:rPr>
            <w:rFonts w:ascii="Segoe UI" w:hAnsi="Segoe UI" w:eastAsia="Segoe UI" w:cs="Segoe UI"/>
            <w:b w:val="0"/>
            <w:bCs w:val="0"/>
            <w:i w:val="1"/>
            <w:iCs w:val="1"/>
            <w:caps w:val="0"/>
            <w:smallCaps w:val="0"/>
            <w:noProof w:val="0"/>
            <w:color w:val="00875A"/>
            <w:sz w:val="21"/>
            <w:szCs w:val="21"/>
            <w:lang w:val="en-IE"/>
          </w:rPr>
          <w:t>Plan.com must have 5G SA capability made available to their existing Corporate / Private APNs:</w:t>
        </w:r>
      </w:ins>
    </w:p>
    <w:p w:rsidR="305D5CA2" w:rsidP="6361EE7D" w:rsidRDefault="305D5CA2" w14:paraId="69411BA0" w14:textId="065F79E6">
      <w:pPr>
        <w:pStyle w:val="ListParagraph"/>
        <w:numPr>
          <w:ilvl w:val="0"/>
          <w:numId w:val="30"/>
        </w:numPr>
        <w:shd w:val="clear" w:color="auto" w:fill="FFFFFF" w:themeFill="background1"/>
        <w:spacing w:before="0" w:beforeAutospacing="off" w:after="0" w:afterAutospacing="off"/>
        <w:jc w:val="left"/>
        <w:rPr>
          <w:ins w:author="Gemma Bacon" w:date="2026-05-21T17:40:05.473Z" w16du:dateUtc="2026-05-21T17:40:05.473Z" w:id="867609775"/>
          <w:rFonts w:ascii="Segoe UI" w:hAnsi="Segoe UI" w:eastAsia="Segoe UI" w:cs="Segoe UI"/>
          <w:b w:val="0"/>
          <w:bCs w:val="0"/>
          <w:i w:val="1"/>
          <w:iCs w:val="1"/>
          <w:caps w:val="0"/>
          <w:smallCaps w:val="0"/>
          <w:noProof w:val="0"/>
          <w:color w:val="00875A"/>
          <w:sz w:val="21"/>
          <w:szCs w:val="21"/>
          <w:lang w:val="en-IE"/>
        </w:rPr>
        <w:pPrChange w:author="Gemma Bacon" w:date="2026-05-21T17:40:05.479Z">
          <w:pPr/>
        </w:pPrChange>
      </w:pPr>
      <w:ins w:author="Gemma Bacon" w:date="2026-05-21T17:40:05.473Z" w16du:dateUtc="2026-05-21T17:40:05.473Z" w:id="399045280">
        <w:r w:rsidRPr="6361EE7D" w:rsidR="305D5CA2">
          <w:rPr>
            <w:rFonts w:ascii="Segoe UI" w:hAnsi="Segoe UI" w:eastAsia="Segoe UI" w:cs="Segoe UI"/>
            <w:b w:val="1"/>
            <w:bCs w:val="1"/>
            <w:i w:val="1"/>
            <w:iCs w:val="1"/>
            <w:caps w:val="0"/>
            <w:smallCaps w:val="0"/>
            <w:noProof w:val="0"/>
            <w:color w:val="00875A"/>
            <w:sz w:val="21"/>
            <w:szCs w:val="21"/>
            <w:lang w:val="en-IE"/>
          </w:rPr>
          <w:t>APNs in scope:</w:t>
        </w:r>
        <w:r w:rsidRPr="6361EE7D" w:rsidR="305D5CA2">
          <w:rPr>
            <w:rFonts w:ascii="Segoe UI" w:hAnsi="Segoe UI" w:eastAsia="Segoe UI" w:cs="Segoe UI"/>
            <w:b w:val="0"/>
            <w:bCs w:val="0"/>
            <w:i w:val="0"/>
            <w:iCs w:val="0"/>
            <w:caps w:val="0"/>
            <w:smallCaps w:val="0"/>
            <w:noProof w:val="0"/>
            <w:color w:val="00875A"/>
            <w:sz w:val="21"/>
            <w:szCs w:val="21"/>
            <w:lang w:val="en-IE"/>
          </w:rPr>
          <w:t xml:space="preserve"> </w:t>
        </w:r>
        <w:r w:rsidRPr="6361EE7D" w:rsidR="305D5CA2">
          <w:rPr>
            <w:rFonts w:ascii="Segoe UI" w:hAnsi="Segoe UI" w:eastAsia="Segoe UI" w:cs="Segoe UI"/>
            <w:b w:val="0"/>
            <w:bCs w:val="0"/>
            <w:i w:val="1"/>
            <w:iCs w:val="1"/>
            <w:caps w:val="0"/>
            <w:smallCaps w:val="0"/>
            <w:noProof w:val="0"/>
            <w:color w:val="00875A"/>
            <w:sz w:val="21"/>
            <w:szCs w:val="21"/>
            <w:lang w:val="en-IE"/>
          </w:rPr>
          <w:t>data.plan.com (1766) and bob.plan.com (1767)</w:t>
        </w:r>
      </w:ins>
    </w:p>
    <w:p w:rsidR="305D5CA2" w:rsidP="6361EE7D" w:rsidRDefault="305D5CA2" w14:paraId="39337CB0" w14:textId="277E5CC5">
      <w:pPr>
        <w:pStyle w:val="ListParagraph"/>
        <w:numPr>
          <w:ilvl w:val="0"/>
          <w:numId w:val="30"/>
        </w:numPr>
        <w:shd w:val="clear" w:color="auto" w:fill="FFFFFF" w:themeFill="background1"/>
        <w:spacing w:before="0" w:beforeAutospacing="off" w:after="0" w:afterAutospacing="off"/>
        <w:jc w:val="left"/>
        <w:rPr>
          <w:ins w:author="Gemma Bacon" w:date="2026-05-21T17:40:05.473Z" w16du:dateUtc="2026-05-21T17:40:05.473Z" w:id="747770743"/>
          <w:rFonts w:ascii="Segoe UI" w:hAnsi="Segoe UI" w:eastAsia="Segoe UI" w:cs="Segoe UI"/>
          <w:b w:val="0"/>
          <w:bCs w:val="0"/>
          <w:i w:val="1"/>
          <w:iCs w:val="1"/>
          <w:caps w:val="0"/>
          <w:smallCaps w:val="0"/>
          <w:noProof w:val="0"/>
          <w:color w:val="00875A"/>
          <w:sz w:val="21"/>
          <w:szCs w:val="21"/>
          <w:lang w:val="en-IE"/>
        </w:rPr>
        <w:pPrChange w:author="Gemma Bacon" w:date="2026-05-21T17:40:05.481Z">
          <w:pPr/>
        </w:pPrChange>
      </w:pPr>
      <w:ins w:author="Gemma Bacon" w:date="2026-05-21T17:40:05.473Z" w16du:dateUtc="2026-05-21T17:40:05.473Z" w:id="725786947">
        <w:r w:rsidRPr="6361EE7D" w:rsidR="305D5CA2">
          <w:rPr>
            <w:rFonts w:ascii="Segoe UI" w:hAnsi="Segoe UI" w:eastAsia="Segoe UI" w:cs="Segoe UI"/>
            <w:b w:val="1"/>
            <w:bCs w:val="1"/>
            <w:i w:val="1"/>
            <w:iCs w:val="1"/>
            <w:caps w:val="0"/>
            <w:smallCaps w:val="0"/>
            <w:noProof w:val="0"/>
            <w:color w:val="00875A"/>
            <w:sz w:val="21"/>
            <w:szCs w:val="21"/>
            <w:lang w:val="en-IE"/>
          </w:rPr>
          <w:t>SPIDs:</w:t>
        </w:r>
        <w:r w:rsidRPr="6361EE7D" w:rsidR="305D5CA2">
          <w:rPr>
            <w:rFonts w:ascii="Segoe UI" w:hAnsi="Segoe UI" w:eastAsia="Segoe UI" w:cs="Segoe UI"/>
            <w:b w:val="0"/>
            <w:bCs w:val="0"/>
            <w:i w:val="0"/>
            <w:iCs w:val="0"/>
            <w:caps w:val="0"/>
            <w:smallCaps w:val="0"/>
            <w:noProof w:val="0"/>
            <w:color w:val="00875A"/>
            <w:sz w:val="21"/>
            <w:szCs w:val="21"/>
            <w:lang w:val="en-IE"/>
          </w:rPr>
          <w:t xml:space="preserve"> </w:t>
        </w:r>
        <w:r w:rsidRPr="6361EE7D" w:rsidR="305D5CA2">
          <w:rPr>
            <w:rFonts w:ascii="Segoe UI" w:hAnsi="Segoe UI" w:eastAsia="Segoe UI" w:cs="Segoe UI"/>
            <w:b w:val="0"/>
            <w:bCs w:val="0"/>
            <w:i w:val="1"/>
            <w:iCs w:val="1"/>
            <w:caps w:val="0"/>
            <w:smallCaps w:val="0"/>
            <w:noProof w:val="0"/>
            <w:color w:val="00875A"/>
            <w:sz w:val="21"/>
            <w:szCs w:val="21"/>
            <w:lang w:val="en-IE"/>
          </w:rPr>
          <w:t>573 and 576</w:t>
        </w:r>
      </w:ins>
    </w:p>
    <w:p w:rsidR="305D5CA2" w:rsidP="6361EE7D" w:rsidRDefault="305D5CA2" w14:paraId="1FFDDC37" w14:textId="5506AAD4">
      <w:pPr>
        <w:pStyle w:val="ListParagraph"/>
        <w:numPr>
          <w:ilvl w:val="1"/>
          <w:numId w:val="30"/>
        </w:numPr>
        <w:shd w:val="clear" w:color="auto" w:fill="FFFFFF" w:themeFill="background1"/>
        <w:spacing w:before="150" w:beforeAutospacing="off" w:after="0" w:afterAutospacing="off"/>
        <w:jc w:val="left"/>
        <w:rPr>
          <w:ins w:author="Gemma Bacon" w:date="2026-05-21T17:40:05.473Z" w16du:dateUtc="2026-05-21T17:40:05.473Z" w:id="2139256068"/>
          <w:rFonts w:ascii="Segoe UI" w:hAnsi="Segoe UI" w:eastAsia="Segoe UI" w:cs="Segoe UI"/>
          <w:b w:val="0"/>
          <w:bCs w:val="0"/>
          <w:i w:val="1"/>
          <w:iCs w:val="1"/>
          <w:caps w:val="0"/>
          <w:smallCaps w:val="0"/>
          <w:noProof w:val="0"/>
          <w:color w:val="00875A"/>
          <w:sz w:val="21"/>
          <w:szCs w:val="21"/>
          <w:lang w:val="en-IE"/>
        </w:rPr>
        <w:pPrChange w:author="Gemma Bacon" w:date="2026-05-21T17:40:05.486Z">
          <w:pPr>
            <w:numPr>
              <w:ilvl w:val="0"/>
              <w:numId w:val="34"/>
            </w:numPr>
          </w:pPr>
        </w:pPrChange>
      </w:pPr>
      <w:ins w:author="Gemma Bacon" w:date="2026-05-21T17:40:05.473Z" w16du:dateUtc="2026-05-21T17:40:05.473Z" w:id="1243418303">
        <w:r w:rsidRPr="6361EE7D" w:rsidR="305D5CA2">
          <w:rPr>
            <w:rFonts w:ascii="Segoe UI" w:hAnsi="Segoe UI" w:eastAsia="Segoe UI" w:cs="Segoe UI"/>
            <w:b w:val="0"/>
            <w:bCs w:val="0"/>
            <w:i w:val="1"/>
            <w:iCs w:val="1"/>
            <w:caps w:val="0"/>
            <w:smallCaps w:val="0"/>
            <w:noProof w:val="0"/>
            <w:color w:val="00875A"/>
            <w:sz w:val="21"/>
            <w:szCs w:val="21"/>
            <w:lang w:val="en-IE"/>
          </w:rPr>
          <w:t>The solution must be fully tested end</w:t>
        </w:r>
        <w:r>
          <w:noBreakHyphen/>
        </w:r>
        <w:r w:rsidRPr="6361EE7D" w:rsidR="305D5CA2">
          <w:rPr>
            <w:rFonts w:ascii="Segoe UI" w:hAnsi="Segoe UI" w:eastAsia="Segoe UI" w:cs="Segoe UI"/>
            <w:b w:val="0"/>
            <w:bCs w:val="0"/>
            <w:i w:val="1"/>
            <w:iCs w:val="1"/>
            <w:caps w:val="0"/>
            <w:smallCaps w:val="0"/>
            <w:noProof w:val="0"/>
            <w:color w:val="00875A"/>
            <w:sz w:val="21"/>
            <w:szCs w:val="21"/>
            <w:lang w:val="en-IE"/>
          </w:rPr>
          <w:t>to</w:t>
        </w:r>
        <w:r>
          <w:noBreakHyphen/>
        </w:r>
        <w:r w:rsidRPr="6361EE7D" w:rsidR="305D5CA2">
          <w:rPr>
            <w:rFonts w:ascii="Segoe UI" w:hAnsi="Segoe UI" w:eastAsia="Segoe UI" w:cs="Segoe UI"/>
            <w:b w:val="0"/>
            <w:bCs w:val="0"/>
            <w:i w:val="1"/>
            <w:iCs w:val="1"/>
            <w:caps w:val="0"/>
            <w:smallCaps w:val="0"/>
            <w:noProof w:val="0"/>
            <w:color w:val="00875A"/>
            <w:sz w:val="21"/>
            <w:szCs w:val="21"/>
            <w:lang w:val="en-IE"/>
          </w:rPr>
          <w:t>end across both CIO and CTO.</w:t>
        </w:r>
      </w:ins>
    </w:p>
    <w:p w:rsidR="6361EE7D" w:rsidP="6361EE7D" w:rsidRDefault="6361EE7D" w14:paraId="35C023FD" w14:textId="05BB6142">
      <w:pPr>
        <w:numPr>
          <w:ilvl w:val="1"/>
          <w:numId w:val="30"/>
        </w:numPr>
        <w:spacing w:after="160" w:line="278" w:lineRule="auto"/>
        <w:rPr>
          <w:rFonts w:ascii="Segoe UI" w:hAnsi="Segoe UI" w:eastAsia="Segoe UI" w:cs="Segoe UI"/>
          <w:b w:val="0"/>
          <w:bCs w:val="0"/>
          <w:i w:val="1"/>
          <w:iCs w:val="1"/>
          <w:caps w:val="0"/>
          <w:smallCaps w:val="0"/>
          <w:noProof w:val="0"/>
          <w:color w:val="00875A"/>
          <w:sz w:val="21"/>
          <w:szCs w:val="21"/>
          <w:lang w:val="en-IE"/>
        </w:rPr>
      </w:pPr>
    </w:p>
    <w:p w:rsidR="004D30DF" w:rsidP="00822E70" w:rsidRDefault="004D30DF" w14:paraId="447CCA3C" w14:textId="46DD8D82">
      <w:pPr>
        <w:rPr>
          <w:rFonts w:cs="Arial"/>
          <w:i/>
          <w:szCs w:val="20"/>
        </w:rPr>
      </w:pPr>
    </w:p>
    <w:p w:rsidRPr="004A784D" w:rsidR="003072EC" w:rsidP="00A96AA8" w:rsidRDefault="003072EC" w14:paraId="505BF26B" w14:textId="47F621BD">
      <w:pPr>
        <w:ind w:left="1653" w:firstLine="507"/>
        <w:rPr>
          <w:rFonts w:cs="Arial"/>
          <w:i/>
          <w:szCs w:val="20"/>
        </w:rPr>
      </w:pPr>
    </w:p>
    <w:p w:rsidRPr="009A2EA3" w:rsidR="00961B9D" w:rsidP="00961B9D" w:rsidRDefault="00961B9D" w14:paraId="726FD45A" w14:textId="77777777">
      <w:pPr>
        <w:ind w:left="1653"/>
        <w:rPr>
          <w:rFonts w:cs="Arial"/>
          <w:szCs w:val="20"/>
        </w:rPr>
      </w:pPr>
    </w:p>
    <w:p w:rsidRPr="00E04F49" w:rsidR="003072EC" w:rsidP="00367F52" w:rsidRDefault="003072EC" w14:paraId="47326699" w14:textId="77777777">
      <w:pPr>
        <w:pStyle w:val="Heading2"/>
        <w:numPr>
          <w:ilvl w:val="1"/>
          <w:numId w:val="3"/>
        </w:numPr>
      </w:pPr>
      <w:bookmarkStart w:name="_Toc468785158" w:id="8"/>
      <w:r w:rsidRPr="00E04F49">
        <w:t>OUT OF Scope</w:t>
      </w:r>
      <w:bookmarkEnd w:id="8"/>
    </w:p>
    <w:p w:rsidR="00380B7E" w:rsidP="002008AC" w:rsidRDefault="00380B7E" w14:paraId="77239994" w14:textId="7D837B2F">
      <w:pPr>
        <w:spacing w:after="160" w:line="278" w:lineRule="auto"/>
        <w:rPr>
          <w:b/>
          <w:bCs/>
          <w:i/>
          <w:iCs/>
          <w:color w:val="EE0000"/>
        </w:rPr>
      </w:pPr>
    </w:p>
    <w:p w:rsidRPr="00CE165D" w:rsidR="002008AC" w:rsidP="002008AC" w:rsidRDefault="002008AC" w14:paraId="18C0EB6F" w14:textId="478C9457">
      <w:pPr>
        <w:spacing w:after="160" w:line="278" w:lineRule="auto"/>
        <w:rPr>
          <w:color w:val="000000" w:themeColor="text1"/>
        </w:rPr>
      </w:pPr>
      <w:r w:rsidRPr="00CE165D">
        <w:rPr>
          <w:color w:val="000000" w:themeColor="text1"/>
        </w:rPr>
        <w:t>Broader enablement of 5GSA for SMB wholesale partners (already available) and any long</w:t>
      </w:r>
      <w:r w:rsidRPr="00CE165D">
        <w:rPr>
          <w:color w:val="000000" w:themeColor="text1"/>
        </w:rPr>
        <w:noBreakHyphen/>
      </w:r>
      <w:r w:rsidRPr="00CE165D">
        <w:rPr>
          <w:color w:val="000000" w:themeColor="text1"/>
        </w:rPr>
        <w:t>term strategic re</w:t>
      </w:r>
      <w:r w:rsidRPr="00CE165D">
        <w:rPr>
          <w:color w:val="000000" w:themeColor="text1"/>
        </w:rPr>
        <w:noBreakHyphen/>
      </w:r>
      <w:r w:rsidRPr="00CE165D">
        <w:rPr>
          <w:color w:val="000000" w:themeColor="text1"/>
        </w:rPr>
        <w:t>platforming of Plan.com beyond what is required to enable 5GSA as part of this initiative.</w:t>
      </w:r>
    </w:p>
    <w:p w:rsidRPr="00CE165D" w:rsidR="00042190" w:rsidP="00042190" w:rsidRDefault="00042190" w14:paraId="29A4C0AA" w14:textId="77777777">
      <w:pPr>
        <w:pStyle w:val="ListParagraph"/>
        <w:numPr>
          <w:ilvl w:val="0"/>
          <w:numId w:val="28"/>
        </w:numPr>
        <w:spacing w:after="160" w:line="278" w:lineRule="auto"/>
        <w:rPr>
          <w:color w:val="000000" w:themeColor="text1"/>
        </w:rPr>
      </w:pPr>
      <w:r w:rsidRPr="00CE165D">
        <w:rPr>
          <w:color w:val="000000" w:themeColor="text1"/>
        </w:rPr>
        <w:t>future strategic re</w:t>
      </w:r>
      <w:r w:rsidRPr="00CE165D">
        <w:rPr>
          <w:color w:val="000000" w:themeColor="text1"/>
        </w:rPr>
        <w:noBreakHyphen/>
      </w:r>
      <w:r w:rsidRPr="00CE165D">
        <w:rPr>
          <w:color w:val="000000" w:themeColor="text1"/>
        </w:rPr>
        <w:t>alignment of Plan.com onto a fully standardised SMB architecture is outside the scope of this Vision Document.</w:t>
      </w:r>
    </w:p>
    <w:p w:rsidRPr="00CE165D" w:rsidR="009B22BE" w:rsidP="009B22BE" w:rsidRDefault="009B22BE" w14:paraId="159DAE3B" w14:textId="77777777">
      <w:pPr>
        <w:pStyle w:val="ListParagraph"/>
        <w:numPr>
          <w:ilvl w:val="0"/>
          <w:numId w:val="28"/>
        </w:numPr>
        <w:spacing w:after="160" w:line="278" w:lineRule="auto"/>
        <w:rPr>
          <w:color w:val="000000" w:themeColor="text1"/>
        </w:rPr>
      </w:pPr>
      <w:r w:rsidRPr="00CE165D">
        <w:rPr>
          <w:color w:val="000000" w:themeColor="text1"/>
        </w:rPr>
        <w:t>To consume the 5GSA service, Plan.com customers will be required to add the relevant 5GSA service to their commercial tariff. This activity will be managed through existing SMB commercial processes and does not introduce a technical dependency for delivery of this initiative.</w:t>
      </w:r>
    </w:p>
    <w:p w:rsidRPr="00883561" w:rsidR="009B22BE" w:rsidP="00042190" w:rsidRDefault="009B22BE" w14:paraId="21BAC82A" w14:textId="77777777">
      <w:pPr>
        <w:pStyle w:val="ListParagraph"/>
        <w:numPr>
          <w:ilvl w:val="0"/>
          <w:numId w:val="28"/>
        </w:numPr>
        <w:spacing w:after="160" w:line="278" w:lineRule="auto"/>
        <w:rPr>
          <w:b/>
          <w:bCs/>
          <w:i/>
          <w:iCs/>
        </w:rPr>
      </w:pPr>
    </w:p>
    <w:p w:rsidRPr="002008AC" w:rsidR="00042190" w:rsidP="002008AC" w:rsidRDefault="00042190" w14:paraId="6AC52EE4" w14:textId="77777777">
      <w:pPr>
        <w:spacing w:after="160" w:line="278" w:lineRule="auto"/>
        <w:rPr>
          <w:b/>
          <w:bCs/>
          <w:i/>
          <w:iCs/>
          <w:color w:val="EE0000"/>
        </w:rPr>
      </w:pPr>
    </w:p>
    <w:p w:rsidRPr="009C33A2" w:rsidR="003072EC" w:rsidP="00367F52" w:rsidRDefault="003072EC" w14:paraId="7396D69E" w14:textId="3C14C848">
      <w:pPr>
        <w:numPr>
          <w:ilvl w:val="1"/>
          <w:numId w:val="1"/>
        </w:numPr>
        <w:rPr>
          <w:rFonts w:cs="Arial"/>
          <w:bCs/>
          <w:iCs/>
          <w:szCs w:val="20"/>
        </w:rPr>
      </w:pPr>
    </w:p>
    <w:p w:rsidRPr="009A2EA3" w:rsidR="00961B9D" w:rsidP="00961B9D" w:rsidRDefault="00961B9D" w14:paraId="7CB45FD5" w14:textId="77777777">
      <w:pPr>
        <w:ind w:left="1653"/>
        <w:rPr>
          <w:rFonts w:cs="Arial"/>
          <w:b/>
          <w:szCs w:val="20"/>
        </w:rPr>
      </w:pPr>
    </w:p>
    <w:p w:rsidRPr="00C40530" w:rsidR="003072EC" w:rsidP="005F493F" w:rsidRDefault="00EE3D56" w14:paraId="2ECD7913" w14:textId="3D10E949">
      <w:pPr>
        <w:pStyle w:val="Heading1"/>
        <w:jc w:val="left"/>
        <w:rPr>
          <w:rFonts w:eastAsia="Arial Unicode MS"/>
        </w:rPr>
      </w:pPr>
      <w:bookmarkStart w:name="_Toc228280493" w:id="9"/>
      <w:r w:rsidRPr="00C40530">
        <w:rPr>
          <w:rFonts w:eastAsia="Arial Unicode MS"/>
        </w:rPr>
        <w:t>Business OUtcom</w:t>
      </w:r>
      <w:r w:rsidRPr="00C40530" w:rsidR="00EB4B5B">
        <w:rPr>
          <w:rFonts w:eastAsia="Arial Unicode MS"/>
        </w:rPr>
        <w:t>e</w:t>
      </w:r>
      <w:r w:rsidRPr="00C40530">
        <w:rPr>
          <w:rFonts w:eastAsia="Arial Unicode MS"/>
        </w:rPr>
        <w:t>s</w:t>
      </w:r>
      <w:bookmarkEnd w:id="9"/>
    </w:p>
    <w:p w:rsidRPr="00822E70" w:rsidR="00822E70" w:rsidP="00363BFA" w:rsidRDefault="00B82FEE" w14:paraId="1A2EB67A" w14:textId="77777777">
      <w:pPr>
        <w:pStyle w:val="ListParagraph"/>
        <w:numPr>
          <w:ilvl w:val="0"/>
          <w:numId w:val="25"/>
        </w:numPr>
        <w:spacing w:line="300" w:lineRule="atLeast"/>
        <w:rPr>
          <w:rFonts w:ascii="Segoe UI" w:hAnsi="Segoe UI" w:cs="Segoe UI"/>
          <w:color w:val="000000" w:themeColor="text1"/>
          <w:sz w:val="21"/>
          <w:szCs w:val="21"/>
          <w:lang w:val="en-GB" w:eastAsia="en-GB"/>
        </w:rPr>
      </w:pPr>
      <w:r w:rsidRPr="00822E70">
        <w:rPr>
          <w:i/>
          <w:iCs/>
          <w:color w:val="000000" w:themeColor="text1"/>
        </w:rPr>
        <w:t>supports the longer</w:t>
      </w:r>
      <w:r w:rsidRPr="00822E70">
        <w:rPr>
          <w:i/>
          <w:iCs/>
          <w:color w:val="000000" w:themeColor="text1"/>
        </w:rPr>
        <w:noBreakHyphen/>
      </w:r>
      <w:r w:rsidRPr="00822E70">
        <w:rPr>
          <w:i/>
          <w:iCs/>
          <w:color w:val="000000" w:themeColor="text1"/>
        </w:rPr>
        <w:t>term business objective of reducing bespoke network designs by aligning Plan.com closer to the standard SMB architecture where feasible, thereby reducing future change effort for new services</w:t>
      </w:r>
      <w:r w:rsidRPr="00821123">
        <w:rPr>
          <w:b/>
          <w:bCs/>
          <w:i/>
          <w:iCs/>
          <w:color w:val="000000" w:themeColor="text1"/>
        </w:rPr>
        <w:t>.</w:t>
      </w:r>
      <w:r w:rsidRPr="00821123" w:rsidR="00363BFA">
        <w:rPr>
          <w:rFonts w:ascii="Segoe UI" w:hAnsi="Symbol" w:cs="Segoe UI"/>
          <w:color w:val="000000" w:themeColor="text1"/>
          <w:sz w:val="21"/>
          <w:szCs w:val="21"/>
          <w:lang w:val="en-GB" w:eastAsia="en-GB"/>
        </w:rPr>
        <w:t xml:space="preserve"> </w:t>
      </w:r>
    </w:p>
    <w:p w:rsidRPr="00821123" w:rsidR="00363BFA" w:rsidP="00363BFA" w:rsidRDefault="00363BFA" w14:paraId="53CAE474" w14:textId="3DDB1E85">
      <w:pPr>
        <w:pStyle w:val="ListParagraph"/>
        <w:numPr>
          <w:ilvl w:val="0"/>
          <w:numId w:val="25"/>
        </w:numPr>
        <w:spacing w:line="300" w:lineRule="atLeast"/>
        <w:rPr>
          <w:rFonts w:ascii="Segoe UI" w:hAnsi="Segoe UI" w:cs="Segoe UI"/>
          <w:color w:val="000000" w:themeColor="text1"/>
          <w:sz w:val="21"/>
          <w:szCs w:val="21"/>
          <w:lang w:val="en-GB" w:eastAsia="en-GB"/>
        </w:rPr>
      </w:pPr>
      <w:del w:author="Gemma Bacon" w:date="2026-05-21T17:40:21.242Z" w16du:dateUtc="2026-05-21T17:40:21.242Z" w:id="1890010977">
        <w:r w:rsidRPr="6361EE7D" w:rsidDel="00363BFA">
          <w:rPr>
            <w:rFonts w:ascii="Segoe UI" w:hAnsi="Symbol" w:cs="Segoe UI"/>
            <w:color w:val="000000" w:themeColor="text1" w:themeTint="FF" w:themeShade="FF"/>
            <w:sz w:val="21"/>
            <w:szCs w:val="21"/>
            <w:lang w:val="en-GB" w:eastAsia="en-GB"/>
          </w:rPr>
          <w:delText></w:delText>
        </w:r>
        <w:r w:rsidRPr="6361EE7D" w:rsidDel="00363BFA">
          <w:rPr>
            <w:rFonts w:ascii="Segoe UI" w:hAnsi="Segoe UI" w:cs="Segoe UI"/>
            <w:color w:val="000000" w:themeColor="text1" w:themeTint="FF" w:themeShade="FF"/>
            <w:sz w:val="21"/>
            <w:szCs w:val="21"/>
            <w:lang w:val="en-GB" w:eastAsia="en-GB"/>
          </w:rPr>
          <w:delText xml:space="preserve">  </w:delText>
        </w:r>
      </w:del>
      <w:r w:rsidRPr="6361EE7D" w:rsidR="00363BFA">
        <w:rPr>
          <w:rFonts w:ascii="Segoe UI" w:hAnsi="Segoe UI" w:cs="Segoe UI"/>
          <w:color w:val="000000" w:themeColor="text1" w:themeTint="FF" w:themeShade="FF"/>
          <w:sz w:val="21"/>
          <w:szCs w:val="21"/>
          <w:lang w:val="en-GB" w:eastAsia="en-GB"/>
        </w:rPr>
        <w:t>Enable</w:t>
      </w:r>
      <w:r w:rsidRPr="6361EE7D" w:rsidR="00363BFA">
        <w:rPr>
          <w:rFonts w:ascii="Segoe UI" w:hAnsi="Segoe UI" w:cs="Segoe UI"/>
          <w:color w:val="000000" w:themeColor="text1" w:themeTint="FF" w:themeShade="FF"/>
          <w:sz w:val="21"/>
          <w:szCs w:val="21"/>
          <w:lang w:val="en-GB" w:eastAsia="en-GB"/>
        </w:rPr>
        <w:t xml:space="preserve"> Plan.com to consume </w:t>
      </w:r>
      <w:r w:rsidRPr="6361EE7D" w:rsidR="00363BFA">
        <w:rPr>
          <w:rFonts w:ascii="Segoe UI" w:hAnsi="Segoe UI" w:cs="Segoe UI"/>
          <w:b w:val="1"/>
          <w:bCs w:val="1"/>
          <w:color w:val="000000" w:themeColor="text1" w:themeTint="FF" w:themeShade="FF"/>
          <w:sz w:val="21"/>
          <w:szCs w:val="21"/>
          <w:lang w:val="en-GB" w:eastAsia="en-GB"/>
        </w:rPr>
        <w:t>5G Standalone (5GSA)</w:t>
      </w:r>
      <w:r w:rsidRPr="6361EE7D" w:rsidR="00363BFA">
        <w:rPr>
          <w:rFonts w:ascii="Segoe UI" w:hAnsi="Segoe UI" w:cs="Segoe UI"/>
          <w:color w:val="000000" w:themeColor="text1" w:themeTint="FF" w:themeShade="FF"/>
          <w:sz w:val="21"/>
          <w:szCs w:val="21"/>
          <w:lang w:val="en-GB" w:eastAsia="en-GB"/>
        </w:rPr>
        <w:t xml:space="preserve"> on an equivalent basis to other SMB wholesale partners.</w:t>
      </w:r>
      <w:r w:rsidRPr="6361EE7D" w:rsidR="00363BFA">
        <w:rPr>
          <w:rFonts w:ascii="Segoe UI" w:hAnsi="Segoe UI" w:cs="Segoe UI"/>
          <w:color w:val="000000" w:themeColor="text1" w:themeTint="FF" w:themeShade="FF"/>
          <w:sz w:val="21"/>
          <w:szCs w:val="21"/>
          <w:lang w:val="en-GB" w:eastAsia="en-GB"/>
        </w:rPr>
        <w:t xml:space="preserve"> </w:t>
      </w:r>
    </w:p>
    <w:p w:rsidRPr="00821123" w:rsidR="00363BFA" w:rsidP="00363BFA" w:rsidRDefault="00363BFA" w14:paraId="29AB0D49" w14:textId="77777777">
      <w:pPr>
        <w:pStyle w:val="ListParagraph"/>
        <w:numPr>
          <w:ilvl w:val="0"/>
          <w:numId w:val="25"/>
        </w:numPr>
        <w:spacing w:line="300" w:lineRule="atLeast"/>
        <w:rPr>
          <w:rFonts w:ascii="Segoe UI" w:hAnsi="Segoe UI" w:cs="Segoe UI"/>
          <w:color w:val="000000" w:themeColor="text1"/>
          <w:sz w:val="21"/>
          <w:szCs w:val="21"/>
          <w:lang w:val="en-GB" w:eastAsia="en-GB"/>
        </w:rPr>
      </w:pPr>
      <w:del w:author="Gemma Bacon" w:date="2026-05-21T17:40:25.152Z" w16du:dateUtc="2026-05-21T17:40:25.152Z" w:id="1757726127">
        <w:r w:rsidRPr="6361EE7D" w:rsidDel="00363BFA">
          <w:rPr>
            <w:rFonts w:ascii="Segoe UI" w:hAnsi="Symbol" w:cs="Segoe UI"/>
            <w:color w:val="000000" w:themeColor="text1" w:themeTint="FF" w:themeShade="FF"/>
            <w:sz w:val="21"/>
            <w:szCs w:val="21"/>
            <w:lang w:val="en-GB" w:eastAsia="en-GB"/>
          </w:rPr>
          <w:delText></w:delText>
        </w:r>
        <w:r w:rsidRPr="6361EE7D" w:rsidDel="00363BFA">
          <w:rPr>
            <w:rFonts w:ascii="Segoe UI" w:hAnsi="Segoe UI" w:cs="Segoe UI"/>
            <w:color w:val="000000" w:themeColor="text1" w:themeTint="FF" w:themeShade="FF"/>
            <w:sz w:val="21"/>
            <w:szCs w:val="21"/>
            <w:lang w:val="en-GB" w:eastAsia="en-GB"/>
          </w:rPr>
          <w:delText xml:space="preserve">  </w:delText>
        </w:r>
      </w:del>
      <w:r w:rsidRPr="6361EE7D" w:rsidR="00363BFA">
        <w:rPr>
          <w:rFonts w:ascii="Segoe UI" w:hAnsi="Segoe UI" w:cs="Segoe UI"/>
          <w:color w:val="000000" w:themeColor="text1" w:themeTint="FF" w:themeShade="FF"/>
          <w:sz w:val="21"/>
          <w:szCs w:val="21"/>
          <w:lang w:val="en-GB" w:eastAsia="en-GB"/>
        </w:rPr>
        <w:t>Remove</w:t>
      </w:r>
      <w:r w:rsidRPr="6361EE7D" w:rsidR="00363BFA">
        <w:rPr>
          <w:rFonts w:ascii="Segoe UI" w:hAnsi="Segoe UI" w:cs="Segoe UI"/>
          <w:color w:val="000000" w:themeColor="text1" w:themeTint="FF" w:themeShade="FF"/>
          <w:sz w:val="21"/>
          <w:szCs w:val="21"/>
          <w:lang w:val="en-GB" w:eastAsia="en-GB"/>
        </w:rPr>
        <w:t xml:space="preserve"> the current technical blocker created by historic bespoke APN routing. </w:t>
      </w:r>
    </w:p>
    <w:p w:rsidRPr="00821123" w:rsidR="00363BFA" w:rsidP="00363BFA" w:rsidRDefault="00363BFA" w14:paraId="22296683" w14:textId="77777777">
      <w:pPr>
        <w:pStyle w:val="ListParagraph"/>
        <w:numPr>
          <w:ilvl w:val="0"/>
          <w:numId w:val="25"/>
        </w:numPr>
        <w:spacing w:line="300" w:lineRule="atLeast"/>
        <w:rPr>
          <w:rFonts w:ascii="Segoe UI" w:hAnsi="Segoe UI" w:cs="Segoe UI"/>
          <w:color w:val="000000" w:themeColor="text1"/>
          <w:sz w:val="21"/>
          <w:szCs w:val="21"/>
          <w:lang w:val="en-GB" w:eastAsia="en-GB"/>
        </w:rPr>
      </w:pPr>
      <w:del w:author="Gemma Bacon" w:date="2026-05-21T17:40:28.306Z" w16du:dateUtc="2026-05-21T17:40:28.306Z" w:id="340493958">
        <w:r w:rsidRPr="6361EE7D" w:rsidDel="00363BFA">
          <w:rPr>
            <w:rFonts w:ascii="Segoe UI" w:hAnsi="Symbol" w:cs="Segoe UI"/>
            <w:color w:val="000000" w:themeColor="text1" w:themeTint="FF" w:themeShade="FF"/>
            <w:sz w:val="21"/>
            <w:szCs w:val="21"/>
            <w:lang w:val="en-GB" w:eastAsia="en-GB"/>
          </w:rPr>
          <w:delText></w:delText>
        </w:r>
        <w:r w:rsidRPr="6361EE7D" w:rsidDel="00363BFA">
          <w:rPr>
            <w:rFonts w:ascii="Segoe UI" w:hAnsi="Segoe UI" w:cs="Segoe UI"/>
            <w:color w:val="000000" w:themeColor="text1" w:themeTint="FF" w:themeShade="FF"/>
            <w:sz w:val="21"/>
            <w:szCs w:val="21"/>
            <w:lang w:val="en-GB" w:eastAsia="en-GB"/>
          </w:rPr>
          <w:delText xml:space="preserve">  </w:delText>
        </w:r>
      </w:del>
      <w:r w:rsidRPr="6361EE7D" w:rsidR="00363BFA">
        <w:rPr>
          <w:rFonts w:ascii="Segoe UI" w:hAnsi="Segoe UI" w:cs="Segoe UI"/>
          <w:color w:val="000000" w:themeColor="text1" w:themeTint="FF" w:themeShade="FF"/>
          <w:sz w:val="21"/>
          <w:szCs w:val="21"/>
          <w:lang w:val="en-GB" w:eastAsia="en-GB"/>
        </w:rPr>
        <w:t>Ensure</w:t>
      </w:r>
      <w:r w:rsidRPr="6361EE7D" w:rsidR="00363BFA">
        <w:rPr>
          <w:rFonts w:ascii="Segoe UI" w:hAnsi="Segoe UI" w:cs="Segoe UI"/>
          <w:color w:val="000000" w:themeColor="text1" w:themeTint="FF" w:themeShade="FF"/>
          <w:sz w:val="21"/>
          <w:szCs w:val="21"/>
          <w:lang w:val="en-GB" w:eastAsia="en-GB"/>
        </w:rPr>
        <w:t xml:space="preserve"> Plan.com is no longer treated as an exception when new SMB services are introduced which reduces exposure to regulatory or competition challenge arising from service inconsistency </w:t>
      </w:r>
    </w:p>
    <w:p w:rsidRPr="00821123" w:rsidR="00363BFA" w:rsidP="00363BFA" w:rsidRDefault="00363BFA" w14:paraId="294E83E3" w14:textId="77777777">
      <w:pPr>
        <w:pStyle w:val="ListParagraph"/>
        <w:numPr>
          <w:ilvl w:val="0"/>
          <w:numId w:val="25"/>
        </w:numPr>
        <w:spacing w:line="300" w:lineRule="atLeast"/>
        <w:rPr>
          <w:rFonts w:ascii="Segoe UI" w:hAnsi="Segoe UI" w:cs="Segoe UI"/>
          <w:color w:val="000000" w:themeColor="text1"/>
          <w:sz w:val="21"/>
          <w:szCs w:val="21"/>
          <w:lang w:val="en-GB" w:eastAsia="en-GB"/>
        </w:rPr>
      </w:pPr>
      <w:del w:author="Gemma Bacon" w:date="2026-05-21T17:40:40.003Z" w16du:dateUtc="2026-05-21T17:40:40.003Z" w:id="21908165">
        <w:r w:rsidRPr="6361EE7D" w:rsidDel="00363BFA">
          <w:rPr>
            <w:rFonts w:ascii="Segoe UI" w:hAnsi="Symbol" w:cs="Segoe UI"/>
            <w:color w:val="000000" w:themeColor="text1" w:themeTint="FF" w:themeShade="FF"/>
            <w:sz w:val="21"/>
            <w:szCs w:val="21"/>
            <w:lang w:val="en-GB" w:eastAsia="en-GB"/>
          </w:rPr>
          <w:delText></w:delText>
        </w:r>
        <w:r w:rsidRPr="6361EE7D" w:rsidDel="00363BFA">
          <w:rPr>
            <w:rFonts w:ascii="Segoe UI" w:hAnsi="Segoe UI" w:cs="Segoe UI"/>
            <w:color w:val="000000" w:themeColor="text1" w:themeTint="FF" w:themeShade="FF"/>
            <w:sz w:val="21"/>
            <w:szCs w:val="21"/>
            <w:lang w:val="en-GB" w:eastAsia="en-GB"/>
          </w:rPr>
          <w:delText xml:space="preserve">  </w:delText>
        </w:r>
      </w:del>
      <w:r w:rsidRPr="6361EE7D" w:rsidR="00363BFA">
        <w:rPr>
          <w:rFonts w:ascii="Segoe UI" w:hAnsi="Segoe UI" w:cs="Segoe UI"/>
          <w:color w:val="000000" w:themeColor="text1" w:themeTint="FF" w:themeShade="FF"/>
          <w:sz w:val="21"/>
          <w:szCs w:val="21"/>
          <w:lang w:val="en-GB" w:eastAsia="en-GB"/>
        </w:rPr>
        <w:t>Allow</w:t>
      </w:r>
      <w:r w:rsidRPr="6361EE7D" w:rsidR="00363BFA">
        <w:rPr>
          <w:rFonts w:ascii="Segoe UI" w:hAnsi="Segoe UI" w:cs="Segoe UI"/>
          <w:color w:val="000000" w:themeColor="text1" w:themeTint="FF" w:themeShade="FF"/>
          <w:sz w:val="21"/>
          <w:szCs w:val="21"/>
          <w:lang w:val="en-GB" w:eastAsia="en-GB"/>
        </w:rPr>
        <w:t xml:space="preserve"> Plan.com customers to commercially adopt 5GSA by adding the relevant service to their tariff. </w:t>
      </w:r>
    </w:p>
    <w:p w:rsidRPr="00821123" w:rsidR="00363BFA" w:rsidP="00363BFA" w:rsidRDefault="00363BFA" w14:paraId="44265C34" w14:textId="77777777">
      <w:pPr>
        <w:pStyle w:val="ListParagraph"/>
        <w:numPr>
          <w:ilvl w:val="0"/>
          <w:numId w:val="25"/>
        </w:numPr>
        <w:spacing w:line="300" w:lineRule="atLeast"/>
        <w:rPr>
          <w:rFonts w:ascii="Segoe UI" w:hAnsi="Segoe UI" w:cs="Segoe UI"/>
          <w:color w:val="000000" w:themeColor="text1"/>
          <w:sz w:val="21"/>
          <w:szCs w:val="21"/>
          <w:lang w:val="en-GB" w:eastAsia="en-GB"/>
        </w:rPr>
      </w:pPr>
      <w:del w:author="Gemma Bacon" w:date="2026-05-21T17:40:43.699Z" w16du:dateUtc="2026-05-21T17:40:43.699Z" w:id="577164993">
        <w:r w:rsidRPr="6361EE7D" w:rsidDel="00363BFA">
          <w:rPr>
            <w:rFonts w:ascii="Segoe UI" w:hAnsi="Symbol" w:cs="Segoe UI"/>
            <w:color w:val="000000" w:themeColor="text1" w:themeTint="FF" w:themeShade="FF"/>
            <w:sz w:val="21"/>
            <w:szCs w:val="21"/>
            <w:lang w:val="en-GB" w:eastAsia="en-GB"/>
          </w:rPr>
          <w:delText></w:delText>
        </w:r>
        <w:r w:rsidRPr="6361EE7D" w:rsidDel="00363BFA">
          <w:rPr>
            <w:rFonts w:ascii="Segoe UI" w:hAnsi="Segoe UI" w:cs="Segoe UI"/>
            <w:color w:val="000000" w:themeColor="text1" w:themeTint="FF" w:themeShade="FF"/>
            <w:sz w:val="21"/>
            <w:szCs w:val="21"/>
            <w:lang w:val="en-GB" w:eastAsia="en-GB"/>
          </w:rPr>
          <w:delText xml:space="preserve">  </w:delText>
        </w:r>
      </w:del>
      <w:r w:rsidRPr="6361EE7D" w:rsidR="00363BFA">
        <w:rPr>
          <w:rFonts w:ascii="Segoe UI" w:hAnsi="Segoe UI" w:cs="Segoe UI"/>
          <w:color w:val="000000" w:themeColor="text1" w:themeTint="FF" w:themeShade="FF"/>
          <w:sz w:val="21"/>
          <w:szCs w:val="21"/>
          <w:lang w:val="en-GB" w:eastAsia="en-GB"/>
        </w:rPr>
        <w:t>Unlock</w:t>
      </w:r>
      <w:r w:rsidRPr="6361EE7D" w:rsidR="00363BFA">
        <w:rPr>
          <w:rFonts w:ascii="Segoe UI" w:hAnsi="Segoe UI" w:cs="Segoe UI"/>
          <w:color w:val="000000" w:themeColor="text1" w:themeTint="FF" w:themeShade="FF"/>
          <w:sz w:val="21"/>
          <w:szCs w:val="21"/>
          <w:lang w:val="en-GB" w:eastAsia="en-GB"/>
        </w:rPr>
        <w:t xml:space="preserve"> access to improved performance, latency, and future 5G capabilities for </w:t>
      </w:r>
      <w:r w:rsidRPr="6361EE7D" w:rsidR="00363BFA">
        <w:rPr>
          <w:rFonts w:ascii="Segoe UI" w:hAnsi="Segoe UI" w:cs="Segoe UI"/>
          <w:color w:val="000000" w:themeColor="text1" w:themeTint="FF" w:themeShade="FF"/>
          <w:sz w:val="21"/>
          <w:szCs w:val="21"/>
          <w:lang w:val="en-GB" w:eastAsia="en-GB"/>
        </w:rPr>
        <w:t>Plan.com’s</w:t>
      </w:r>
      <w:r w:rsidRPr="6361EE7D" w:rsidR="00363BFA">
        <w:rPr>
          <w:rFonts w:ascii="Segoe UI" w:hAnsi="Segoe UI" w:cs="Segoe UI"/>
          <w:color w:val="000000" w:themeColor="text1" w:themeTint="FF" w:themeShade="FF"/>
          <w:sz w:val="21"/>
          <w:szCs w:val="21"/>
          <w:lang w:val="en-GB" w:eastAsia="en-GB"/>
        </w:rPr>
        <w:t xml:space="preserve"> customer base.</w:t>
      </w:r>
    </w:p>
    <w:p w:rsidRPr="00821123" w:rsidR="00363BFA" w:rsidP="00363BFA" w:rsidRDefault="00363BFA" w14:paraId="0EAC0E56" w14:textId="77777777">
      <w:pPr>
        <w:pStyle w:val="ListParagraph"/>
        <w:numPr>
          <w:ilvl w:val="0"/>
          <w:numId w:val="25"/>
        </w:numPr>
        <w:spacing w:line="300" w:lineRule="atLeast"/>
        <w:rPr>
          <w:rFonts w:ascii="Segoe UI" w:hAnsi="Segoe UI" w:cs="Segoe UI"/>
          <w:color w:val="000000" w:themeColor="text1"/>
          <w:sz w:val="21"/>
          <w:szCs w:val="21"/>
          <w:lang w:val="en-GB" w:eastAsia="en-GB"/>
        </w:rPr>
      </w:pPr>
      <w:r w:rsidRPr="00821123">
        <w:rPr>
          <w:rFonts w:ascii="Segoe UI" w:hAnsi="Segoe UI" w:cs="Segoe UI"/>
          <w:color w:val="000000" w:themeColor="text1"/>
          <w:sz w:val="21"/>
          <w:szCs w:val="21"/>
          <w:lang w:val="en-GB" w:eastAsia="en-GB"/>
        </w:rPr>
        <w:t>Improves predictability of delivery, cost, and timelines for wholesale network changes</w:t>
      </w:r>
    </w:p>
    <w:p w:rsidRPr="00821123" w:rsidR="00B82FEE" w:rsidP="6361EE7D" w:rsidRDefault="00B82FEE" w14:paraId="6AC7CABA" w14:textId="79AEABBE">
      <w:pPr>
        <w:pStyle w:val="ListParagraph"/>
        <w:spacing w:after="160" w:line="278" w:lineRule="auto"/>
        <w:ind w:left="1800"/>
        <w:rPr>
          <w:b w:val="1"/>
          <w:bCs w:val="1"/>
          <w:i w:val="1"/>
          <w:iCs w:val="1"/>
          <w:color w:val="000000" w:themeColor="text1"/>
        </w:rPr>
        <w:pPrChange w:author="Gemma Bacon" w:date="2026-05-21T17:40:47.169Z">
          <w:pPr>
            <w:pStyle w:val="ListParagraph"/>
            <w:numPr>
              <w:ilvl w:val="0"/>
              <w:numId w:val="25"/>
            </w:numPr>
            <w:spacing w:after="160" w:line="278" w:lineRule="auto"/>
          </w:pPr>
        </w:pPrChange>
      </w:pPr>
    </w:p>
    <w:p w:rsidRPr="00821123" w:rsidR="007E4F50" w:rsidP="00254A70" w:rsidRDefault="007E4F50" w14:paraId="498BBCEC" w14:textId="77777777">
      <w:pPr>
        <w:spacing w:after="160" w:line="278" w:lineRule="auto"/>
        <w:ind w:left="1440"/>
        <w:rPr>
          <w:b/>
          <w:bCs/>
          <w:i/>
          <w:iCs/>
          <w:color w:val="000000" w:themeColor="text1"/>
        </w:rPr>
      </w:pPr>
    </w:p>
    <w:p w:rsidRPr="00821123" w:rsidR="00CE7636" w:rsidP="00CE7636" w:rsidRDefault="00CE7636" w14:paraId="145EBF74" w14:textId="47B03E6A">
      <w:pPr>
        <w:spacing w:after="200" w:line="276" w:lineRule="auto"/>
        <w:rPr>
          <w:rFonts w:eastAsia="Arial Unicode MS"/>
          <w:color w:val="000000" w:themeColor="text1"/>
        </w:rPr>
      </w:pPr>
    </w:p>
    <w:p w:rsidR="001442E5" w:rsidP="001442E5" w:rsidRDefault="001442E5" w14:paraId="1B6612CA" w14:textId="77777777">
      <w:pPr>
        <w:pStyle w:val="Heading1"/>
        <w:jc w:val="left"/>
      </w:pPr>
      <w:bookmarkStart w:name="_Toc534706673" w:id="10"/>
      <w:bookmarkStart w:name="_Toc228280494" w:id="11"/>
      <w:bookmarkEnd w:id="10"/>
      <w:r>
        <w:t>Customer Impacts</w:t>
      </w:r>
      <w:bookmarkEnd w:id="11"/>
    </w:p>
    <w:p w:rsidR="001442E5" w:rsidP="00337120" w:rsidRDefault="009E098C" w14:paraId="35EBA148" w14:textId="77777777">
      <w:pPr>
        <w:ind w:left="720"/>
        <w:rPr>
          <w:rFonts w:cs="Arial"/>
          <w:i/>
          <w:szCs w:val="20"/>
        </w:rPr>
      </w:pPr>
      <w:r w:rsidRPr="009E098C">
        <w:rPr>
          <w:rFonts w:cs="Arial"/>
          <w:i/>
          <w:szCs w:val="20"/>
        </w:rPr>
        <w:t>[Please d</w:t>
      </w:r>
      <w:r w:rsidRPr="009E098C" w:rsidR="001442E5">
        <w:rPr>
          <w:rFonts w:cs="Arial"/>
          <w:i/>
          <w:szCs w:val="20"/>
        </w:rPr>
        <w:t>escribe the impact of delivery of this idea on the customer.</w:t>
      </w:r>
      <w:r w:rsidR="004B6484">
        <w:rPr>
          <w:rFonts w:cs="Arial"/>
          <w:i/>
          <w:szCs w:val="20"/>
        </w:rPr>
        <w:t>]</w:t>
      </w:r>
      <w:r w:rsidRPr="009E098C" w:rsidR="001442E5">
        <w:rPr>
          <w:rFonts w:cs="Arial"/>
          <w:i/>
          <w:szCs w:val="20"/>
        </w:rPr>
        <w:t xml:space="preserve">  </w:t>
      </w:r>
    </w:p>
    <w:p w:rsidR="00C02E0A" w:rsidP="009E098C" w:rsidRDefault="00C02E0A" w14:paraId="2B970F17" w14:textId="77777777">
      <w:pPr>
        <w:ind w:left="720"/>
        <w:rPr>
          <w:rFonts w:cs="Arial"/>
          <w:i/>
          <w:szCs w:val="20"/>
        </w:rPr>
      </w:pPr>
    </w:p>
    <w:tbl>
      <w:tblPr>
        <w:tblW w:w="9796" w:type="dxa"/>
        <w:tblInd w:w="93" w:type="dxa"/>
        <w:tblLayout w:type="fixed"/>
        <w:tblLook w:val="04A0" w:firstRow="1" w:lastRow="0" w:firstColumn="1" w:lastColumn="0" w:noHBand="0" w:noVBand="1"/>
      </w:tblPr>
      <w:tblGrid>
        <w:gridCol w:w="4551"/>
        <w:gridCol w:w="567"/>
        <w:gridCol w:w="4678"/>
      </w:tblGrid>
      <w:tr w:rsidRPr="00073AE3" w:rsidR="00073AE3" w:rsidTr="00073AE3" w14:paraId="5C33C6B1" w14:textId="77777777">
        <w:trPr>
          <w:trHeight w:val="344"/>
        </w:trPr>
        <w:tc>
          <w:tcPr>
            <w:tcW w:w="4551" w:type="dxa"/>
            <w:tcBorders>
              <w:top w:val="single" w:color="auto" w:sz="4" w:space="0"/>
              <w:left w:val="single" w:color="auto" w:sz="4" w:space="0"/>
              <w:bottom w:val="single" w:color="auto" w:sz="4" w:space="0"/>
              <w:right w:val="single" w:color="auto" w:sz="4" w:space="0"/>
            </w:tcBorders>
            <w:shd w:val="clear" w:color="auto" w:fill="002060"/>
            <w:vAlign w:val="center"/>
          </w:tcPr>
          <w:p w:rsidRPr="00073AE3" w:rsidR="00C02E0A" w:rsidP="003C6809" w:rsidRDefault="00C02E0A" w14:paraId="5D2AA737" w14:textId="77777777">
            <w:pPr>
              <w:pStyle w:val="BodyText"/>
              <w:spacing w:after="0"/>
              <w:jc w:val="center"/>
              <w:rPr>
                <w:rFonts w:cs="Arial"/>
                <w:b/>
                <w:i w:val="0"/>
                <w:color w:val="FF0000"/>
              </w:rPr>
            </w:pPr>
            <w:r w:rsidRPr="00073AE3">
              <w:rPr>
                <w:rFonts w:cs="Arial"/>
                <w:b/>
                <w:i w:val="0"/>
                <w:color w:val="FF0000"/>
              </w:rPr>
              <w:t>Question</w:t>
            </w:r>
          </w:p>
        </w:tc>
        <w:tc>
          <w:tcPr>
            <w:tcW w:w="567" w:type="dxa"/>
            <w:tcBorders>
              <w:top w:val="single" w:color="auto" w:sz="4" w:space="0"/>
              <w:left w:val="nil"/>
              <w:bottom w:val="single" w:color="auto" w:sz="4" w:space="0"/>
              <w:right w:val="single" w:color="auto" w:sz="4" w:space="0"/>
            </w:tcBorders>
            <w:shd w:val="clear" w:color="auto" w:fill="002060"/>
            <w:vAlign w:val="center"/>
            <w:hideMark/>
          </w:tcPr>
          <w:p w:rsidRPr="00073AE3" w:rsidR="00C02E0A" w:rsidP="003C6809" w:rsidRDefault="00C02E0A" w14:paraId="485DDC38" w14:textId="77777777">
            <w:pPr>
              <w:pStyle w:val="BodyText"/>
              <w:spacing w:after="0"/>
              <w:jc w:val="center"/>
              <w:rPr>
                <w:rFonts w:cs="Arial"/>
                <w:b/>
                <w:i w:val="0"/>
                <w:color w:val="FF0000"/>
              </w:rPr>
            </w:pPr>
            <w:r w:rsidRPr="00073AE3">
              <w:rPr>
                <w:rFonts w:cs="Arial"/>
                <w:b/>
                <w:i w:val="0"/>
                <w:color w:val="FF0000"/>
              </w:rPr>
              <w:t>Y/N</w:t>
            </w:r>
          </w:p>
        </w:tc>
        <w:tc>
          <w:tcPr>
            <w:tcW w:w="4678" w:type="dxa"/>
            <w:tcBorders>
              <w:top w:val="single" w:color="auto" w:sz="4" w:space="0"/>
              <w:left w:val="nil"/>
              <w:bottom w:val="single" w:color="auto" w:sz="4" w:space="0"/>
              <w:right w:val="single" w:color="auto" w:sz="4" w:space="0"/>
            </w:tcBorders>
            <w:shd w:val="clear" w:color="auto" w:fill="002060"/>
            <w:vAlign w:val="center"/>
            <w:hideMark/>
          </w:tcPr>
          <w:p w:rsidRPr="00073AE3" w:rsidR="00C02E0A" w:rsidP="003C6809" w:rsidRDefault="00C02E0A" w14:paraId="53D6381E" w14:textId="77777777">
            <w:pPr>
              <w:pStyle w:val="BodyText"/>
              <w:spacing w:after="0"/>
              <w:jc w:val="center"/>
              <w:rPr>
                <w:rFonts w:cs="Arial"/>
                <w:b/>
                <w:i w:val="0"/>
                <w:color w:val="FF0000"/>
              </w:rPr>
            </w:pPr>
            <w:r w:rsidRPr="00073AE3">
              <w:rPr>
                <w:rFonts w:cs="Arial"/>
                <w:b/>
                <w:i w:val="0"/>
                <w:color w:val="FF0000"/>
              </w:rPr>
              <w:t>Details</w:t>
            </w:r>
          </w:p>
        </w:tc>
      </w:tr>
      <w:tr w:rsidRPr="00CF100E" w:rsidR="00C02E0A" w:rsidTr="008E3CE2" w14:paraId="2D0DF034" w14:textId="77777777">
        <w:trPr>
          <w:trHeight w:val="289"/>
        </w:trPr>
        <w:tc>
          <w:tcPr>
            <w:tcW w:w="4551" w:type="dxa"/>
            <w:tcBorders>
              <w:top w:val="single" w:color="auto" w:sz="4" w:space="0"/>
              <w:left w:val="single" w:color="auto" w:sz="4" w:space="0"/>
              <w:bottom w:val="single" w:color="auto" w:sz="4" w:space="0"/>
              <w:right w:val="single" w:color="auto" w:sz="4" w:space="0"/>
            </w:tcBorders>
            <w:shd w:val="clear" w:color="000000" w:fill="FFFFFF"/>
            <w:noWrap/>
          </w:tcPr>
          <w:p w:rsidRPr="00337120" w:rsidR="00C02E0A" w:rsidP="00E6600A" w:rsidRDefault="00C02E0A" w14:paraId="495A4E70" w14:textId="77777777">
            <w:pPr>
              <w:rPr>
                <w:rFonts w:cs="Arial"/>
                <w:color w:val="000000"/>
                <w:szCs w:val="20"/>
                <w:lang w:val="en-GB" w:eastAsia="en-GB"/>
              </w:rPr>
            </w:pPr>
            <w:r w:rsidRPr="00337120">
              <w:rPr>
                <w:rFonts w:cs="Arial"/>
                <w:color w:val="000000"/>
                <w:szCs w:val="20"/>
                <w:lang w:val="en-GB" w:eastAsia="en-GB"/>
              </w:rPr>
              <w:t xml:space="preserve">Does this </w:t>
            </w:r>
            <w:r w:rsidR="00BE1151">
              <w:rPr>
                <w:rFonts w:cs="Arial"/>
                <w:color w:val="000000"/>
                <w:szCs w:val="20"/>
                <w:lang w:val="en-GB" w:eastAsia="en-GB"/>
              </w:rPr>
              <w:t xml:space="preserve">change </w:t>
            </w:r>
            <w:r w:rsidRPr="00337120">
              <w:rPr>
                <w:rFonts w:cs="Arial"/>
                <w:color w:val="000000"/>
                <w:szCs w:val="20"/>
                <w:lang w:val="en-GB" w:eastAsia="en-GB"/>
              </w:rPr>
              <w:t>impact customers</w:t>
            </w:r>
            <w:r w:rsidR="005A4DA7">
              <w:rPr>
                <w:rFonts w:cs="Arial"/>
                <w:color w:val="000000"/>
                <w:szCs w:val="20"/>
                <w:lang w:val="en-GB" w:eastAsia="en-GB"/>
              </w:rPr>
              <w:t xml:space="preserve"> and / or the customer experience</w:t>
            </w:r>
            <w:r w:rsidRPr="00337120">
              <w:rPr>
                <w:rFonts w:cs="Arial"/>
                <w:color w:val="000000"/>
                <w:szCs w:val="20"/>
                <w:lang w:val="en-GB" w:eastAsia="en-GB"/>
              </w:rPr>
              <w:t>?</w:t>
            </w:r>
          </w:p>
        </w:tc>
        <w:tc>
          <w:tcPr>
            <w:tcW w:w="567" w:type="dxa"/>
            <w:tcBorders>
              <w:top w:val="single" w:color="auto" w:sz="4" w:space="0"/>
              <w:left w:val="nil"/>
              <w:bottom w:val="single" w:color="auto" w:sz="4" w:space="0"/>
              <w:right w:val="single" w:color="auto" w:sz="4" w:space="0"/>
            </w:tcBorders>
            <w:shd w:val="clear" w:color="000000" w:fill="FFFFFF"/>
            <w:noWrap/>
          </w:tcPr>
          <w:p w:rsidRPr="00337120" w:rsidR="00C02E0A" w:rsidP="00E6600A" w:rsidRDefault="008C5319" w14:paraId="28800C3C" w14:textId="63379BE1">
            <w:pPr>
              <w:rPr>
                <w:rFonts w:cs="Arial"/>
                <w:color w:val="000000"/>
                <w:szCs w:val="20"/>
                <w:lang w:val="en-GB" w:eastAsia="en-GB"/>
              </w:rPr>
            </w:pPr>
            <w:r>
              <w:rPr>
                <w:rFonts w:cs="Arial"/>
                <w:color w:val="000000"/>
                <w:szCs w:val="20"/>
                <w:lang w:val="en-GB" w:eastAsia="en-GB"/>
              </w:rPr>
              <w:t>Y/</w:t>
            </w:r>
            <w:r w:rsidR="009A3578">
              <w:rPr>
                <w:rFonts w:cs="Arial"/>
                <w:color w:val="000000"/>
                <w:szCs w:val="20"/>
                <w:lang w:val="en-GB" w:eastAsia="en-GB"/>
              </w:rPr>
              <w:t>N</w:t>
            </w:r>
          </w:p>
        </w:tc>
        <w:tc>
          <w:tcPr>
            <w:tcW w:w="4678" w:type="dxa"/>
            <w:tcBorders>
              <w:top w:val="single" w:color="auto" w:sz="4" w:space="0"/>
              <w:left w:val="nil"/>
              <w:bottom w:val="single" w:color="auto" w:sz="4" w:space="0"/>
              <w:right w:val="single" w:color="auto" w:sz="4" w:space="0"/>
            </w:tcBorders>
            <w:shd w:val="clear" w:color="000000" w:fill="FFFFFF"/>
            <w:noWrap/>
          </w:tcPr>
          <w:p w:rsidRPr="00337120" w:rsidR="005A4DA7" w:rsidP="005A4DA7" w:rsidRDefault="009C33A2" w14:paraId="2CFAD018" w14:textId="71C01C41">
            <w:pPr>
              <w:pStyle w:val="CommentText"/>
              <w:rPr>
                <w:rFonts w:cs="Arial"/>
                <w:lang w:val="en-GB" w:eastAsia="en-GB"/>
              </w:rPr>
            </w:pPr>
            <w:r>
              <w:rPr>
                <w:rFonts w:cs="Arial"/>
                <w:lang w:val="en-GB" w:eastAsia="en-GB"/>
              </w:rPr>
              <w:t xml:space="preserve">Y – improved service and capabilities </w:t>
            </w:r>
          </w:p>
        </w:tc>
      </w:tr>
      <w:tr w:rsidRPr="00CF100E" w:rsidR="00C02E0A" w:rsidTr="00A60057" w14:paraId="353DD10A" w14:textId="77777777">
        <w:trPr>
          <w:trHeight w:val="289"/>
        </w:trPr>
        <w:tc>
          <w:tcPr>
            <w:tcW w:w="4551" w:type="dxa"/>
            <w:tcBorders>
              <w:top w:val="single" w:color="auto" w:sz="4" w:space="0"/>
              <w:left w:val="single" w:color="auto" w:sz="4" w:space="0"/>
              <w:bottom w:val="single" w:color="auto" w:sz="4" w:space="0"/>
              <w:right w:val="single" w:color="auto" w:sz="4" w:space="0"/>
            </w:tcBorders>
            <w:shd w:val="clear" w:color="000000" w:fill="FFFFFF"/>
            <w:noWrap/>
          </w:tcPr>
          <w:p w:rsidRPr="00337120" w:rsidR="00C02E0A" w:rsidP="00BE1151" w:rsidRDefault="00BE1151" w14:paraId="0AC4B94F" w14:textId="77777777">
            <w:pPr>
              <w:rPr>
                <w:rFonts w:cs="Arial"/>
                <w:color w:val="000000"/>
                <w:szCs w:val="20"/>
                <w:lang w:val="en-GB" w:eastAsia="en-GB"/>
              </w:rPr>
            </w:pPr>
            <w:r>
              <w:rPr>
                <w:rFonts w:cs="Arial"/>
                <w:color w:val="000000"/>
                <w:szCs w:val="20"/>
                <w:lang w:val="en-GB" w:eastAsia="en-GB"/>
              </w:rPr>
              <w:t xml:space="preserve">Is there </w:t>
            </w:r>
            <w:r w:rsidR="00A60057">
              <w:rPr>
                <w:rFonts w:cs="Arial"/>
                <w:color w:val="000000"/>
                <w:szCs w:val="20"/>
                <w:lang w:val="en-GB" w:eastAsia="en-GB"/>
              </w:rPr>
              <w:t xml:space="preserve">expected to be </w:t>
            </w:r>
            <w:r>
              <w:rPr>
                <w:rFonts w:cs="Arial"/>
                <w:color w:val="000000"/>
                <w:szCs w:val="20"/>
                <w:lang w:val="en-GB" w:eastAsia="en-GB"/>
              </w:rPr>
              <w:t>an impact to the way the customer purchases their service(s)?</w:t>
            </w:r>
          </w:p>
        </w:tc>
        <w:tc>
          <w:tcPr>
            <w:tcW w:w="567" w:type="dxa"/>
            <w:tcBorders>
              <w:top w:val="single" w:color="auto" w:sz="4" w:space="0"/>
              <w:left w:val="nil"/>
              <w:bottom w:val="single" w:color="auto" w:sz="4" w:space="0"/>
              <w:right w:val="single" w:color="auto" w:sz="4" w:space="0"/>
            </w:tcBorders>
            <w:shd w:val="clear" w:color="000000" w:fill="FFFFFF"/>
            <w:noWrap/>
          </w:tcPr>
          <w:p w:rsidRPr="00337120" w:rsidR="00C02E0A" w:rsidP="00E6600A" w:rsidRDefault="008C5319" w14:paraId="3805CAF1" w14:textId="7FB967C4">
            <w:pPr>
              <w:rPr>
                <w:rFonts w:cs="Arial"/>
                <w:color w:val="000000"/>
                <w:szCs w:val="20"/>
                <w:lang w:val="en-GB" w:eastAsia="en-GB"/>
              </w:rPr>
            </w:pPr>
            <w:r>
              <w:rPr>
                <w:rFonts w:cs="Arial"/>
                <w:color w:val="000000"/>
                <w:szCs w:val="20"/>
                <w:lang w:val="en-GB" w:eastAsia="en-GB"/>
              </w:rPr>
              <w:t>Y/</w:t>
            </w:r>
            <w:r w:rsidR="003F65F1">
              <w:rPr>
                <w:rFonts w:cs="Arial"/>
                <w:color w:val="000000"/>
                <w:szCs w:val="20"/>
                <w:lang w:val="en-GB" w:eastAsia="en-GB"/>
              </w:rPr>
              <w:t>N</w:t>
            </w:r>
          </w:p>
        </w:tc>
        <w:tc>
          <w:tcPr>
            <w:tcW w:w="4678" w:type="dxa"/>
            <w:tcBorders>
              <w:top w:val="single" w:color="auto" w:sz="4" w:space="0"/>
              <w:left w:val="nil"/>
              <w:bottom w:val="single" w:color="auto" w:sz="4" w:space="0"/>
              <w:right w:val="single" w:color="auto" w:sz="4" w:space="0"/>
            </w:tcBorders>
            <w:shd w:val="clear" w:color="000000" w:fill="FFFFFF"/>
            <w:noWrap/>
          </w:tcPr>
          <w:p w:rsidRPr="00337120" w:rsidR="00C02E0A" w:rsidP="00BE1151" w:rsidRDefault="009C33A2" w14:paraId="51473EB7" w14:textId="5D9CD451">
            <w:pPr>
              <w:pStyle w:val="CommentText"/>
              <w:rPr>
                <w:rFonts w:cs="Arial"/>
                <w:lang w:val="en-GB" w:eastAsia="en-GB"/>
              </w:rPr>
            </w:pPr>
            <w:r>
              <w:rPr>
                <w:rFonts w:cs="Arial"/>
                <w:lang w:val="en-GB" w:eastAsia="en-GB"/>
              </w:rPr>
              <w:t xml:space="preserve">Y – they will have to add on a 5GSA </w:t>
            </w:r>
            <w:r w:rsidR="00C246D8">
              <w:rPr>
                <w:rFonts w:cs="Arial"/>
                <w:lang w:val="en-GB" w:eastAsia="en-GB"/>
              </w:rPr>
              <w:t>service</w:t>
            </w:r>
            <w:r>
              <w:rPr>
                <w:rFonts w:cs="Arial"/>
                <w:lang w:val="en-GB" w:eastAsia="en-GB"/>
              </w:rPr>
              <w:t xml:space="preserve"> (already live for SMB customers)</w:t>
            </w:r>
          </w:p>
        </w:tc>
      </w:tr>
      <w:tr w:rsidRPr="00CF100E" w:rsidR="006426E1" w:rsidTr="00A60057" w14:paraId="79D21BF6" w14:textId="77777777">
        <w:trPr>
          <w:trHeight w:val="289"/>
        </w:trPr>
        <w:tc>
          <w:tcPr>
            <w:tcW w:w="4551" w:type="dxa"/>
            <w:tcBorders>
              <w:top w:val="single" w:color="auto" w:sz="4" w:space="0"/>
              <w:left w:val="single" w:color="auto" w:sz="4" w:space="0"/>
              <w:bottom w:val="single" w:color="auto" w:sz="4" w:space="0"/>
              <w:right w:val="single" w:color="auto" w:sz="4" w:space="0"/>
            </w:tcBorders>
            <w:shd w:val="clear" w:color="000000" w:fill="FFFFFF"/>
            <w:noWrap/>
          </w:tcPr>
          <w:p w:rsidRPr="00337120" w:rsidR="006426E1" w:rsidP="00A60057" w:rsidRDefault="00A60057" w14:paraId="1F894F51" w14:textId="19287C05">
            <w:pPr>
              <w:rPr>
                <w:rFonts w:cs="Arial"/>
                <w:color w:val="000000"/>
                <w:szCs w:val="20"/>
                <w:lang w:val="en-GB" w:eastAsia="en-GB"/>
              </w:rPr>
            </w:pPr>
            <w:r>
              <w:rPr>
                <w:rFonts w:cs="Arial"/>
                <w:color w:val="000000"/>
                <w:szCs w:val="20"/>
                <w:lang w:val="en-GB" w:eastAsia="en-GB"/>
              </w:rPr>
              <w:t xml:space="preserve">Is there expected to be an impact to the way the customer </w:t>
            </w:r>
            <w:r w:rsidR="00AD3095">
              <w:rPr>
                <w:rFonts w:cs="Arial"/>
                <w:color w:val="000000"/>
                <w:szCs w:val="20"/>
                <w:lang w:val="en-GB" w:eastAsia="en-GB"/>
              </w:rPr>
              <w:t>uses</w:t>
            </w:r>
            <w:r>
              <w:rPr>
                <w:rFonts w:cs="Arial"/>
                <w:color w:val="000000"/>
                <w:szCs w:val="20"/>
                <w:lang w:val="en-GB" w:eastAsia="en-GB"/>
              </w:rPr>
              <w:t xml:space="preserve"> their service(s)?</w:t>
            </w:r>
          </w:p>
        </w:tc>
        <w:tc>
          <w:tcPr>
            <w:tcW w:w="567" w:type="dxa"/>
            <w:tcBorders>
              <w:top w:val="single" w:color="auto" w:sz="4" w:space="0"/>
              <w:left w:val="nil"/>
              <w:bottom w:val="single" w:color="auto" w:sz="4" w:space="0"/>
              <w:right w:val="single" w:color="auto" w:sz="4" w:space="0"/>
            </w:tcBorders>
            <w:shd w:val="clear" w:color="000000" w:fill="FFFFFF"/>
            <w:noWrap/>
          </w:tcPr>
          <w:p w:rsidRPr="00337120" w:rsidR="006426E1" w:rsidP="00E6600A" w:rsidRDefault="008C5319" w14:paraId="71B4925E" w14:textId="481D9399">
            <w:pPr>
              <w:rPr>
                <w:rFonts w:cs="Arial"/>
                <w:color w:val="000000"/>
                <w:szCs w:val="20"/>
                <w:lang w:val="en-GB" w:eastAsia="en-GB"/>
              </w:rPr>
            </w:pPr>
            <w:r>
              <w:rPr>
                <w:rFonts w:cs="Arial"/>
                <w:color w:val="000000"/>
                <w:szCs w:val="20"/>
                <w:lang w:val="en-GB" w:eastAsia="en-GB"/>
              </w:rPr>
              <w:t>Y/</w:t>
            </w:r>
            <w:r w:rsidR="0042284F">
              <w:rPr>
                <w:rFonts w:cs="Arial"/>
                <w:color w:val="000000"/>
                <w:szCs w:val="20"/>
                <w:lang w:val="en-GB" w:eastAsia="en-GB"/>
              </w:rPr>
              <w:t>N</w:t>
            </w:r>
          </w:p>
        </w:tc>
        <w:tc>
          <w:tcPr>
            <w:tcW w:w="4678" w:type="dxa"/>
            <w:tcBorders>
              <w:top w:val="single" w:color="auto" w:sz="4" w:space="0"/>
              <w:left w:val="nil"/>
              <w:bottom w:val="single" w:color="auto" w:sz="4" w:space="0"/>
              <w:right w:val="single" w:color="auto" w:sz="4" w:space="0"/>
            </w:tcBorders>
            <w:shd w:val="clear" w:color="000000" w:fill="FFFFFF"/>
            <w:noWrap/>
          </w:tcPr>
          <w:p w:rsidRPr="00337120" w:rsidR="006426E1" w:rsidP="00BE1151" w:rsidRDefault="009C33A2" w14:paraId="376005FA" w14:textId="154E9537">
            <w:pPr>
              <w:pStyle w:val="CommentText"/>
              <w:rPr>
                <w:rFonts w:cs="Arial"/>
                <w:lang w:val="en-GB" w:eastAsia="en-GB"/>
              </w:rPr>
            </w:pPr>
            <w:r>
              <w:rPr>
                <w:rFonts w:cs="Arial"/>
                <w:lang w:val="en-GB" w:eastAsia="en-GB"/>
              </w:rPr>
              <w:t>N</w:t>
            </w:r>
          </w:p>
        </w:tc>
      </w:tr>
      <w:tr w:rsidRPr="00CF100E" w:rsidR="006426E1" w:rsidTr="00A60057" w14:paraId="66D9AC68" w14:textId="77777777">
        <w:trPr>
          <w:trHeight w:val="289"/>
        </w:trPr>
        <w:tc>
          <w:tcPr>
            <w:tcW w:w="4551" w:type="dxa"/>
            <w:tcBorders>
              <w:top w:val="single" w:color="auto" w:sz="4" w:space="0"/>
              <w:left w:val="single" w:color="auto" w:sz="4" w:space="0"/>
              <w:bottom w:val="single" w:color="auto" w:sz="4" w:space="0"/>
              <w:right w:val="single" w:color="auto" w:sz="4" w:space="0"/>
            </w:tcBorders>
            <w:shd w:val="clear" w:color="000000" w:fill="FFFFFF"/>
            <w:noWrap/>
          </w:tcPr>
          <w:p w:rsidRPr="00337120" w:rsidR="006426E1" w:rsidP="00A60057" w:rsidRDefault="00A60057" w14:paraId="0C87ABE6" w14:textId="77777777">
            <w:pPr>
              <w:rPr>
                <w:rFonts w:cs="Arial"/>
                <w:color w:val="000000"/>
                <w:szCs w:val="20"/>
                <w:lang w:val="en-GB" w:eastAsia="en-GB"/>
              </w:rPr>
            </w:pPr>
            <w:r>
              <w:rPr>
                <w:rFonts w:cs="Arial"/>
                <w:color w:val="000000"/>
                <w:szCs w:val="20"/>
                <w:lang w:val="en-GB" w:eastAsia="en-GB"/>
              </w:rPr>
              <w:t>Is there expected to be an impact to the way the customer</w:t>
            </w:r>
            <w:r w:rsidR="00510959">
              <w:rPr>
                <w:rFonts w:cs="Arial"/>
                <w:color w:val="000000"/>
                <w:szCs w:val="20"/>
                <w:lang w:val="en-GB" w:eastAsia="en-GB"/>
              </w:rPr>
              <w:t xml:space="preserve"> makes</w:t>
            </w:r>
            <w:r>
              <w:rPr>
                <w:rFonts w:cs="Arial"/>
                <w:color w:val="000000"/>
                <w:szCs w:val="20"/>
                <w:lang w:val="en-GB" w:eastAsia="en-GB"/>
              </w:rPr>
              <w:t xml:space="preserve"> changes </w:t>
            </w:r>
            <w:r w:rsidR="00510959">
              <w:rPr>
                <w:rFonts w:cs="Arial"/>
                <w:color w:val="000000"/>
                <w:szCs w:val="20"/>
                <w:lang w:val="en-GB" w:eastAsia="en-GB"/>
              </w:rPr>
              <w:t xml:space="preserve">to </w:t>
            </w:r>
            <w:r>
              <w:rPr>
                <w:rFonts w:cs="Arial"/>
                <w:color w:val="000000"/>
                <w:szCs w:val="20"/>
                <w:lang w:val="en-GB" w:eastAsia="en-GB"/>
              </w:rPr>
              <w:t>their service(s)?</w:t>
            </w:r>
          </w:p>
        </w:tc>
        <w:tc>
          <w:tcPr>
            <w:tcW w:w="567" w:type="dxa"/>
            <w:tcBorders>
              <w:top w:val="single" w:color="auto" w:sz="4" w:space="0"/>
              <w:left w:val="nil"/>
              <w:bottom w:val="single" w:color="auto" w:sz="4" w:space="0"/>
              <w:right w:val="single" w:color="auto" w:sz="4" w:space="0"/>
            </w:tcBorders>
            <w:shd w:val="clear" w:color="000000" w:fill="FFFFFF"/>
            <w:noWrap/>
          </w:tcPr>
          <w:p w:rsidRPr="00337120" w:rsidR="006426E1" w:rsidP="00E6600A" w:rsidRDefault="008C5319" w14:paraId="4BDA5006" w14:textId="677161E6">
            <w:pPr>
              <w:rPr>
                <w:rFonts w:cs="Arial"/>
                <w:color w:val="000000"/>
                <w:szCs w:val="20"/>
                <w:lang w:val="en-GB" w:eastAsia="en-GB"/>
              </w:rPr>
            </w:pPr>
            <w:r>
              <w:rPr>
                <w:rFonts w:cs="Arial"/>
                <w:color w:val="000000"/>
                <w:szCs w:val="20"/>
                <w:lang w:val="en-GB" w:eastAsia="en-GB"/>
              </w:rPr>
              <w:t>Y/</w:t>
            </w:r>
            <w:r w:rsidR="0042284F">
              <w:rPr>
                <w:rFonts w:cs="Arial"/>
                <w:color w:val="000000"/>
                <w:szCs w:val="20"/>
                <w:lang w:val="en-GB" w:eastAsia="en-GB"/>
              </w:rPr>
              <w:t>N</w:t>
            </w:r>
          </w:p>
        </w:tc>
        <w:tc>
          <w:tcPr>
            <w:tcW w:w="4678" w:type="dxa"/>
            <w:tcBorders>
              <w:top w:val="single" w:color="auto" w:sz="4" w:space="0"/>
              <w:left w:val="nil"/>
              <w:bottom w:val="single" w:color="auto" w:sz="4" w:space="0"/>
              <w:right w:val="single" w:color="auto" w:sz="4" w:space="0"/>
            </w:tcBorders>
            <w:shd w:val="clear" w:color="000000" w:fill="FFFFFF"/>
            <w:noWrap/>
          </w:tcPr>
          <w:p w:rsidRPr="00337120" w:rsidR="006426E1" w:rsidP="00066638" w:rsidRDefault="009C33A2" w14:paraId="113CDC3C" w14:textId="2F762FCA">
            <w:pPr>
              <w:pStyle w:val="CommentText"/>
              <w:rPr>
                <w:rFonts w:cs="Arial"/>
                <w:lang w:val="en-GB" w:eastAsia="en-GB"/>
              </w:rPr>
            </w:pPr>
            <w:r>
              <w:rPr>
                <w:rFonts w:cs="Arial"/>
                <w:lang w:val="en-GB" w:eastAsia="en-GB"/>
              </w:rPr>
              <w:t xml:space="preserve">Y – ensure the 5G service is added </w:t>
            </w:r>
          </w:p>
        </w:tc>
      </w:tr>
      <w:tr w:rsidRPr="00CF100E" w:rsidR="00A60057" w:rsidTr="00A60057" w14:paraId="3CEECF89" w14:textId="77777777">
        <w:trPr>
          <w:trHeight w:val="289"/>
        </w:trPr>
        <w:tc>
          <w:tcPr>
            <w:tcW w:w="4551" w:type="dxa"/>
            <w:tcBorders>
              <w:top w:val="single" w:color="auto" w:sz="4" w:space="0"/>
              <w:left w:val="single" w:color="auto" w:sz="4" w:space="0"/>
              <w:bottom w:val="single" w:color="auto" w:sz="4" w:space="0"/>
              <w:right w:val="single" w:color="auto" w:sz="4" w:space="0"/>
            </w:tcBorders>
            <w:shd w:val="clear" w:color="000000" w:fill="FFFFFF"/>
            <w:noWrap/>
          </w:tcPr>
          <w:p w:rsidRPr="00337120" w:rsidR="00A60057" w:rsidP="00A60057" w:rsidRDefault="00A60057" w14:paraId="47B7FDFA" w14:textId="77777777">
            <w:pPr>
              <w:rPr>
                <w:rFonts w:cs="Arial"/>
                <w:color w:val="000000"/>
                <w:szCs w:val="20"/>
                <w:lang w:val="en-GB" w:eastAsia="en-GB"/>
              </w:rPr>
            </w:pPr>
            <w:r>
              <w:rPr>
                <w:rFonts w:cs="Arial"/>
                <w:color w:val="000000"/>
                <w:szCs w:val="20"/>
                <w:lang w:val="en-GB" w:eastAsia="en-GB"/>
              </w:rPr>
              <w:t>Is there expected to be an impact to the way the customer cancels their service(s)?</w:t>
            </w:r>
          </w:p>
        </w:tc>
        <w:tc>
          <w:tcPr>
            <w:tcW w:w="567" w:type="dxa"/>
            <w:tcBorders>
              <w:top w:val="single" w:color="auto" w:sz="4" w:space="0"/>
              <w:left w:val="nil"/>
              <w:bottom w:val="single" w:color="auto" w:sz="4" w:space="0"/>
              <w:right w:val="single" w:color="auto" w:sz="4" w:space="0"/>
            </w:tcBorders>
            <w:shd w:val="clear" w:color="000000" w:fill="FFFFFF"/>
            <w:noWrap/>
          </w:tcPr>
          <w:p w:rsidRPr="00337120" w:rsidR="00A60057" w:rsidP="00E6600A" w:rsidRDefault="008C5319" w14:paraId="789744BF" w14:textId="4DA3E279">
            <w:pPr>
              <w:rPr>
                <w:rFonts w:cs="Arial"/>
                <w:color w:val="000000"/>
                <w:szCs w:val="20"/>
                <w:lang w:val="en-GB" w:eastAsia="en-GB"/>
              </w:rPr>
            </w:pPr>
            <w:r>
              <w:rPr>
                <w:rFonts w:cs="Arial"/>
                <w:color w:val="000000"/>
                <w:szCs w:val="20"/>
                <w:lang w:val="en-GB" w:eastAsia="en-GB"/>
              </w:rPr>
              <w:t>Y/</w:t>
            </w:r>
            <w:r w:rsidR="00EE2267">
              <w:rPr>
                <w:rFonts w:cs="Arial"/>
                <w:color w:val="000000"/>
                <w:szCs w:val="20"/>
                <w:lang w:val="en-GB" w:eastAsia="en-GB"/>
              </w:rPr>
              <w:t>N</w:t>
            </w:r>
          </w:p>
        </w:tc>
        <w:tc>
          <w:tcPr>
            <w:tcW w:w="4678" w:type="dxa"/>
            <w:tcBorders>
              <w:top w:val="single" w:color="auto" w:sz="4" w:space="0"/>
              <w:left w:val="nil"/>
              <w:bottom w:val="single" w:color="auto" w:sz="4" w:space="0"/>
              <w:right w:val="single" w:color="auto" w:sz="4" w:space="0"/>
            </w:tcBorders>
            <w:shd w:val="clear" w:color="000000" w:fill="FFFFFF"/>
            <w:noWrap/>
          </w:tcPr>
          <w:p w:rsidRPr="00337120" w:rsidR="00A60057" w:rsidP="00BE1151" w:rsidRDefault="00C246D8" w14:paraId="5E3546ED" w14:textId="648A229B">
            <w:pPr>
              <w:pStyle w:val="CommentText"/>
              <w:rPr>
                <w:rFonts w:cs="Arial"/>
                <w:lang w:val="en-GB" w:eastAsia="en-GB"/>
              </w:rPr>
            </w:pPr>
            <w:r>
              <w:rPr>
                <w:rFonts w:cs="Arial"/>
                <w:lang w:val="en-GB" w:eastAsia="en-GB"/>
              </w:rPr>
              <w:t>N</w:t>
            </w:r>
          </w:p>
        </w:tc>
      </w:tr>
      <w:tr w:rsidRPr="00CF100E" w:rsidR="00A60057" w:rsidTr="00A60057" w14:paraId="277EBF59" w14:textId="77777777">
        <w:trPr>
          <w:trHeight w:val="289"/>
        </w:trPr>
        <w:tc>
          <w:tcPr>
            <w:tcW w:w="4551" w:type="dxa"/>
            <w:tcBorders>
              <w:top w:val="single" w:color="auto" w:sz="4" w:space="0"/>
              <w:left w:val="single" w:color="auto" w:sz="4" w:space="0"/>
              <w:bottom w:val="single" w:color="auto" w:sz="4" w:space="0"/>
              <w:right w:val="single" w:color="auto" w:sz="4" w:space="0"/>
            </w:tcBorders>
            <w:shd w:val="clear" w:color="000000" w:fill="FFFFFF"/>
            <w:noWrap/>
          </w:tcPr>
          <w:p w:rsidRPr="00337120" w:rsidR="00A60057" w:rsidP="00A60057" w:rsidRDefault="00A60057" w14:paraId="309C81A7" w14:textId="77777777">
            <w:pPr>
              <w:rPr>
                <w:rFonts w:cs="Arial"/>
                <w:color w:val="000000"/>
                <w:szCs w:val="20"/>
                <w:lang w:val="en-GB" w:eastAsia="en-GB"/>
              </w:rPr>
            </w:pPr>
            <w:r>
              <w:rPr>
                <w:rFonts w:cs="Arial"/>
                <w:color w:val="000000"/>
                <w:szCs w:val="20"/>
                <w:lang w:val="en-GB" w:eastAsia="en-GB"/>
              </w:rPr>
              <w:t>Is there expected to be an impact to the way Virgin Media provides support to the customer?</w:t>
            </w:r>
          </w:p>
        </w:tc>
        <w:tc>
          <w:tcPr>
            <w:tcW w:w="567" w:type="dxa"/>
            <w:tcBorders>
              <w:top w:val="single" w:color="auto" w:sz="4" w:space="0"/>
              <w:left w:val="nil"/>
              <w:bottom w:val="single" w:color="auto" w:sz="4" w:space="0"/>
              <w:right w:val="single" w:color="auto" w:sz="4" w:space="0"/>
            </w:tcBorders>
            <w:shd w:val="clear" w:color="000000" w:fill="FFFFFF"/>
            <w:noWrap/>
          </w:tcPr>
          <w:p w:rsidRPr="00337120" w:rsidR="00A60057" w:rsidP="00E6600A" w:rsidRDefault="008C5319" w14:paraId="7F26B70F" w14:textId="22B607F2">
            <w:pPr>
              <w:rPr>
                <w:rFonts w:cs="Arial"/>
                <w:color w:val="000000"/>
                <w:szCs w:val="20"/>
                <w:lang w:val="en-GB" w:eastAsia="en-GB"/>
              </w:rPr>
            </w:pPr>
            <w:r>
              <w:rPr>
                <w:rFonts w:cs="Arial"/>
                <w:color w:val="000000"/>
                <w:szCs w:val="20"/>
                <w:lang w:val="en-GB" w:eastAsia="en-GB"/>
              </w:rPr>
              <w:t>Y/</w:t>
            </w:r>
            <w:r w:rsidR="00EE2267">
              <w:rPr>
                <w:rFonts w:cs="Arial"/>
                <w:color w:val="000000"/>
                <w:szCs w:val="20"/>
                <w:lang w:val="en-GB" w:eastAsia="en-GB"/>
              </w:rPr>
              <w:t>N</w:t>
            </w:r>
          </w:p>
        </w:tc>
        <w:tc>
          <w:tcPr>
            <w:tcW w:w="4678" w:type="dxa"/>
            <w:tcBorders>
              <w:top w:val="single" w:color="auto" w:sz="4" w:space="0"/>
              <w:left w:val="nil"/>
              <w:bottom w:val="single" w:color="auto" w:sz="4" w:space="0"/>
              <w:right w:val="single" w:color="auto" w:sz="4" w:space="0"/>
            </w:tcBorders>
            <w:shd w:val="clear" w:color="000000" w:fill="FFFFFF"/>
            <w:noWrap/>
          </w:tcPr>
          <w:p w:rsidRPr="00337120" w:rsidR="00A60057" w:rsidP="00066638" w:rsidRDefault="00C246D8" w14:paraId="0B49C106" w14:textId="225E85D4">
            <w:pPr>
              <w:pStyle w:val="CommentText"/>
              <w:rPr>
                <w:rFonts w:cs="Arial"/>
                <w:lang w:val="en-GB" w:eastAsia="en-GB"/>
              </w:rPr>
            </w:pPr>
            <w:r>
              <w:rPr>
                <w:rFonts w:cs="Arial"/>
                <w:lang w:val="en-GB" w:eastAsia="en-GB"/>
              </w:rPr>
              <w:t>N</w:t>
            </w:r>
          </w:p>
        </w:tc>
      </w:tr>
      <w:tr w:rsidRPr="00CF100E" w:rsidR="00C02E0A" w:rsidTr="00A60057" w14:paraId="44269CA8" w14:textId="77777777">
        <w:trPr>
          <w:trHeight w:val="289"/>
        </w:trPr>
        <w:tc>
          <w:tcPr>
            <w:tcW w:w="4551" w:type="dxa"/>
            <w:tcBorders>
              <w:top w:val="single" w:color="auto" w:sz="4" w:space="0"/>
              <w:left w:val="single" w:color="auto" w:sz="4" w:space="0"/>
              <w:bottom w:val="single" w:color="auto" w:sz="4" w:space="0"/>
              <w:right w:val="single" w:color="auto" w:sz="4" w:space="0"/>
            </w:tcBorders>
            <w:shd w:val="clear" w:color="000000" w:fill="FFFFFF"/>
            <w:noWrap/>
          </w:tcPr>
          <w:p w:rsidRPr="00337120" w:rsidR="00C02E0A" w:rsidP="00E6600A" w:rsidRDefault="005A4DA7" w14:paraId="447F8DB4" w14:textId="77777777">
            <w:pPr>
              <w:rPr>
                <w:rFonts w:cs="Arial"/>
                <w:color w:val="000000"/>
                <w:szCs w:val="20"/>
                <w:lang w:val="en-GB" w:eastAsia="en-GB"/>
              </w:rPr>
            </w:pPr>
            <w:r w:rsidRPr="00337120">
              <w:rPr>
                <w:rFonts w:cs="Arial"/>
                <w:lang w:val="en-GB" w:eastAsia="en-GB"/>
              </w:rPr>
              <w:t>Will delivery of the idea offer the customer flexibility?</w:t>
            </w:r>
          </w:p>
        </w:tc>
        <w:tc>
          <w:tcPr>
            <w:tcW w:w="567" w:type="dxa"/>
            <w:tcBorders>
              <w:top w:val="single" w:color="auto" w:sz="4" w:space="0"/>
              <w:left w:val="nil"/>
              <w:bottom w:val="single" w:color="auto" w:sz="4" w:space="0"/>
              <w:right w:val="single" w:color="auto" w:sz="4" w:space="0"/>
            </w:tcBorders>
            <w:shd w:val="clear" w:color="000000" w:fill="FFFFFF"/>
            <w:noWrap/>
          </w:tcPr>
          <w:p w:rsidRPr="00337120" w:rsidR="00C02E0A" w:rsidP="00E6600A" w:rsidRDefault="008C5319" w14:paraId="6C6BFA18" w14:textId="1DD6E5CE">
            <w:pPr>
              <w:rPr>
                <w:rFonts w:cs="Arial"/>
                <w:color w:val="000000"/>
                <w:szCs w:val="20"/>
                <w:lang w:val="en-GB" w:eastAsia="en-GB"/>
              </w:rPr>
            </w:pPr>
            <w:r>
              <w:rPr>
                <w:rFonts w:cs="Arial"/>
                <w:color w:val="000000"/>
                <w:szCs w:val="20"/>
                <w:lang w:val="en-GB" w:eastAsia="en-GB"/>
              </w:rPr>
              <w:t>Y/</w:t>
            </w:r>
            <w:r w:rsidR="0042284F">
              <w:rPr>
                <w:rFonts w:cs="Arial"/>
                <w:color w:val="000000"/>
                <w:szCs w:val="20"/>
                <w:lang w:val="en-GB" w:eastAsia="en-GB"/>
              </w:rPr>
              <w:t>N</w:t>
            </w:r>
          </w:p>
        </w:tc>
        <w:tc>
          <w:tcPr>
            <w:tcW w:w="4678" w:type="dxa"/>
            <w:tcBorders>
              <w:top w:val="single" w:color="auto" w:sz="4" w:space="0"/>
              <w:left w:val="nil"/>
              <w:bottom w:val="single" w:color="auto" w:sz="4" w:space="0"/>
              <w:right w:val="single" w:color="auto" w:sz="4" w:space="0"/>
            </w:tcBorders>
            <w:shd w:val="clear" w:color="000000" w:fill="FFFFFF"/>
            <w:noWrap/>
          </w:tcPr>
          <w:p w:rsidRPr="00337120" w:rsidR="00C02E0A" w:rsidP="006426E1" w:rsidRDefault="00C246D8" w14:paraId="05666468" w14:textId="1F40D09D">
            <w:pPr>
              <w:pStyle w:val="CommentText"/>
              <w:rPr>
                <w:rFonts w:cs="Arial"/>
                <w:lang w:val="en-GB" w:eastAsia="en-GB"/>
              </w:rPr>
            </w:pPr>
            <w:r>
              <w:rPr>
                <w:rFonts w:cs="Arial"/>
                <w:lang w:val="en-GB" w:eastAsia="en-GB"/>
              </w:rPr>
              <w:t>N</w:t>
            </w:r>
          </w:p>
        </w:tc>
      </w:tr>
      <w:tr w:rsidRPr="00CF100E" w:rsidR="00C02E0A" w:rsidTr="00A60057" w14:paraId="115984A2" w14:textId="77777777">
        <w:trPr>
          <w:trHeight w:val="289"/>
        </w:trPr>
        <w:tc>
          <w:tcPr>
            <w:tcW w:w="4551" w:type="dxa"/>
            <w:tcBorders>
              <w:top w:val="single" w:color="auto" w:sz="4" w:space="0"/>
              <w:left w:val="single" w:color="auto" w:sz="4" w:space="0"/>
              <w:bottom w:val="single" w:color="auto" w:sz="4" w:space="0"/>
              <w:right w:val="single" w:color="auto" w:sz="4" w:space="0"/>
            </w:tcBorders>
            <w:shd w:val="clear" w:color="000000" w:fill="FFFFFF"/>
            <w:noWrap/>
          </w:tcPr>
          <w:p w:rsidRPr="00337120" w:rsidR="00C02E0A" w:rsidP="00E6600A" w:rsidRDefault="005A4DA7" w14:paraId="1854BFB0" w14:textId="77777777">
            <w:pPr>
              <w:rPr>
                <w:rFonts w:cs="Arial"/>
                <w:color w:val="000000"/>
                <w:szCs w:val="20"/>
                <w:lang w:val="en-GB" w:eastAsia="en-GB"/>
              </w:rPr>
            </w:pPr>
            <w:r w:rsidRPr="00337120">
              <w:rPr>
                <w:rFonts w:cs="Arial"/>
                <w:lang w:val="en-GB" w:eastAsia="en-GB"/>
              </w:rPr>
              <w:t>Will delivery of the idea offer additional value to the customer?</w:t>
            </w:r>
          </w:p>
        </w:tc>
        <w:tc>
          <w:tcPr>
            <w:tcW w:w="567" w:type="dxa"/>
            <w:tcBorders>
              <w:top w:val="single" w:color="auto" w:sz="4" w:space="0"/>
              <w:left w:val="nil"/>
              <w:bottom w:val="single" w:color="auto" w:sz="4" w:space="0"/>
              <w:right w:val="single" w:color="auto" w:sz="4" w:space="0"/>
            </w:tcBorders>
            <w:shd w:val="clear" w:color="000000" w:fill="FFFFFF"/>
            <w:noWrap/>
          </w:tcPr>
          <w:p w:rsidRPr="00337120" w:rsidR="00C02E0A" w:rsidP="00E6600A" w:rsidRDefault="008C5319" w14:paraId="064A7093" w14:textId="62523B00">
            <w:pPr>
              <w:rPr>
                <w:rFonts w:cs="Arial"/>
                <w:color w:val="000000"/>
                <w:szCs w:val="20"/>
                <w:lang w:val="en-GB" w:eastAsia="en-GB"/>
              </w:rPr>
            </w:pPr>
            <w:r>
              <w:rPr>
                <w:rFonts w:cs="Arial"/>
                <w:color w:val="000000"/>
                <w:szCs w:val="20"/>
                <w:lang w:val="en-GB" w:eastAsia="en-GB"/>
              </w:rPr>
              <w:t>Y/</w:t>
            </w:r>
            <w:r w:rsidR="0042284F">
              <w:rPr>
                <w:rFonts w:cs="Arial"/>
                <w:color w:val="000000"/>
                <w:szCs w:val="20"/>
                <w:lang w:val="en-GB" w:eastAsia="en-GB"/>
              </w:rPr>
              <w:t>N</w:t>
            </w:r>
          </w:p>
        </w:tc>
        <w:tc>
          <w:tcPr>
            <w:tcW w:w="4678" w:type="dxa"/>
            <w:tcBorders>
              <w:top w:val="single" w:color="auto" w:sz="4" w:space="0"/>
              <w:left w:val="nil"/>
              <w:bottom w:val="single" w:color="auto" w:sz="4" w:space="0"/>
              <w:right w:val="single" w:color="auto" w:sz="4" w:space="0"/>
            </w:tcBorders>
            <w:shd w:val="clear" w:color="000000" w:fill="FFFFFF"/>
            <w:noWrap/>
          </w:tcPr>
          <w:p w:rsidRPr="00337120" w:rsidR="00C02E0A" w:rsidP="006426E1" w:rsidRDefault="00C246D8" w14:paraId="70CD5C44" w14:textId="23D7ACB3">
            <w:pPr>
              <w:pStyle w:val="CommentText"/>
              <w:rPr>
                <w:rFonts w:cs="Arial"/>
                <w:lang w:val="en-GB" w:eastAsia="en-GB"/>
              </w:rPr>
            </w:pPr>
            <w:r>
              <w:rPr>
                <w:rFonts w:cs="Arial"/>
                <w:lang w:val="en-GB" w:eastAsia="en-GB"/>
              </w:rPr>
              <w:t>Y – additional capabilities and improved overall service</w:t>
            </w:r>
          </w:p>
        </w:tc>
      </w:tr>
      <w:tr w:rsidRPr="00CF100E" w:rsidR="00C246D8" w:rsidTr="00A60057" w14:paraId="68C548EF" w14:textId="77777777">
        <w:trPr>
          <w:trHeight w:val="289"/>
        </w:trPr>
        <w:tc>
          <w:tcPr>
            <w:tcW w:w="4551" w:type="dxa"/>
            <w:tcBorders>
              <w:top w:val="single" w:color="auto" w:sz="4" w:space="0"/>
              <w:left w:val="single" w:color="auto" w:sz="4" w:space="0"/>
              <w:bottom w:val="single" w:color="auto" w:sz="4" w:space="0"/>
              <w:right w:val="single" w:color="auto" w:sz="4" w:space="0"/>
            </w:tcBorders>
            <w:shd w:val="clear" w:color="000000" w:fill="FFFFFF"/>
            <w:noWrap/>
          </w:tcPr>
          <w:p w:rsidRPr="00337120" w:rsidR="00C246D8" w:rsidP="00E6600A" w:rsidRDefault="00C246D8" w14:paraId="2FAB66E3" w14:textId="77777777">
            <w:pPr>
              <w:rPr>
                <w:rFonts w:cs="Arial"/>
                <w:lang w:val="en-GB" w:eastAsia="en-GB"/>
              </w:rPr>
            </w:pPr>
          </w:p>
        </w:tc>
        <w:tc>
          <w:tcPr>
            <w:tcW w:w="567" w:type="dxa"/>
            <w:tcBorders>
              <w:top w:val="single" w:color="auto" w:sz="4" w:space="0"/>
              <w:left w:val="nil"/>
              <w:bottom w:val="single" w:color="auto" w:sz="4" w:space="0"/>
              <w:right w:val="single" w:color="auto" w:sz="4" w:space="0"/>
            </w:tcBorders>
            <w:shd w:val="clear" w:color="000000" w:fill="FFFFFF"/>
            <w:noWrap/>
          </w:tcPr>
          <w:p w:rsidR="00C246D8" w:rsidP="00E6600A" w:rsidRDefault="00C246D8" w14:paraId="5D96DCCB" w14:textId="77777777">
            <w:pPr>
              <w:rPr>
                <w:rFonts w:cs="Arial"/>
                <w:color w:val="000000"/>
                <w:szCs w:val="20"/>
                <w:lang w:val="en-GB" w:eastAsia="en-GB"/>
              </w:rPr>
            </w:pPr>
          </w:p>
        </w:tc>
        <w:tc>
          <w:tcPr>
            <w:tcW w:w="4678" w:type="dxa"/>
            <w:tcBorders>
              <w:top w:val="single" w:color="auto" w:sz="4" w:space="0"/>
              <w:left w:val="nil"/>
              <w:bottom w:val="single" w:color="auto" w:sz="4" w:space="0"/>
              <w:right w:val="single" w:color="auto" w:sz="4" w:space="0"/>
            </w:tcBorders>
            <w:shd w:val="clear" w:color="000000" w:fill="FFFFFF"/>
            <w:noWrap/>
          </w:tcPr>
          <w:p w:rsidR="00C246D8" w:rsidP="006426E1" w:rsidRDefault="00C246D8" w14:paraId="7FA14447" w14:textId="77777777">
            <w:pPr>
              <w:pStyle w:val="CommentText"/>
              <w:rPr>
                <w:rFonts w:cs="Arial"/>
                <w:lang w:val="en-GB" w:eastAsia="en-GB"/>
              </w:rPr>
            </w:pPr>
          </w:p>
        </w:tc>
      </w:tr>
    </w:tbl>
    <w:p w:rsidRPr="00C02E0A" w:rsidR="00C02E0A" w:rsidP="009E098C" w:rsidRDefault="00C02E0A" w14:paraId="3241EBEE" w14:textId="77777777">
      <w:pPr>
        <w:ind w:left="720"/>
        <w:rPr>
          <w:rFonts w:cs="Arial"/>
          <w:szCs w:val="20"/>
        </w:rPr>
      </w:pPr>
    </w:p>
    <w:p w:rsidR="005620E4" w:rsidP="001442E5" w:rsidRDefault="005620E4" w14:paraId="495A7CC1" w14:textId="77777777">
      <w:pPr>
        <w:pStyle w:val="Heading1"/>
        <w:jc w:val="left"/>
      </w:pPr>
      <w:bookmarkStart w:name="_Toc228280495" w:id="12"/>
      <w:r>
        <w:t>ASpirational timelines</w:t>
      </w:r>
      <w:bookmarkEnd w:id="12"/>
    </w:p>
    <w:p w:rsidR="000517DA" w:rsidP="009903B3" w:rsidRDefault="000517DA" w14:paraId="13BAEBC4" w14:textId="77777777">
      <w:pPr>
        <w:pStyle w:val="Heading1"/>
        <w:numPr>
          <w:ilvl w:val="0"/>
          <w:numId w:val="0"/>
        </w:numPr>
        <w:jc w:val="left"/>
        <w:rPr>
          <w:rFonts w:eastAsia="Arial Unicode MS"/>
        </w:rPr>
      </w:pPr>
    </w:p>
    <w:p w:rsidRPr="00B1175F" w:rsidR="001E62C5" w:rsidP="00B1175F" w:rsidRDefault="001E62C5" w14:paraId="61EE8CB6" w14:textId="77777777">
      <w:pPr>
        <w:rPr>
          <w:rFonts w:eastAsia="Arial Unicode MS"/>
        </w:rPr>
      </w:pPr>
    </w:p>
    <w:tbl>
      <w:tblPr>
        <w:tblW w:w="9796" w:type="dxa"/>
        <w:tblInd w:w="93" w:type="dxa"/>
        <w:tblLayout w:type="fixed"/>
        <w:tblLook w:val="04A0" w:firstRow="1" w:lastRow="0" w:firstColumn="1" w:lastColumn="0" w:noHBand="0" w:noVBand="1"/>
      </w:tblPr>
      <w:tblGrid>
        <w:gridCol w:w="2709"/>
        <w:gridCol w:w="3543"/>
        <w:gridCol w:w="3544"/>
      </w:tblGrid>
      <w:tr w:rsidRPr="00B16875" w:rsidR="00B16875" w:rsidTr="00B16875" w14:paraId="12F4047B" w14:textId="77777777">
        <w:trPr>
          <w:trHeight w:val="344"/>
        </w:trPr>
        <w:tc>
          <w:tcPr>
            <w:tcW w:w="2709" w:type="dxa"/>
            <w:tcBorders>
              <w:top w:val="single" w:color="auto" w:sz="4" w:space="0"/>
              <w:left w:val="single" w:color="auto" w:sz="4" w:space="0"/>
              <w:bottom w:val="single" w:color="auto" w:sz="4" w:space="0"/>
              <w:right w:val="single" w:color="auto" w:sz="4" w:space="0"/>
            </w:tcBorders>
            <w:shd w:val="clear" w:color="auto" w:fill="002060"/>
            <w:vAlign w:val="center"/>
          </w:tcPr>
          <w:p w:rsidRPr="00B16875" w:rsidR="003C3CA4" w:rsidP="00B30D30" w:rsidRDefault="003C3CA4" w14:paraId="04F38983" w14:textId="77777777">
            <w:pPr>
              <w:pStyle w:val="BodyText"/>
              <w:spacing w:after="0"/>
              <w:jc w:val="center"/>
              <w:rPr>
                <w:rFonts w:cs="Arial"/>
                <w:b/>
                <w:i w:val="0"/>
                <w:color w:val="FF0000"/>
              </w:rPr>
            </w:pPr>
            <w:r w:rsidRPr="00B16875">
              <w:rPr>
                <w:rFonts w:cs="Arial"/>
                <w:b/>
                <w:i w:val="0"/>
                <w:color w:val="FF0000"/>
              </w:rPr>
              <w:t>Commercial Launch Date</w:t>
            </w:r>
          </w:p>
        </w:tc>
        <w:tc>
          <w:tcPr>
            <w:tcW w:w="3543" w:type="dxa"/>
            <w:tcBorders>
              <w:top w:val="single" w:color="auto" w:sz="4" w:space="0"/>
              <w:left w:val="nil"/>
              <w:bottom w:val="single" w:color="auto" w:sz="4" w:space="0"/>
              <w:right w:val="single" w:color="auto" w:sz="4" w:space="0"/>
            </w:tcBorders>
            <w:shd w:val="clear" w:color="auto" w:fill="002060"/>
            <w:vAlign w:val="center"/>
            <w:hideMark/>
          </w:tcPr>
          <w:p w:rsidRPr="00B16875" w:rsidR="003C3CA4" w:rsidP="00B30D30" w:rsidRDefault="003C3CA4" w14:paraId="0DEF08C3" w14:textId="77777777">
            <w:pPr>
              <w:pStyle w:val="BodyText"/>
              <w:spacing w:after="0"/>
              <w:jc w:val="center"/>
              <w:rPr>
                <w:rFonts w:cs="Arial"/>
                <w:b/>
                <w:i w:val="0"/>
                <w:color w:val="FF0000"/>
              </w:rPr>
            </w:pPr>
            <w:r w:rsidRPr="00B16875">
              <w:rPr>
                <w:rFonts w:cs="Arial"/>
                <w:b/>
                <w:i w:val="0"/>
                <w:color w:val="FF0000"/>
              </w:rPr>
              <w:t>Scope</w:t>
            </w:r>
          </w:p>
        </w:tc>
        <w:tc>
          <w:tcPr>
            <w:tcW w:w="3544" w:type="dxa"/>
            <w:tcBorders>
              <w:top w:val="single" w:color="auto" w:sz="4" w:space="0"/>
              <w:left w:val="nil"/>
              <w:bottom w:val="single" w:color="auto" w:sz="4" w:space="0"/>
              <w:right w:val="single" w:color="auto" w:sz="4" w:space="0"/>
            </w:tcBorders>
            <w:shd w:val="clear" w:color="auto" w:fill="002060"/>
            <w:vAlign w:val="center"/>
            <w:hideMark/>
          </w:tcPr>
          <w:p w:rsidRPr="00B16875" w:rsidR="003C3CA4" w:rsidP="00B30D30" w:rsidRDefault="003C3CA4" w14:paraId="262FCDB9" w14:textId="77777777">
            <w:pPr>
              <w:pStyle w:val="BodyText"/>
              <w:spacing w:after="0"/>
              <w:jc w:val="center"/>
              <w:rPr>
                <w:rFonts w:cs="Arial"/>
                <w:b/>
                <w:i w:val="0"/>
                <w:color w:val="FF0000"/>
              </w:rPr>
            </w:pPr>
            <w:r w:rsidRPr="00B16875">
              <w:rPr>
                <w:rFonts w:cs="Arial"/>
                <w:b/>
                <w:i w:val="0"/>
                <w:color w:val="FF0000"/>
              </w:rPr>
              <w:t>Drivers</w:t>
            </w:r>
          </w:p>
        </w:tc>
      </w:tr>
      <w:tr w:rsidRPr="00CF100E" w:rsidR="003C3CA4" w:rsidTr="003C3CA4" w14:paraId="5476003A" w14:textId="77777777">
        <w:trPr>
          <w:trHeight w:val="289"/>
        </w:trPr>
        <w:tc>
          <w:tcPr>
            <w:tcW w:w="2709"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Pr="00CF100E" w:rsidR="003C3CA4" w:rsidP="00B30D30" w:rsidRDefault="00C246D8" w14:paraId="365CA718" w14:textId="1538C200">
            <w:pPr>
              <w:jc w:val="center"/>
              <w:rPr>
                <w:rFonts w:ascii="Calibri" w:hAnsi="Calibri"/>
                <w:color w:val="000000"/>
                <w:sz w:val="22"/>
                <w:szCs w:val="22"/>
                <w:lang w:val="en-GB" w:eastAsia="en-GB"/>
              </w:rPr>
            </w:pPr>
            <w:r>
              <w:rPr>
                <w:rFonts w:ascii="Calibri" w:hAnsi="Calibri"/>
                <w:color w:val="000000"/>
                <w:sz w:val="22"/>
                <w:szCs w:val="22"/>
                <w:lang w:val="en-GB" w:eastAsia="en-GB"/>
              </w:rPr>
              <w:t>Within 4months</w:t>
            </w:r>
          </w:p>
        </w:tc>
        <w:tc>
          <w:tcPr>
            <w:tcW w:w="3543" w:type="dxa"/>
            <w:tcBorders>
              <w:top w:val="single" w:color="auto" w:sz="4" w:space="0"/>
              <w:left w:val="nil"/>
              <w:bottom w:val="single" w:color="auto" w:sz="4" w:space="0"/>
              <w:right w:val="single" w:color="auto" w:sz="4" w:space="0"/>
            </w:tcBorders>
            <w:shd w:val="clear" w:color="000000" w:fill="FFFFFF"/>
            <w:noWrap/>
            <w:vAlign w:val="center"/>
          </w:tcPr>
          <w:p w:rsidRPr="00CF100E" w:rsidR="003C3CA4" w:rsidP="00B30D30" w:rsidRDefault="00C246D8" w14:paraId="1B831757" w14:textId="21E61A80">
            <w:pPr>
              <w:jc w:val="center"/>
              <w:rPr>
                <w:rFonts w:ascii="Calibri" w:hAnsi="Calibri"/>
                <w:color w:val="000000"/>
                <w:sz w:val="22"/>
                <w:szCs w:val="22"/>
                <w:lang w:val="en-GB" w:eastAsia="en-GB"/>
              </w:rPr>
            </w:pPr>
            <w:r>
              <w:rPr>
                <w:rFonts w:ascii="Calibri" w:hAnsi="Calibri"/>
                <w:color w:val="000000"/>
                <w:sz w:val="22"/>
                <w:szCs w:val="22"/>
                <w:lang w:val="en-GB" w:eastAsia="en-GB"/>
              </w:rPr>
              <w:t>Enable 5GA service for Plan.com on their specific set up</w:t>
            </w:r>
          </w:p>
        </w:tc>
        <w:tc>
          <w:tcPr>
            <w:tcW w:w="3544" w:type="dxa"/>
            <w:tcBorders>
              <w:top w:val="single" w:color="auto" w:sz="4" w:space="0"/>
              <w:left w:val="nil"/>
              <w:bottom w:val="single" w:color="auto" w:sz="4" w:space="0"/>
              <w:right w:val="single" w:color="auto" w:sz="4" w:space="0"/>
            </w:tcBorders>
            <w:shd w:val="clear" w:color="000000" w:fill="FFFFFF"/>
            <w:noWrap/>
            <w:vAlign w:val="center"/>
            <w:hideMark/>
          </w:tcPr>
          <w:p w:rsidRPr="00CF100E" w:rsidR="003C3CA4" w:rsidP="00B30D30" w:rsidRDefault="00C246D8" w14:paraId="0F23335C" w14:textId="098558EF">
            <w:pPr>
              <w:pStyle w:val="CommentText"/>
              <w:rPr>
                <w:lang w:val="en-GB" w:eastAsia="en-GB"/>
              </w:rPr>
            </w:pPr>
            <w:r>
              <w:rPr>
                <w:lang w:val="en-GB" w:eastAsia="en-GB"/>
              </w:rPr>
              <w:t xml:space="preserve">Regulatory </w:t>
            </w:r>
          </w:p>
        </w:tc>
      </w:tr>
      <w:tr w:rsidRPr="00CF100E" w:rsidR="003C3CA4" w:rsidTr="003C3CA4" w14:paraId="4B35CE64" w14:textId="77777777">
        <w:trPr>
          <w:trHeight w:val="289"/>
        </w:trPr>
        <w:tc>
          <w:tcPr>
            <w:tcW w:w="2709"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Pr="00CF100E" w:rsidR="003C3CA4" w:rsidP="00B30D30" w:rsidRDefault="003C3CA4" w14:paraId="4DF38690" w14:textId="77777777">
            <w:pPr>
              <w:jc w:val="center"/>
              <w:rPr>
                <w:rFonts w:ascii="Calibri" w:hAnsi="Calibri"/>
                <w:color w:val="000000"/>
                <w:sz w:val="22"/>
                <w:szCs w:val="22"/>
                <w:lang w:val="en-GB" w:eastAsia="en-GB"/>
              </w:rPr>
            </w:pPr>
          </w:p>
        </w:tc>
        <w:tc>
          <w:tcPr>
            <w:tcW w:w="3543" w:type="dxa"/>
            <w:tcBorders>
              <w:top w:val="single" w:color="auto" w:sz="4" w:space="0"/>
              <w:left w:val="nil"/>
              <w:bottom w:val="single" w:color="auto" w:sz="4" w:space="0"/>
              <w:right w:val="single" w:color="auto" w:sz="4" w:space="0"/>
            </w:tcBorders>
            <w:shd w:val="clear" w:color="000000" w:fill="FFFFFF"/>
            <w:noWrap/>
            <w:vAlign w:val="center"/>
          </w:tcPr>
          <w:p w:rsidR="003C3CA4" w:rsidP="00B30D30" w:rsidRDefault="003C3CA4" w14:paraId="127E25D2" w14:textId="77777777">
            <w:pPr>
              <w:jc w:val="center"/>
              <w:rPr>
                <w:rFonts w:ascii="Calibri" w:hAnsi="Calibri"/>
                <w:color w:val="000000"/>
                <w:sz w:val="22"/>
                <w:szCs w:val="22"/>
                <w:lang w:val="en-GB" w:eastAsia="en-GB"/>
              </w:rPr>
            </w:pPr>
          </w:p>
        </w:tc>
        <w:tc>
          <w:tcPr>
            <w:tcW w:w="3544" w:type="dxa"/>
            <w:tcBorders>
              <w:top w:val="single" w:color="auto" w:sz="4" w:space="0"/>
              <w:left w:val="nil"/>
              <w:bottom w:val="single" w:color="auto" w:sz="4" w:space="0"/>
              <w:right w:val="single" w:color="auto" w:sz="4" w:space="0"/>
            </w:tcBorders>
            <w:shd w:val="clear" w:color="000000" w:fill="FFFFFF"/>
            <w:noWrap/>
            <w:vAlign w:val="center"/>
          </w:tcPr>
          <w:p w:rsidRPr="00CF100E" w:rsidR="003C3CA4" w:rsidP="00B30D30" w:rsidRDefault="003C3CA4" w14:paraId="0C7DA529" w14:textId="77777777">
            <w:pPr>
              <w:pStyle w:val="CommentText"/>
              <w:rPr>
                <w:lang w:val="en-GB" w:eastAsia="en-GB"/>
              </w:rPr>
            </w:pPr>
          </w:p>
        </w:tc>
      </w:tr>
      <w:tr w:rsidRPr="00CF100E" w:rsidR="003C3CA4" w:rsidTr="003C3CA4" w14:paraId="2ABB4BFB" w14:textId="77777777">
        <w:trPr>
          <w:trHeight w:val="289"/>
        </w:trPr>
        <w:tc>
          <w:tcPr>
            <w:tcW w:w="2709"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Pr="00CF100E" w:rsidR="003C3CA4" w:rsidP="00B30D30" w:rsidRDefault="003C3CA4" w14:paraId="6A3BAA84" w14:textId="77777777">
            <w:pPr>
              <w:jc w:val="center"/>
              <w:rPr>
                <w:rFonts w:ascii="Calibri" w:hAnsi="Calibri"/>
                <w:color w:val="000000"/>
                <w:sz w:val="22"/>
                <w:szCs w:val="22"/>
                <w:lang w:val="en-GB" w:eastAsia="en-GB"/>
              </w:rPr>
            </w:pPr>
          </w:p>
        </w:tc>
        <w:tc>
          <w:tcPr>
            <w:tcW w:w="3543" w:type="dxa"/>
            <w:tcBorders>
              <w:top w:val="single" w:color="auto" w:sz="4" w:space="0"/>
              <w:left w:val="nil"/>
              <w:bottom w:val="single" w:color="auto" w:sz="4" w:space="0"/>
              <w:right w:val="single" w:color="auto" w:sz="4" w:space="0"/>
            </w:tcBorders>
            <w:shd w:val="clear" w:color="000000" w:fill="FFFFFF"/>
            <w:noWrap/>
            <w:vAlign w:val="center"/>
          </w:tcPr>
          <w:p w:rsidR="003C3CA4" w:rsidP="00B30D30" w:rsidRDefault="003C3CA4" w14:paraId="0E098224" w14:textId="77777777">
            <w:pPr>
              <w:jc w:val="center"/>
              <w:rPr>
                <w:rFonts w:ascii="Calibri" w:hAnsi="Calibri"/>
                <w:color w:val="000000"/>
                <w:sz w:val="22"/>
                <w:szCs w:val="22"/>
                <w:lang w:val="en-GB" w:eastAsia="en-GB"/>
              </w:rPr>
            </w:pPr>
          </w:p>
        </w:tc>
        <w:tc>
          <w:tcPr>
            <w:tcW w:w="3544" w:type="dxa"/>
            <w:tcBorders>
              <w:top w:val="single" w:color="auto" w:sz="4" w:space="0"/>
              <w:left w:val="nil"/>
              <w:bottom w:val="single" w:color="auto" w:sz="4" w:space="0"/>
              <w:right w:val="single" w:color="auto" w:sz="4" w:space="0"/>
            </w:tcBorders>
            <w:shd w:val="clear" w:color="000000" w:fill="FFFFFF"/>
            <w:noWrap/>
            <w:vAlign w:val="center"/>
          </w:tcPr>
          <w:p w:rsidRPr="00CF100E" w:rsidR="003C3CA4" w:rsidP="00B30D30" w:rsidRDefault="003C3CA4" w14:paraId="1DD2600B" w14:textId="77777777">
            <w:pPr>
              <w:pStyle w:val="CommentText"/>
              <w:rPr>
                <w:lang w:val="en-GB" w:eastAsia="en-GB"/>
              </w:rPr>
            </w:pPr>
          </w:p>
        </w:tc>
      </w:tr>
    </w:tbl>
    <w:p w:rsidR="00D35374" w:rsidP="001208DE" w:rsidRDefault="00D35374" w14:paraId="6E5EA8AF" w14:textId="77777777">
      <w:pPr>
        <w:rPr>
          <w:rFonts w:eastAsia="Arial Unicode MS"/>
        </w:rPr>
      </w:pPr>
    </w:p>
    <w:p w:rsidR="00D35374" w:rsidP="00D35374" w:rsidRDefault="00D35374" w14:paraId="407A2CDF" w14:textId="77777777">
      <w:pPr>
        <w:pStyle w:val="Heading1"/>
        <w:jc w:val="left"/>
      </w:pPr>
      <w:bookmarkStart w:name="_Toc228280496" w:id="13"/>
      <w:r>
        <w:t>Budget</w:t>
      </w:r>
      <w:bookmarkEnd w:id="13"/>
    </w:p>
    <w:p w:rsidR="00C817E9" w:rsidP="00C817E9" w:rsidRDefault="00C817E9" w14:paraId="692DF878" w14:textId="77777777"/>
    <w:p w:rsidR="000517DA" w:rsidP="000517DA" w:rsidRDefault="00FB6225" w14:paraId="6BED0EAF" w14:textId="77777777">
      <w:pPr>
        <w:pStyle w:val="Heading1"/>
        <w:jc w:val="left"/>
        <w:rPr>
          <w:rFonts w:eastAsia="Arial Unicode MS"/>
        </w:rPr>
      </w:pPr>
      <w:bookmarkStart w:name="_Toc228280497" w:id="14"/>
      <w:r>
        <w:rPr>
          <w:rFonts w:eastAsia="Arial Unicode MS"/>
        </w:rPr>
        <w:t xml:space="preserve">Initial </w:t>
      </w:r>
      <w:r w:rsidRPr="007B3401" w:rsidR="000517DA">
        <w:rPr>
          <w:rFonts w:eastAsia="Arial Unicode MS"/>
        </w:rPr>
        <w:t xml:space="preserve">Risks, </w:t>
      </w:r>
      <w:r w:rsidR="009903B3">
        <w:rPr>
          <w:rFonts w:eastAsia="Arial Unicode MS"/>
        </w:rPr>
        <w:t>Assumptions</w:t>
      </w:r>
      <w:r>
        <w:rPr>
          <w:rFonts w:eastAsia="Arial Unicode MS"/>
        </w:rPr>
        <w:t>,</w:t>
      </w:r>
      <w:r w:rsidRPr="007B3401" w:rsidR="000517DA">
        <w:rPr>
          <w:rFonts w:eastAsia="Arial Unicode MS"/>
        </w:rPr>
        <w:t xml:space="preserve"> Dependencies</w:t>
      </w:r>
      <w:bookmarkEnd w:id="14"/>
    </w:p>
    <w:p w:rsidRPr="000517DA" w:rsidR="000517DA" w:rsidP="000517DA" w:rsidRDefault="002B772A" w14:paraId="0059467D" w14:textId="77777777">
      <w:pPr>
        <w:rPr>
          <w:rFonts w:eastAsia="Arial Unicode MS"/>
        </w:rPr>
      </w:pPr>
      <w:r>
        <w:t>The areas below should only be completed if applicable, i.e. there may not be any constraints or dependencies.</w:t>
      </w:r>
    </w:p>
    <w:p w:rsidR="000517DA" w:rsidP="000107C6" w:rsidRDefault="000517DA" w14:paraId="7BF1E713" w14:textId="77777777">
      <w:pPr>
        <w:pStyle w:val="Heading2"/>
        <w:keepNext/>
        <w:widowControl w:val="0"/>
        <w:numPr>
          <w:ilvl w:val="1"/>
          <w:numId w:val="3"/>
        </w:numPr>
        <w:spacing w:before="120" w:after="60" w:line="240" w:lineRule="atLeast"/>
        <w:rPr>
          <w:rFonts w:cs="Arial"/>
        </w:rPr>
      </w:pPr>
      <w:r w:rsidRPr="008D33A1">
        <w:rPr>
          <w:rFonts w:cs="Arial"/>
        </w:rPr>
        <w:t>Risks</w:t>
      </w:r>
    </w:p>
    <w:p w:rsidRPr="00D85644" w:rsidR="000517DA" w:rsidP="000517DA" w:rsidRDefault="000107C6" w14:paraId="0A3AB08E" w14:textId="77777777">
      <w:pPr>
        <w:rPr>
          <w:i/>
          <w:szCs w:val="20"/>
        </w:rPr>
      </w:pPr>
      <w:r w:rsidRPr="00D85644">
        <w:rPr>
          <w:i/>
          <w:szCs w:val="20"/>
        </w:rPr>
        <w:t>[Risks are items that</w:t>
      </w:r>
      <w:r w:rsidRPr="00D85644" w:rsidR="00FB6225">
        <w:rPr>
          <w:i/>
          <w:szCs w:val="20"/>
        </w:rPr>
        <w:t xml:space="preserve"> could happen (but haven’t yet)</w:t>
      </w:r>
      <w:r w:rsidRPr="002B772A" w:rsidR="002B772A">
        <w:t xml:space="preserve"> </w:t>
      </w:r>
      <w:r w:rsidR="002B772A">
        <w:t>that would impact the cost, scope, timelines or successful delivery of this project.</w:t>
      </w:r>
      <w:r w:rsidRPr="00D85644" w:rsidR="00FB6225">
        <w:rPr>
          <w:i/>
          <w:szCs w:val="20"/>
        </w:rPr>
        <w:t xml:space="preserve">  </w:t>
      </w:r>
      <w:r w:rsidRPr="00D85644" w:rsidR="006C67E9">
        <w:rPr>
          <w:i/>
          <w:szCs w:val="20"/>
        </w:rPr>
        <w:t xml:space="preserve">If you are </w:t>
      </w:r>
      <w:r w:rsidRPr="00D85644">
        <w:rPr>
          <w:i/>
          <w:szCs w:val="20"/>
        </w:rPr>
        <w:t xml:space="preserve">aware of any, </w:t>
      </w:r>
      <w:r w:rsidRPr="00D85644" w:rsidR="006C67E9">
        <w:rPr>
          <w:i/>
          <w:szCs w:val="20"/>
        </w:rPr>
        <w:t>please iden</w:t>
      </w:r>
      <w:r w:rsidRPr="00D85644">
        <w:rPr>
          <w:i/>
          <w:szCs w:val="20"/>
        </w:rPr>
        <w:t>tify them using the table below.]</w:t>
      </w:r>
    </w:p>
    <w:p w:rsidR="006C67E9" w:rsidP="000517DA" w:rsidRDefault="006C67E9" w14:paraId="0893E1A0" w14:textId="77777777"/>
    <w:tbl>
      <w:tblPr>
        <w:tblW w:w="9796" w:type="dxa"/>
        <w:tblInd w:w="93" w:type="dxa"/>
        <w:tblLayout w:type="fixed"/>
        <w:tblLook w:val="04A0" w:firstRow="1" w:lastRow="0" w:firstColumn="1" w:lastColumn="0" w:noHBand="0" w:noVBand="1"/>
      </w:tblPr>
      <w:tblGrid>
        <w:gridCol w:w="724"/>
        <w:gridCol w:w="4394"/>
        <w:gridCol w:w="1276"/>
        <w:gridCol w:w="3402"/>
      </w:tblGrid>
      <w:tr w:rsidRPr="00073AE3" w:rsidR="00073AE3" w:rsidTr="00073AE3" w14:paraId="217764AF" w14:textId="77777777">
        <w:trPr>
          <w:trHeight w:val="344"/>
        </w:trPr>
        <w:tc>
          <w:tcPr>
            <w:tcW w:w="724" w:type="dxa"/>
            <w:tcBorders>
              <w:top w:val="single" w:color="auto" w:sz="4" w:space="0"/>
              <w:left w:val="single" w:color="auto" w:sz="4" w:space="0"/>
              <w:bottom w:val="single" w:color="auto" w:sz="4" w:space="0"/>
              <w:right w:val="single" w:color="auto" w:sz="4" w:space="0"/>
            </w:tcBorders>
            <w:shd w:val="clear" w:color="auto" w:fill="002060"/>
            <w:vAlign w:val="center"/>
            <w:hideMark/>
          </w:tcPr>
          <w:p w:rsidRPr="00073AE3" w:rsidR="00FB6225" w:rsidP="00CF100E" w:rsidRDefault="00FB6225" w14:paraId="2C4366C8" w14:textId="77777777">
            <w:pPr>
              <w:pStyle w:val="BodyText"/>
              <w:spacing w:after="0"/>
              <w:jc w:val="center"/>
              <w:rPr>
                <w:rFonts w:cs="Arial"/>
                <w:b/>
                <w:i w:val="0"/>
                <w:color w:val="FF0000"/>
              </w:rPr>
            </w:pPr>
            <w:r w:rsidRPr="00073AE3">
              <w:rPr>
                <w:rFonts w:cs="Arial"/>
                <w:b/>
                <w:i w:val="0"/>
                <w:color w:val="FF0000"/>
              </w:rPr>
              <w:t>Risk</w:t>
            </w:r>
          </w:p>
        </w:tc>
        <w:tc>
          <w:tcPr>
            <w:tcW w:w="4394" w:type="dxa"/>
            <w:tcBorders>
              <w:top w:val="single" w:color="auto" w:sz="4" w:space="0"/>
              <w:left w:val="nil"/>
              <w:bottom w:val="single" w:color="auto" w:sz="4" w:space="0"/>
              <w:right w:val="single" w:color="auto" w:sz="4" w:space="0"/>
            </w:tcBorders>
            <w:shd w:val="clear" w:color="auto" w:fill="002060"/>
            <w:vAlign w:val="center"/>
            <w:hideMark/>
          </w:tcPr>
          <w:p w:rsidRPr="00073AE3" w:rsidR="00FB6225" w:rsidP="00CF100E" w:rsidRDefault="00FB6225" w14:paraId="30CACE37" w14:textId="77777777">
            <w:pPr>
              <w:pStyle w:val="BodyText"/>
              <w:spacing w:after="0"/>
              <w:jc w:val="center"/>
              <w:rPr>
                <w:rFonts w:cs="Arial"/>
                <w:b/>
                <w:i w:val="0"/>
                <w:color w:val="FF0000"/>
              </w:rPr>
            </w:pPr>
            <w:r w:rsidRPr="00073AE3">
              <w:rPr>
                <w:rFonts w:cs="Arial"/>
                <w:b/>
                <w:i w:val="0"/>
                <w:color w:val="FF0000"/>
              </w:rPr>
              <w:t>Risk Description</w:t>
            </w:r>
          </w:p>
        </w:tc>
        <w:tc>
          <w:tcPr>
            <w:tcW w:w="1276" w:type="dxa"/>
            <w:tcBorders>
              <w:top w:val="single" w:color="auto" w:sz="4" w:space="0"/>
              <w:left w:val="nil"/>
              <w:bottom w:val="single" w:color="auto" w:sz="4" w:space="0"/>
              <w:right w:val="single" w:color="auto" w:sz="4" w:space="0"/>
            </w:tcBorders>
            <w:shd w:val="clear" w:color="auto" w:fill="002060"/>
            <w:vAlign w:val="center"/>
            <w:hideMark/>
          </w:tcPr>
          <w:p w:rsidRPr="00073AE3" w:rsidR="00FB6225" w:rsidP="00CF100E" w:rsidRDefault="00FB6225" w14:paraId="6F55D95D" w14:textId="77777777">
            <w:pPr>
              <w:pStyle w:val="BodyText"/>
              <w:spacing w:after="0"/>
              <w:jc w:val="center"/>
              <w:rPr>
                <w:rFonts w:cs="Arial"/>
                <w:b/>
                <w:i w:val="0"/>
                <w:color w:val="FF0000"/>
              </w:rPr>
            </w:pPr>
            <w:r w:rsidRPr="00073AE3">
              <w:rPr>
                <w:rFonts w:cs="Arial"/>
                <w:b/>
                <w:i w:val="0"/>
                <w:color w:val="FF0000"/>
              </w:rPr>
              <w:t>Probability</w:t>
            </w:r>
          </w:p>
        </w:tc>
        <w:tc>
          <w:tcPr>
            <w:tcW w:w="3402" w:type="dxa"/>
            <w:tcBorders>
              <w:top w:val="single" w:color="auto" w:sz="4" w:space="0"/>
              <w:left w:val="nil"/>
              <w:bottom w:val="single" w:color="auto" w:sz="4" w:space="0"/>
              <w:right w:val="single" w:color="auto" w:sz="4" w:space="0"/>
            </w:tcBorders>
            <w:shd w:val="clear" w:color="auto" w:fill="002060"/>
            <w:vAlign w:val="center"/>
            <w:hideMark/>
          </w:tcPr>
          <w:p w:rsidRPr="00073AE3" w:rsidR="00FB6225" w:rsidP="00CF100E" w:rsidRDefault="00FB6225" w14:paraId="4B80A644" w14:textId="77777777">
            <w:pPr>
              <w:pStyle w:val="BodyText"/>
              <w:spacing w:after="0"/>
              <w:jc w:val="center"/>
              <w:rPr>
                <w:rFonts w:cs="Arial"/>
                <w:b/>
                <w:i w:val="0"/>
                <w:color w:val="FF0000"/>
              </w:rPr>
            </w:pPr>
            <w:r w:rsidRPr="00073AE3">
              <w:rPr>
                <w:rFonts w:cs="Arial"/>
                <w:b/>
                <w:i w:val="0"/>
                <w:color w:val="FF0000"/>
              </w:rPr>
              <w:t>Impact</w:t>
            </w:r>
          </w:p>
        </w:tc>
      </w:tr>
      <w:tr w:rsidRPr="00CF100E" w:rsidR="00FB6225" w:rsidTr="00FB6225" w14:paraId="3655C26C" w14:textId="77777777">
        <w:trPr>
          <w:trHeight w:val="289"/>
        </w:trPr>
        <w:tc>
          <w:tcPr>
            <w:tcW w:w="724"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CF100E" w:rsidR="00FB6225" w:rsidP="00CF100E" w:rsidRDefault="00FB6225" w14:paraId="7C5E4937" w14:textId="77777777">
            <w:pPr>
              <w:jc w:val="center"/>
              <w:rPr>
                <w:rFonts w:ascii="Calibri" w:hAnsi="Calibri"/>
                <w:color w:val="000000"/>
                <w:sz w:val="22"/>
                <w:szCs w:val="22"/>
                <w:lang w:val="en-GB" w:eastAsia="en-GB"/>
              </w:rPr>
            </w:pPr>
            <w:r>
              <w:rPr>
                <w:rFonts w:ascii="Calibri" w:hAnsi="Calibri"/>
                <w:color w:val="000000"/>
                <w:sz w:val="22"/>
                <w:szCs w:val="22"/>
                <w:lang w:val="en-GB" w:eastAsia="en-GB"/>
              </w:rPr>
              <w:t>R1</w:t>
            </w:r>
          </w:p>
        </w:tc>
        <w:tc>
          <w:tcPr>
            <w:tcW w:w="4394" w:type="dxa"/>
            <w:tcBorders>
              <w:top w:val="single" w:color="auto" w:sz="4" w:space="0"/>
              <w:left w:val="nil"/>
              <w:bottom w:val="single" w:color="auto" w:sz="4" w:space="0"/>
              <w:right w:val="single" w:color="auto" w:sz="4" w:space="0"/>
            </w:tcBorders>
            <w:shd w:val="clear" w:color="000000" w:fill="FFFFFF"/>
            <w:noWrap/>
            <w:vAlign w:val="center"/>
            <w:hideMark/>
          </w:tcPr>
          <w:p w:rsidRPr="00CF100E" w:rsidR="00FB6225" w:rsidP="00CF100E" w:rsidRDefault="00C246D8" w14:paraId="482BB34C" w14:textId="3956A74C">
            <w:pPr>
              <w:jc w:val="center"/>
              <w:rPr>
                <w:rFonts w:ascii="Calibri" w:hAnsi="Calibri"/>
                <w:color w:val="000000"/>
                <w:sz w:val="22"/>
                <w:szCs w:val="22"/>
                <w:lang w:val="en-GB" w:eastAsia="en-GB"/>
              </w:rPr>
            </w:pPr>
            <w:r>
              <w:rPr>
                <w:rFonts w:ascii="Calibri" w:hAnsi="Calibri"/>
                <w:color w:val="000000"/>
                <w:sz w:val="22"/>
                <w:szCs w:val="22"/>
                <w:lang w:val="en-GB" w:eastAsia="en-GB"/>
              </w:rPr>
              <w:t>Competition Law</w:t>
            </w:r>
          </w:p>
        </w:tc>
        <w:tc>
          <w:tcPr>
            <w:tcW w:w="1276" w:type="dxa"/>
            <w:tcBorders>
              <w:top w:val="single" w:color="auto" w:sz="4" w:space="0"/>
              <w:left w:val="nil"/>
              <w:bottom w:val="single" w:color="auto" w:sz="4" w:space="0"/>
              <w:right w:val="single" w:color="auto" w:sz="4" w:space="0"/>
            </w:tcBorders>
            <w:shd w:val="clear" w:color="000000" w:fill="FFFFFF"/>
            <w:noWrap/>
            <w:vAlign w:val="center"/>
            <w:hideMark/>
          </w:tcPr>
          <w:p w:rsidRPr="00CF100E" w:rsidR="00FB6225" w:rsidP="00CF100E" w:rsidRDefault="00FB6225" w14:paraId="4F8A4F3D" w14:textId="77777777">
            <w:pPr>
              <w:jc w:val="center"/>
              <w:rPr>
                <w:rFonts w:ascii="Calibri" w:hAnsi="Calibri"/>
                <w:color w:val="000000"/>
                <w:sz w:val="22"/>
                <w:szCs w:val="22"/>
                <w:lang w:val="en-GB" w:eastAsia="en-GB"/>
              </w:rPr>
            </w:pPr>
            <w:r>
              <w:rPr>
                <w:rFonts w:ascii="Calibri" w:hAnsi="Calibri"/>
                <w:color w:val="000000"/>
                <w:sz w:val="22"/>
                <w:szCs w:val="22"/>
                <w:lang w:val="en-GB" w:eastAsia="en-GB"/>
              </w:rPr>
              <w:t>H/M/L</w:t>
            </w:r>
          </w:p>
        </w:tc>
        <w:tc>
          <w:tcPr>
            <w:tcW w:w="3402" w:type="dxa"/>
            <w:tcBorders>
              <w:top w:val="single" w:color="auto" w:sz="4" w:space="0"/>
              <w:left w:val="nil"/>
              <w:bottom w:val="single" w:color="auto" w:sz="4" w:space="0"/>
              <w:right w:val="single" w:color="auto" w:sz="4" w:space="0"/>
            </w:tcBorders>
            <w:shd w:val="clear" w:color="000000" w:fill="FFFFFF"/>
            <w:noWrap/>
            <w:vAlign w:val="center"/>
            <w:hideMark/>
          </w:tcPr>
          <w:p w:rsidRPr="00CF100E" w:rsidR="00FB6225" w:rsidP="00B754EE" w:rsidRDefault="00C246D8" w14:paraId="080EAED4" w14:textId="4C5CF3FD">
            <w:pPr>
              <w:pStyle w:val="CommentText"/>
              <w:rPr>
                <w:lang w:val="en-GB" w:eastAsia="en-GB"/>
              </w:rPr>
            </w:pPr>
            <w:r>
              <w:rPr>
                <w:lang w:val="en-GB" w:eastAsia="en-GB"/>
              </w:rPr>
              <w:t>H</w:t>
            </w:r>
          </w:p>
        </w:tc>
      </w:tr>
      <w:tr w:rsidRPr="00CF100E" w:rsidR="00FB6225" w:rsidTr="00FB6225" w14:paraId="68BE4C95" w14:textId="77777777">
        <w:trPr>
          <w:trHeight w:val="289"/>
        </w:trPr>
        <w:tc>
          <w:tcPr>
            <w:tcW w:w="724"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FB6225" w:rsidP="00CF100E" w:rsidRDefault="00FB6225" w14:paraId="1310870C" w14:textId="77777777">
            <w:pPr>
              <w:jc w:val="center"/>
              <w:rPr>
                <w:rFonts w:ascii="Calibri" w:hAnsi="Calibri"/>
                <w:color w:val="000000"/>
                <w:sz w:val="22"/>
                <w:szCs w:val="22"/>
                <w:lang w:val="en-GB" w:eastAsia="en-GB"/>
              </w:rPr>
            </w:pPr>
            <w:r>
              <w:rPr>
                <w:rFonts w:ascii="Calibri" w:hAnsi="Calibri"/>
                <w:color w:val="000000"/>
                <w:sz w:val="22"/>
                <w:szCs w:val="22"/>
                <w:lang w:val="en-GB" w:eastAsia="en-GB"/>
              </w:rPr>
              <w:t>R2</w:t>
            </w:r>
          </w:p>
        </w:tc>
        <w:tc>
          <w:tcPr>
            <w:tcW w:w="4394" w:type="dxa"/>
            <w:tcBorders>
              <w:top w:val="single" w:color="auto" w:sz="4" w:space="0"/>
              <w:left w:val="nil"/>
              <w:bottom w:val="single" w:color="auto" w:sz="4" w:space="0"/>
              <w:right w:val="single" w:color="auto" w:sz="4" w:space="0"/>
            </w:tcBorders>
            <w:shd w:val="clear" w:color="000000" w:fill="FFFFFF"/>
            <w:noWrap/>
            <w:vAlign w:val="center"/>
          </w:tcPr>
          <w:p w:rsidRPr="002531D4" w:rsidR="00FB6225" w:rsidP="002531D4" w:rsidRDefault="002531D4" w14:paraId="7C199AB7" w14:textId="196E9B85">
            <w:pPr>
              <w:rPr>
                <w:rFonts w:ascii="Calibri" w:hAnsi="Calibri"/>
                <w:color w:val="EE0000"/>
                <w:sz w:val="22"/>
                <w:szCs w:val="22"/>
                <w:lang w:val="en-GB" w:eastAsia="en-GB"/>
              </w:rPr>
            </w:pPr>
            <w:r w:rsidRPr="00821123">
              <w:rPr>
                <w:i/>
                <w:iCs/>
                <w:color w:val="000000" w:themeColor="text1"/>
              </w:rPr>
              <w:t>Downstream billing and charging impacts may be greater than initially assumed pending Impact Assessment.</w:t>
            </w:r>
          </w:p>
        </w:tc>
        <w:tc>
          <w:tcPr>
            <w:tcW w:w="1276" w:type="dxa"/>
            <w:tcBorders>
              <w:top w:val="single" w:color="auto" w:sz="4" w:space="0"/>
              <w:left w:val="nil"/>
              <w:bottom w:val="single" w:color="auto" w:sz="4" w:space="0"/>
              <w:right w:val="single" w:color="auto" w:sz="4" w:space="0"/>
            </w:tcBorders>
            <w:shd w:val="clear" w:color="000000" w:fill="FFFFFF"/>
            <w:noWrap/>
            <w:vAlign w:val="center"/>
          </w:tcPr>
          <w:p w:rsidRPr="002531D4" w:rsidR="00FB6225" w:rsidP="00CF100E" w:rsidRDefault="00FB6225" w14:paraId="7D5169FE" w14:textId="77777777">
            <w:pPr>
              <w:jc w:val="center"/>
              <w:rPr>
                <w:rFonts w:ascii="Calibri" w:hAnsi="Calibri"/>
                <w:color w:val="EE0000"/>
                <w:sz w:val="22"/>
                <w:szCs w:val="22"/>
                <w:lang w:val="en-GB" w:eastAsia="en-GB"/>
              </w:rPr>
            </w:pPr>
            <w:r w:rsidRPr="002531D4">
              <w:rPr>
                <w:rFonts w:ascii="Calibri" w:hAnsi="Calibri"/>
                <w:color w:val="EE0000"/>
                <w:sz w:val="22"/>
                <w:szCs w:val="22"/>
                <w:lang w:val="en-GB" w:eastAsia="en-GB"/>
              </w:rPr>
              <w:t>H/M/L</w:t>
            </w:r>
          </w:p>
        </w:tc>
        <w:tc>
          <w:tcPr>
            <w:tcW w:w="3402" w:type="dxa"/>
            <w:tcBorders>
              <w:top w:val="single" w:color="auto" w:sz="4" w:space="0"/>
              <w:left w:val="nil"/>
              <w:bottom w:val="single" w:color="auto" w:sz="4" w:space="0"/>
              <w:right w:val="single" w:color="auto" w:sz="4" w:space="0"/>
            </w:tcBorders>
            <w:shd w:val="clear" w:color="000000" w:fill="FFFFFF"/>
            <w:noWrap/>
            <w:vAlign w:val="center"/>
          </w:tcPr>
          <w:p w:rsidRPr="002531D4" w:rsidR="00FB6225" w:rsidP="00B754EE" w:rsidRDefault="002531D4" w14:paraId="375C3DDE" w14:textId="28D038D0">
            <w:pPr>
              <w:pStyle w:val="CommentText"/>
              <w:rPr>
                <w:color w:val="EE0000"/>
                <w:lang w:val="en-GB" w:eastAsia="en-GB"/>
              </w:rPr>
            </w:pPr>
            <w:r w:rsidRPr="002531D4">
              <w:rPr>
                <w:color w:val="EE0000"/>
                <w:lang w:val="en-GB" w:eastAsia="en-GB"/>
              </w:rPr>
              <w:t>M</w:t>
            </w:r>
          </w:p>
        </w:tc>
      </w:tr>
    </w:tbl>
    <w:p w:rsidR="00CF100E" w:rsidP="000517DA" w:rsidRDefault="00CF100E" w14:paraId="678CCF49" w14:textId="77777777"/>
    <w:p w:rsidR="006C67E9" w:rsidP="00352662" w:rsidRDefault="002F0DAA" w14:paraId="1FF91796" w14:textId="77777777">
      <w:pPr>
        <w:pStyle w:val="Heading2"/>
        <w:keepNext/>
        <w:widowControl w:val="0"/>
        <w:numPr>
          <w:ilvl w:val="1"/>
          <w:numId w:val="4"/>
        </w:numPr>
        <w:spacing w:before="120" w:after="60" w:line="240" w:lineRule="atLeast"/>
        <w:rPr>
          <w:rFonts w:cs="Arial"/>
        </w:rPr>
      </w:pPr>
      <w:r>
        <w:rPr>
          <w:rFonts w:cs="Arial"/>
        </w:rPr>
        <w:t>Assumptions</w:t>
      </w:r>
    </w:p>
    <w:p w:rsidRPr="00D85644" w:rsidR="006C67E9" w:rsidP="006C67E9" w:rsidRDefault="000107C6" w14:paraId="320A96D5" w14:textId="51BB7163">
      <w:pPr>
        <w:rPr>
          <w:i/>
          <w:szCs w:val="20"/>
        </w:rPr>
      </w:pPr>
      <w:r w:rsidRPr="00D85644">
        <w:rPr>
          <w:i/>
          <w:szCs w:val="20"/>
        </w:rPr>
        <w:t xml:space="preserve">[Assumptions are items that are taken for </w:t>
      </w:r>
      <w:r w:rsidRPr="00D85644" w:rsidR="00AD3095">
        <w:rPr>
          <w:i/>
          <w:szCs w:val="20"/>
        </w:rPr>
        <w:t>granted but</w:t>
      </w:r>
      <w:r w:rsidRPr="00D85644">
        <w:rPr>
          <w:i/>
          <w:szCs w:val="20"/>
        </w:rPr>
        <w:t xml:space="preserve"> will need to be validated to prevent the Vision from not being met. </w:t>
      </w:r>
      <w:r w:rsidRPr="00D85644" w:rsidR="006C67E9">
        <w:rPr>
          <w:i/>
          <w:szCs w:val="20"/>
        </w:rPr>
        <w:t xml:space="preserve">If you have made any </w:t>
      </w:r>
      <w:r w:rsidRPr="00D85644">
        <w:rPr>
          <w:i/>
          <w:szCs w:val="20"/>
        </w:rPr>
        <w:t>a</w:t>
      </w:r>
      <w:r w:rsidRPr="00D85644" w:rsidR="006C67E9">
        <w:rPr>
          <w:i/>
          <w:szCs w:val="20"/>
        </w:rPr>
        <w:t>ssumptions about the delivery or solution</w:t>
      </w:r>
      <w:r w:rsidRPr="00D85644">
        <w:rPr>
          <w:i/>
          <w:szCs w:val="20"/>
        </w:rPr>
        <w:t>,</w:t>
      </w:r>
      <w:r w:rsidRPr="00D85644" w:rsidR="006C67E9">
        <w:rPr>
          <w:i/>
          <w:szCs w:val="20"/>
        </w:rPr>
        <w:t xml:space="preserve"> please iden</w:t>
      </w:r>
      <w:r w:rsidRPr="00D85644">
        <w:rPr>
          <w:i/>
          <w:szCs w:val="20"/>
        </w:rPr>
        <w:t>tify them using the table below.]</w:t>
      </w:r>
    </w:p>
    <w:p w:rsidRPr="006C67E9" w:rsidR="006C67E9" w:rsidP="006C67E9" w:rsidRDefault="006C67E9" w14:paraId="5B492BD7" w14:textId="77777777"/>
    <w:tbl>
      <w:tblPr>
        <w:tblStyle w:val="TableGrid"/>
        <w:tblW w:w="0" w:type="auto"/>
        <w:tblLook w:val="04A0" w:firstRow="1" w:lastRow="0" w:firstColumn="1" w:lastColumn="0" w:noHBand="0" w:noVBand="1"/>
      </w:tblPr>
      <w:tblGrid>
        <w:gridCol w:w="1101"/>
        <w:gridCol w:w="8788"/>
      </w:tblGrid>
      <w:tr w:rsidRPr="00AE1846" w:rsidR="00AE1846" w:rsidTr="7A3FD30D" w14:paraId="5D458C6E" w14:textId="77777777">
        <w:trPr>
          <w:trHeight w:val="283"/>
        </w:trPr>
        <w:tc>
          <w:tcPr>
            <w:tcW w:w="1101" w:type="dxa"/>
            <w:shd w:val="clear" w:color="auto" w:fill="002060"/>
            <w:tcMar/>
            <w:vAlign w:val="center"/>
          </w:tcPr>
          <w:p w:rsidRPr="00AE1846" w:rsidR="00FB6225" w:rsidP="002F0DAA" w:rsidRDefault="009F2EDE" w14:paraId="2123B55E" w14:textId="77777777">
            <w:pPr>
              <w:pStyle w:val="BodyText"/>
              <w:spacing w:after="0"/>
              <w:jc w:val="center"/>
              <w:rPr>
                <w:rFonts w:cs="Arial"/>
                <w:b/>
                <w:i w:val="0"/>
                <w:color w:val="FF0000"/>
              </w:rPr>
            </w:pPr>
            <w:r w:rsidRPr="00AE1846">
              <w:rPr>
                <w:rFonts w:cs="Arial"/>
                <w:b/>
                <w:i w:val="0"/>
                <w:color w:val="FF0000"/>
              </w:rPr>
              <w:t>Identifier</w:t>
            </w:r>
          </w:p>
        </w:tc>
        <w:tc>
          <w:tcPr>
            <w:tcW w:w="8788" w:type="dxa"/>
            <w:shd w:val="clear" w:color="auto" w:fill="002060"/>
            <w:tcMar/>
            <w:vAlign w:val="center"/>
          </w:tcPr>
          <w:p w:rsidRPr="00AE1846" w:rsidR="00FB6225" w:rsidP="002F0DAA" w:rsidRDefault="00FB6225" w14:paraId="71F19DF4" w14:textId="77777777">
            <w:pPr>
              <w:pStyle w:val="BodyText"/>
              <w:spacing w:after="0"/>
              <w:jc w:val="center"/>
              <w:rPr>
                <w:rFonts w:cs="Arial"/>
                <w:b/>
                <w:i w:val="0"/>
                <w:color w:val="FF0000"/>
              </w:rPr>
            </w:pPr>
            <w:r w:rsidRPr="00AE1846">
              <w:rPr>
                <w:rFonts w:cs="Arial"/>
                <w:b/>
                <w:i w:val="0"/>
                <w:color w:val="FF0000"/>
              </w:rPr>
              <w:t>Assumption Description</w:t>
            </w:r>
          </w:p>
        </w:tc>
      </w:tr>
      <w:tr w:rsidR="00FB6225" w:rsidTr="7A3FD30D" w14:paraId="2765E887" w14:textId="77777777">
        <w:tc>
          <w:tcPr>
            <w:tcW w:w="1101" w:type="dxa"/>
            <w:tcMar/>
          </w:tcPr>
          <w:p w:rsidR="00FB6225" w:rsidP="00B05DF9" w:rsidRDefault="00FB6225" w14:paraId="50293C4A" w14:textId="77777777">
            <w:pPr>
              <w:jc w:val="center"/>
            </w:pPr>
            <w:r>
              <w:t>A1</w:t>
            </w:r>
          </w:p>
        </w:tc>
        <w:tc>
          <w:tcPr>
            <w:tcW w:w="8788" w:type="dxa"/>
            <w:tcMar/>
          </w:tcPr>
          <w:p w:rsidR="002A43C5" w:rsidP="7A3FD30D" w:rsidRDefault="002A43C5" w14:paraId="27418D4F" w14:textId="0FA41D19">
            <w:pPr>
              <w:numPr>
                <w:ilvl w:val="1"/>
                <w:numId w:val="31"/>
              </w:numPr>
              <w:spacing w:after="160" w:line="278" w:lineRule="auto"/>
              <w:rPr>
                <w:rFonts w:ascii="Arial" w:hAnsi="Arial" w:eastAsia="Arial" w:cs="Arial"/>
                <w:noProof w:val="0"/>
                <w:sz w:val="20"/>
                <w:szCs w:val="20"/>
                <w:lang w:val="en-IE"/>
              </w:rPr>
            </w:pPr>
            <w:del w:author="Gemma Bacon" w:date="2026-05-21T17:43:51.599Z" w16du:dateUtc="2026-05-21T17:43:51.599Z" w:id="954011708">
              <w:r w:rsidRPr="7A3FD30D" w:rsidDel="002A43C5">
                <w:rPr>
                  <w:color w:val="000000" w:themeColor="text1" w:themeTint="FF" w:themeShade="FF"/>
                </w:rPr>
                <w:delText>Will need to add the 5GSA service to their tariff</w:delText>
              </w:r>
            </w:del>
            <w:ins w:author="Gemma Bacon" w:date="2026-05-21T17:44:12.96Z" w16du:dateUtc="2026-05-21T17:44:12.96Z" w:id="1948814007">
              <w:r w:rsidRPr="7A3FD30D" w:rsidR="3ECF79C2">
                <w:rPr>
                  <w:color w:val="000000" w:themeColor="text1" w:themeTint="FF" w:themeShade="FF"/>
                </w:rPr>
                <w:t>e</w:t>
              </w:r>
            </w:ins>
            <w:ins w:author="Gemma Bacon" w:date="2026-05-21T17:43:51.627Z" w16du:dateUtc="2026-05-21T17:43:51.627Z" w:id="1042961056">
              <w:r w:rsidRPr="7A3FD30D" w:rsidR="3ECF79C2">
                <w:rPr>
                  <w:rFonts w:ascii="Segoe UI" w:hAnsi="Segoe UI" w:eastAsia="Segoe UI" w:cs="Segoe UI"/>
                  <w:b w:val="0"/>
                  <w:bCs w:val="0"/>
                  <w:i w:val="0"/>
                  <w:iCs w:val="0"/>
                  <w:caps w:val="0"/>
                  <w:smallCaps w:val="0"/>
                  <w:noProof w:val="0"/>
                  <w:color w:val="172B4D"/>
                  <w:sz w:val="21"/>
                  <w:szCs w:val="21"/>
                  <w:lang w:val="en-IE"/>
                </w:rPr>
                <w:t xml:space="preserve">xisting 5G SA service code (5b), which is currently available to all wholesale partners be used, </w:t>
              </w:r>
              <w:r w:rsidRPr="7A3FD30D" w:rsidR="3ECF79C2">
                <w:rPr>
                  <w:rFonts w:ascii="Arial" w:hAnsi="Arial" w:eastAsia="Arial" w:cs="Arial"/>
                  <w:noProof w:val="0"/>
                  <w:sz w:val="20"/>
                  <w:szCs w:val="20"/>
                  <w:lang w:val="en-IE"/>
                </w:rPr>
                <w:t xml:space="preserve"> </w:t>
              </w:r>
            </w:ins>
          </w:p>
          <w:p w:rsidRPr="00821123" w:rsidR="002A43C5" w:rsidP="002A43C5" w:rsidRDefault="002A43C5" w14:paraId="7EBBC8E5" w14:textId="77777777">
            <w:pPr>
              <w:numPr>
                <w:ilvl w:val="1"/>
                <w:numId w:val="31"/>
              </w:numPr>
              <w:spacing w:after="160" w:line="278" w:lineRule="auto"/>
              <w:rPr>
                <w:del w:author="Gemma Bacon" w:date="2026-05-21T17:43:59.311Z" w16du:dateUtc="2026-05-21T17:43:59.311Z" w:id="1889461768"/>
                <w:color w:val="000000" w:themeColor="text1"/>
              </w:rPr>
            </w:pPr>
            <w:del w:author="Gemma Bacon" w:date="2026-05-21T17:43:59.312Z" w16du:dateUtc="2026-05-21T17:43:59.312Z" w:id="174035028">
              <w:r w:rsidRPr="7A3FD30D" w:rsidDel="002A43C5">
                <w:rPr>
                  <w:color w:val="000000" w:themeColor="text1" w:themeTint="FF" w:themeShade="FF"/>
                </w:rPr>
                <w:delText xml:space="preserve">No VMO2 technical change </w:delText>
              </w:r>
              <w:r w:rsidRPr="7A3FD30D" w:rsidDel="002A43C5">
                <w:rPr>
                  <w:color w:val="000000" w:themeColor="text1" w:themeTint="FF" w:themeShade="FF"/>
                </w:rPr>
                <w:delText>required</w:delText>
              </w:r>
              <w:r w:rsidRPr="7A3FD30D" w:rsidDel="002A43C5">
                <w:rPr>
                  <w:color w:val="000000" w:themeColor="text1" w:themeTint="FF" w:themeShade="FF"/>
                </w:rPr>
                <w:delText xml:space="preserve"> for that step (handled via existing SMB commercial flows)</w:delText>
              </w:r>
            </w:del>
          </w:p>
          <w:p w:rsidR="00FB6225" w:rsidP="000517DA" w:rsidRDefault="00FB6225" w14:paraId="58FAC50A" w14:textId="3148323C"/>
        </w:tc>
      </w:tr>
      <w:tr w:rsidR="00FB6225" w:rsidTr="7A3FD30D" w14:paraId="525432B1" w14:textId="77777777">
        <w:tc>
          <w:tcPr>
            <w:tcW w:w="1101" w:type="dxa"/>
            <w:tcMar/>
          </w:tcPr>
          <w:p w:rsidR="00FB6225" w:rsidP="00B05DF9" w:rsidRDefault="00FB6225" w14:paraId="0B9638FF" w14:textId="77777777">
            <w:pPr>
              <w:jc w:val="center"/>
            </w:pPr>
            <w:r>
              <w:t>A2</w:t>
            </w:r>
          </w:p>
        </w:tc>
        <w:tc>
          <w:tcPr>
            <w:tcW w:w="8788" w:type="dxa"/>
            <w:tcMar/>
          </w:tcPr>
          <w:p w:rsidR="00FB6225" w:rsidP="000517DA" w:rsidRDefault="00FB6225" w14:paraId="1D1539B9" w14:textId="77777777"/>
        </w:tc>
      </w:tr>
    </w:tbl>
    <w:p w:rsidR="00CF100E" w:rsidP="000517DA" w:rsidRDefault="00CF100E" w14:paraId="03298AE5" w14:textId="77777777"/>
    <w:p w:rsidR="000517DA" w:rsidP="00367F52" w:rsidRDefault="000517DA" w14:paraId="6BC21774" w14:textId="77777777">
      <w:pPr>
        <w:pStyle w:val="Heading2"/>
        <w:keepNext/>
        <w:widowControl w:val="0"/>
        <w:numPr>
          <w:ilvl w:val="1"/>
          <w:numId w:val="3"/>
        </w:numPr>
        <w:spacing w:before="120" w:after="60" w:line="240" w:lineRule="atLeast"/>
        <w:rPr>
          <w:rFonts w:cs="Arial"/>
        </w:rPr>
      </w:pPr>
      <w:r w:rsidRPr="008D33A1">
        <w:rPr>
          <w:rFonts w:cs="Arial"/>
        </w:rPr>
        <w:t>Dependencies</w:t>
      </w:r>
    </w:p>
    <w:p w:rsidRPr="00D85644" w:rsidR="006C67E9" w:rsidP="006C67E9" w:rsidRDefault="000107C6" w14:paraId="100ABA0D" w14:textId="77777777">
      <w:pPr>
        <w:rPr>
          <w:i/>
          <w:szCs w:val="20"/>
        </w:rPr>
      </w:pPr>
      <w:r w:rsidRPr="00D85644">
        <w:rPr>
          <w:i/>
          <w:szCs w:val="20"/>
        </w:rPr>
        <w:t xml:space="preserve">[Any known dependencies, in or out bound should be detailed. These are items outside the control of the delivery but are needed </w:t>
      </w:r>
      <w:proofErr w:type="gramStart"/>
      <w:r w:rsidRPr="00D85644">
        <w:rPr>
          <w:i/>
          <w:szCs w:val="20"/>
        </w:rPr>
        <w:t>in order to</w:t>
      </w:r>
      <w:proofErr w:type="gramEnd"/>
      <w:r w:rsidRPr="00D85644">
        <w:rPr>
          <w:i/>
          <w:szCs w:val="20"/>
        </w:rPr>
        <w:t xml:space="preserve"> ensure the success of the Vision. </w:t>
      </w:r>
      <w:r w:rsidRPr="00D85644" w:rsidR="006C67E9">
        <w:rPr>
          <w:i/>
          <w:szCs w:val="20"/>
        </w:rPr>
        <w:t>If you are aware of any</w:t>
      </w:r>
      <w:r w:rsidRPr="00D85644">
        <w:rPr>
          <w:i/>
          <w:szCs w:val="20"/>
        </w:rPr>
        <w:t>,</w:t>
      </w:r>
      <w:r w:rsidRPr="00D85644" w:rsidR="006C67E9">
        <w:rPr>
          <w:i/>
          <w:szCs w:val="20"/>
        </w:rPr>
        <w:t xml:space="preserve"> please iden</w:t>
      </w:r>
      <w:r w:rsidRPr="00D85644">
        <w:rPr>
          <w:i/>
          <w:szCs w:val="20"/>
        </w:rPr>
        <w:t>tify them using the table below.]</w:t>
      </w:r>
    </w:p>
    <w:p w:rsidRPr="006C67E9" w:rsidR="006C67E9" w:rsidP="006C67E9" w:rsidRDefault="006C67E9" w14:paraId="06904756" w14:textId="77777777"/>
    <w:tbl>
      <w:tblPr>
        <w:tblStyle w:val="TableGrid"/>
        <w:tblW w:w="0" w:type="auto"/>
        <w:tblLayout w:type="fixed"/>
        <w:tblLook w:val="04A0" w:firstRow="1" w:lastRow="0" w:firstColumn="1" w:lastColumn="0" w:noHBand="0" w:noVBand="1"/>
      </w:tblPr>
      <w:tblGrid>
        <w:gridCol w:w="1101"/>
        <w:gridCol w:w="8788"/>
      </w:tblGrid>
      <w:tr w:rsidRPr="00AE1846" w:rsidR="00AE1846" w:rsidTr="6934BF16" w14:paraId="7326758D" w14:textId="77777777">
        <w:trPr>
          <w:trHeight w:val="260"/>
        </w:trPr>
        <w:tc>
          <w:tcPr>
            <w:tcW w:w="1101" w:type="dxa"/>
            <w:shd w:val="clear" w:color="auto" w:fill="002060"/>
            <w:vAlign w:val="center"/>
          </w:tcPr>
          <w:p w:rsidRPr="00AE1846" w:rsidR="00FB6225" w:rsidP="009E68AB" w:rsidRDefault="009F2EDE" w14:paraId="680D7413" w14:textId="77777777">
            <w:pPr>
              <w:pStyle w:val="BodyText"/>
              <w:spacing w:after="0"/>
              <w:jc w:val="center"/>
              <w:rPr>
                <w:rFonts w:cs="Arial"/>
                <w:b/>
                <w:i w:val="0"/>
                <w:color w:val="FF0000"/>
              </w:rPr>
            </w:pPr>
            <w:r w:rsidRPr="00AE1846">
              <w:rPr>
                <w:rFonts w:cs="Arial"/>
                <w:b/>
                <w:i w:val="0"/>
                <w:color w:val="FF0000"/>
              </w:rPr>
              <w:t>Identifier</w:t>
            </w:r>
          </w:p>
        </w:tc>
        <w:tc>
          <w:tcPr>
            <w:tcW w:w="8788" w:type="dxa"/>
            <w:shd w:val="clear" w:color="auto" w:fill="002060"/>
            <w:vAlign w:val="center"/>
          </w:tcPr>
          <w:p w:rsidRPr="009B1A4E" w:rsidR="00FB6225" w:rsidP="009E68AB" w:rsidRDefault="00FB6225" w14:paraId="672AE1D4" w14:textId="77777777">
            <w:pPr>
              <w:pStyle w:val="BodyText"/>
              <w:spacing w:after="0"/>
              <w:jc w:val="center"/>
              <w:rPr>
                <w:rFonts w:cs="Arial"/>
                <w:bCs/>
                <w:i w:val="0"/>
                <w:color w:val="FF0000"/>
              </w:rPr>
            </w:pPr>
            <w:r w:rsidRPr="009B1A4E">
              <w:rPr>
                <w:rFonts w:cs="Arial"/>
                <w:bCs/>
                <w:i w:val="0"/>
                <w:color w:val="FF0000"/>
              </w:rPr>
              <w:t>Dependency Description</w:t>
            </w:r>
          </w:p>
        </w:tc>
      </w:tr>
      <w:tr w:rsidR="00FB6225" w:rsidTr="6934BF16" w14:paraId="7273744B" w14:textId="77777777">
        <w:tc>
          <w:tcPr>
            <w:tcW w:w="1101" w:type="dxa"/>
          </w:tcPr>
          <w:p w:rsidR="00FB6225" w:rsidP="00B05DF9" w:rsidRDefault="00FB6225" w14:paraId="2578A5E0" w14:textId="77777777">
            <w:pPr>
              <w:jc w:val="center"/>
            </w:pPr>
            <w:r>
              <w:t>D1</w:t>
            </w:r>
          </w:p>
        </w:tc>
        <w:tc>
          <w:tcPr>
            <w:tcW w:w="8788" w:type="dxa"/>
          </w:tcPr>
          <w:p w:rsidRPr="009B1A4E" w:rsidR="00813998" w:rsidP="6934BF16" w:rsidRDefault="00813998" w14:paraId="47129FAE" w14:textId="4424F200">
            <w:pPr>
              <w:spacing w:line="278" w:lineRule="auto"/>
            </w:pPr>
            <w:r>
              <w:t xml:space="preserve">A hard dependency on 5G Monetisation – Phase 2C, specifically: </w:t>
            </w:r>
            <w:r w:rsidRPr="6934BF16" w:rsidR="1DF908FF">
              <w:rPr>
                <w:rFonts w:ascii="Aptos" w:hAnsi="Aptos" w:eastAsia="Aptos" w:cs="Aptos"/>
                <w:color w:val="333333"/>
                <w:sz w:val="22"/>
                <w:szCs w:val="22"/>
              </w:rPr>
              <w:t xml:space="preserve">as a dependency (which enables the key capability in NW and IT to support 5G SA Pvt. APNs for any B2B customers).    </w:t>
            </w:r>
          </w:p>
          <w:p w:rsidRPr="009B1A4E" w:rsidR="00813998" w:rsidP="6934BF16" w:rsidRDefault="009B1A4E" w14:paraId="31B0C0F3" w14:textId="4FF670D7">
            <w:pPr>
              <w:tabs>
                <w:tab w:val="num" w:pos="1440"/>
              </w:tabs>
              <w:spacing w:after="160" w:line="278" w:lineRule="auto"/>
            </w:pPr>
            <w:r>
              <w:t xml:space="preserve">Without knowing this we can’t confirm </w:t>
            </w:r>
            <w:r w:rsidR="15A15364">
              <w:t xml:space="preserve">CLD </w:t>
            </w:r>
            <w:r>
              <w:t>delivery timelines</w:t>
            </w:r>
          </w:p>
          <w:p w:rsidRPr="009B1A4E" w:rsidR="00FB6225" w:rsidP="009E68AB" w:rsidRDefault="00FB6225" w14:paraId="20803B66" w14:textId="39BBFB31">
            <w:pPr>
              <w:rPr>
                <w:bCs/>
              </w:rPr>
            </w:pPr>
          </w:p>
        </w:tc>
      </w:tr>
      <w:tr w:rsidR="00FB6225" w:rsidTr="6934BF16" w14:paraId="416C1CDA" w14:textId="77777777">
        <w:tc>
          <w:tcPr>
            <w:tcW w:w="1101" w:type="dxa"/>
          </w:tcPr>
          <w:p w:rsidR="00FB6225" w:rsidP="00B05DF9" w:rsidRDefault="00FB6225" w14:paraId="524162F2" w14:textId="77777777">
            <w:pPr>
              <w:jc w:val="center"/>
            </w:pPr>
            <w:r>
              <w:t>D2</w:t>
            </w:r>
          </w:p>
        </w:tc>
        <w:tc>
          <w:tcPr>
            <w:tcW w:w="8788" w:type="dxa"/>
          </w:tcPr>
          <w:p w:rsidR="00FB6225" w:rsidP="6934BF16" w:rsidRDefault="00FB6225" w14:paraId="317DC7F0" w14:textId="676714F5">
            <w:pPr>
              <w:rPr>
                <w:rFonts w:ascii="Aptos" w:hAnsi="Aptos" w:eastAsia="Aptos" w:cs="Aptos"/>
                <w:color w:val="333333"/>
                <w:sz w:val="22"/>
                <w:szCs w:val="22"/>
              </w:rPr>
            </w:pPr>
          </w:p>
        </w:tc>
      </w:tr>
    </w:tbl>
    <w:p w:rsidR="003D7FC0" w:rsidP="003D7FC0" w:rsidRDefault="003D7FC0" w14:paraId="6B9BA8CA" w14:textId="77777777">
      <w:pPr>
        <w:pStyle w:val="Heading2"/>
        <w:keepNext/>
        <w:widowControl w:val="0"/>
        <w:numPr>
          <w:ilvl w:val="0"/>
          <w:numId w:val="0"/>
        </w:numPr>
        <w:spacing w:before="120" w:after="60" w:line="240" w:lineRule="atLeast"/>
        <w:ind w:left="936"/>
        <w:rPr>
          <w:rFonts w:cs="Arial"/>
        </w:rPr>
      </w:pPr>
    </w:p>
    <w:p w:rsidR="00FB6225" w:rsidP="00FB6225" w:rsidRDefault="00FB6225" w14:paraId="4DA7462B" w14:textId="77777777">
      <w:pPr>
        <w:pStyle w:val="Heading2"/>
        <w:keepNext/>
        <w:widowControl w:val="0"/>
        <w:numPr>
          <w:ilvl w:val="1"/>
          <w:numId w:val="3"/>
        </w:numPr>
        <w:spacing w:before="120" w:after="60" w:line="240" w:lineRule="atLeast"/>
        <w:rPr>
          <w:rFonts w:cs="Arial"/>
        </w:rPr>
      </w:pPr>
      <w:r>
        <w:rPr>
          <w:rFonts w:cs="Arial"/>
        </w:rPr>
        <w:t>Constraints</w:t>
      </w:r>
    </w:p>
    <w:p w:rsidRPr="00D85644" w:rsidR="00FB6225" w:rsidP="00FB6225" w:rsidRDefault="00FB6225" w14:paraId="253BB1F8" w14:textId="77777777">
      <w:pPr>
        <w:rPr>
          <w:i/>
          <w:szCs w:val="20"/>
        </w:rPr>
      </w:pPr>
      <w:r w:rsidRPr="00D85644">
        <w:rPr>
          <w:i/>
          <w:szCs w:val="20"/>
        </w:rPr>
        <w:t>[</w:t>
      </w:r>
      <w:r w:rsidRPr="00D85644" w:rsidR="007C6355">
        <w:rPr>
          <w:i/>
          <w:szCs w:val="20"/>
        </w:rPr>
        <w:t>A constraint is something that will limit what you do.  If you are aware of any, please identify</w:t>
      </w:r>
      <w:r w:rsidRPr="00D85644">
        <w:rPr>
          <w:i/>
          <w:szCs w:val="20"/>
        </w:rPr>
        <w:t xml:space="preserve"> any </w:t>
      </w:r>
      <w:r w:rsidRPr="00D85644">
        <w:rPr>
          <w:b/>
          <w:i/>
          <w:szCs w:val="20"/>
        </w:rPr>
        <w:t>organisational</w:t>
      </w:r>
      <w:r w:rsidRPr="00D85644">
        <w:rPr>
          <w:i/>
          <w:szCs w:val="20"/>
        </w:rPr>
        <w:t xml:space="preserve"> constraints that you believe will impact the delivery of your idea.]</w:t>
      </w:r>
    </w:p>
    <w:p w:rsidRPr="006C67E9" w:rsidR="00FB6225" w:rsidP="00FB6225" w:rsidRDefault="00FB6225" w14:paraId="7E274278" w14:textId="77777777"/>
    <w:tbl>
      <w:tblPr>
        <w:tblStyle w:val="TableGrid"/>
        <w:tblW w:w="0" w:type="auto"/>
        <w:tblLayout w:type="fixed"/>
        <w:tblLook w:val="04A0" w:firstRow="1" w:lastRow="0" w:firstColumn="1" w:lastColumn="0" w:noHBand="0" w:noVBand="1"/>
      </w:tblPr>
      <w:tblGrid>
        <w:gridCol w:w="1101"/>
        <w:gridCol w:w="8788"/>
      </w:tblGrid>
      <w:tr w:rsidRPr="00AE1846" w:rsidR="00AE1846" w:rsidTr="00AE1846" w14:paraId="70A3F101" w14:textId="77777777">
        <w:trPr>
          <w:trHeight w:val="205"/>
        </w:trPr>
        <w:tc>
          <w:tcPr>
            <w:tcW w:w="1101" w:type="dxa"/>
            <w:shd w:val="clear" w:color="auto" w:fill="002060"/>
            <w:vAlign w:val="center"/>
          </w:tcPr>
          <w:p w:rsidRPr="00AE1846" w:rsidR="00FB6225" w:rsidP="00B30D30" w:rsidRDefault="009F2EDE" w14:paraId="432DEB75" w14:textId="77777777">
            <w:pPr>
              <w:pStyle w:val="BodyText"/>
              <w:spacing w:after="0"/>
              <w:jc w:val="center"/>
              <w:rPr>
                <w:rFonts w:cs="Arial"/>
                <w:b/>
                <w:i w:val="0"/>
                <w:color w:val="FF0000"/>
              </w:rPr>
            </w:pPr>
            <w:r w:rsidRPr="00AE1846">
              <w:rPr>
                <w:rFonts w:cs="Arial"/>
                <w:b/>
                <w:i w:val="0"/>
                <w:color w:val="FF0000"/>
              </w:rPr>
              <w:t>Identifier</w:t>
            </w:r>
          </w:p>
        </w:tc>
        <w:tc>
          <w:tcPr>
            <w:tcW w:w="8788" w:type="dxa"/>
            <w:shd w:val="clear" w:color="auto" w:fill="002060"/>
            <w:vAlign w:val="center"/>
          </w:tcPr>
          <w:p w:rsidRPr="00AE1846" w:rsidR="00FB6225" w:rsidP="00B30D30" w:rsidRDefault="00FB6225" w14:paraId="53AEB6B4" w14:textId="77777777">
            <w:pPr>
              <w:pStyle w:val="BodyText"/>
              <w:spacing w:after="0"/>
              <w:jc w:val="center"/>
              <w:rPr>
                <w:rFonts w:cs="Arial"/>
                <w:b/>
                <w:i w:val="0"/>
                <w:color w:val="FF0000"/>
              </w:rPr>
            </w:pPr>
            <w:r w:rsidRPr="00AE1846">
              <w:rPr>
                <w:rFonts w:cs="Arial"/>
                <w:b/>
                <w:i w:val="0"/>
                <w:color w:val="FF0000"/>
              </w:rPr>
              <w:t>Constraint Description</w:t>
            </w:r>
          </w:p>
        </w:tc>
      </w:tr>
      <w:tr w:rsidR="00FB6225" w:rsidTr="009F2EDE" w14:paraId="2B95F904" w14:textId="77777777">
        <w:tc>
          <w:tcPr>
            <w:tcW w:w="1101" w:type="dxa"/>
          </w:tcPr>
          <w:p w:rsidR="00FB6225" w:rsidP="00B30D30" w:rsidRDefault="00FB6225" w14:paraId="5C61967E" w14:textId="77777777">
            <w:pPr>
              <w:jc w:val="center"/>
            </w:pPr>
            <w:r>
              <w:t>C1</w:t>
            </w:r>
          </w:p>
        </w:tc>
        <w:tc>
          <w:tcPr>
            <w:tcW w:w="8788" w:type="dxa"/>
          </w:tcPr>
          <w:p w:rsidR="00FB6225" w:rsidP="00B30D30" w:rsidRDefault="00FB6225" w14:paraId="26D7459A" w14:textId="77777777"/>
        </w:tc>
      </w:tr>
      <w:tr w:rsidR="00FB6225" w:rsidTr="009F2EDE" w14:paraId="4CDF1DEA" w14:textId="77777777">
        <w:tc>
          <w:tcPr>
            <w:tcW w:w="1101" w:type="dxa"/>
          </w:tcPr>
          <w:p w:rsidR="00FB6225" w:rsidP="00B30D30" w:rsidRDefault="00FB6225" w14:paraId="337EE0A7" w14:textId="77777777">
            <w:pPr>
              <w:jc w:val="center"/>
            </w:pPr>
            <w:r>
              <w:t>C2</w:t>
            </w:r>
          </w:p>
        </w:tc>
        <w:tc>
          <w:tcPr>
            <w:tcW w:w="8788" w:type="dxa"/>
          </w:tcPr>
          <w:p w:rsidR="00FB6225" w:rsidP="00B30D30" w:rsidRDefault="00FB6225" w14:paraId="257D241C" w14:textId="77777777"/>
        </w:tc>
      </w:tr>
    </w:tbl>
    <w:p w:rsidR="00FB6225" w:rsidP="00FB6225" w:rsidRDefault="00FB6225" w14:paraId="268B6862" w14:textId="77777777">
      <w:pPr>
        <w:spacing w:after="200" w:line="276" w:lineRule="auto"/>
        <w:rPr>
          <w:rFonts w:cs="Arial"/>
          <w:b/>
          <w:caps/>
          <w:sz w:val="22"/>
          <w:szCs w:val="16"/>
        </w:rPr>
      </w:pPr>
    </w:p>
    <w:p w:rsidR="00FB6225" w:rsidP="00FB6225" w:rsidRDefault="00FB6225" w14:paraId="4D30514A" w14:textId="77777777">
      <w:pPr>
        <w:pStyle w:val="Heading2"/>
        <w:keepNext/>
        <w:widowControl w:val="0"/>
        <w:numPr>
          <w:ilvl w:val="1"/>
          <w:numId w:val="3"/>
        </w:numPr>
        <w:spacing w:before="120" w:after="60" w:line="240" w:lineRule="atLeast"/>
        <w:rPr>
          <w:rFonts w:cs="Arial"/>
        </w:rPr>
      </w:pPr>
      <w:r>
        <w:rPr>
          <w:rFonts w:cs="Arial"/>
        </w:rPr>
        <w:t>Lessons Learnt</w:t>
      </w:r>
    </w:p>
    <w:p w:rsidRPr="00D85644" w:rsidR="00FB6225" w:rsidP="00FB6225" w:rsidRDefault="00FB6225" w14:paraId="51AB6DFB" w14:textId="77777777">
      <w:pPr>
        <w:rPr>
          <w:i/>
          <w:szCs w:val="20"/>
        </w:rPr>
      </w:pPr>
      <w:r w:rsidRPr="00D85644">
        <w:rPr>
          <w:i/>
          <w:szCs w:val="20"/>
        </w:rPr>
        <w:t>[</w:t>
      </w:r>
      <w:r w:rsidRPr="00D85644" w:rsidR="00B27551">
        <w:rPr>
          <w:bCs/>
          <w:szCs w:val="20"/>
          <w:lang w:val="en"/>
        </w:rPr>
        <w:t>Lessons learnt</w:t>
      </w:r>
      <w:r w:rsidRPr="00D85644" w:rsidR="00B27551">
        <w:rPr>
          <w:szCs w:val="20"/>
          <w:lang w:val="en"/>
        </w:rPr>
        <w:t xml:space="preserve"> are experiences obtained from previous projects that should be actively </w:t>
      </w:r>
      <w:proofErr w:type="gramStart"/>
      <w:r w:rsidRPr="00D85644" w:rsidR="00B27551">
        <w:rPr>
          <w:szCs w:val="20"/>
          <w:lang w:val="en"/>
        </w:rPr>
        <w:t>taken into account</w:t>
      </w:r>
      <w:proofErr w:type="gramEnd"/>
      <w:r w:rsidRPr="00D85644" w:rsidR="00B27551">
        <w:rPr>
          <w:szCs w:val="20"/>
          <w:lang w:val="en"/>
        </w:rPr>
        <w:t xml:space="preserve"> during the delivery of your idea</w:t>
      </w:r>
      <w:r w:rsidRPr="00D85644">
        <w:rPr>
          <w:i/>
          <w:szCs w:val="20"/>
        </w:rPr>
        <w:t>.]</w:t>
      </w:r>
    </w:p>
    <w:p w:rsidRPr="006C67E9" w:rsidR="00FB6225" w:rsidP="00FB6225" w:rsidRDefault="00FB6225" w14:paraId="38A717D1" w14:textId="77777777"/>
    <w:tbl>
      <w:tblPr>
        <w:tblStyle w:val="TableGrid"/>
        <w:tblW w:w="0" w:type="auto"/>
        <w:tblLayout w:type="fixed"/>
        <w:tblLook w:val="04A0" w:firstRow="1" w:lastRow="0" w:firstColumn="1" w:lastColumn="0" w:noHBand="0" w:noVBand="1"/>
      </w:tblPr>
      <w:tblGrid>
        <w:gridCol w:w="1101"/>
        <w:gridCol w:w="8788"/>
      </w:tblGrid>
      <w:tr w:rsidRPr="00AE1846" w:rsidR="00AE1846" w:rsidTr="00AE1846" w14:paraId="49E7D0E1" w14:textId="77777777">
        <w:trPr>
          <w:trHeight w:val="205"/>
        </w:trPr>
        <w:tc>
          <w:tcPr>
            <w:tcW w:w="1101" w:type="dxa"/>
            <w:shd w:val="clear" w:color="auto" w:fill="002060"/>
            <w:vAlign w:val="center"/>
          </w:tcPr>
          <w:p w:rsidRPr="00AE1846" w:rsidR="00FB6225" w:rsidP="00B30D30" w:rsidRDefault="009F2EDE" w14:paraId="7D497A66" w14:textId="77777777">
            <w:pPr>
              <w:pStyle w:val="BodyText"/>
              <w:spacing w:after="0"/>
              <w:jc w:val="center"/>
              <w:rPr>
                <w:rFonts w:cs="Arial"/>
                <w:b/>
                <w:i w:val="0"/>
                <w:color w:val="FF0000"/>
              </w:rPr>
            </w:pPr>
            <w:r w:rsidRPr="00AE1846">
              <w:rPr>
                <w:rFonts w:cs="Arial"/>
                <w:b/>
                <w:i w:val="0"/>
                <w:color w:val="FF0000"/>
              </w:rPr>
              <w:t>Identifier</w:t>
            </w:r>
          </w:p>
        </w:tc>
        <w:tc>
          <w:tcPr>
            <w:tcW w:w="8788" w:type="dxa"/>
            <w:shd w:val="clear" w:color="auto" w:fill="002060"/>
            <w:vAlign w:val="center"/>
          </w:tcPr>
          <w:p w:rsidRPr="00AE1846" w:rsidR="00FB6225" w:rsidP="00B30D30" w:rsidRDefault="009F2EDE" w14:paraId="06E99438" w14:textId="77777777">
            <w:pPr>
              <w:pStyle w:val="BodyText"/>
              <w:spacing w:after="0"/>
              <w:jc w:val="center"/>
              <w:rPr>
                <w:rFonts w:cs="Arial"/>
                <w:b/>
                <w:i w:val="0"/>
                <w:color w:val="FF0000"/>
              </w:rPr>
            </w:pPr>
            <w:r w:rsidRPr="00AE1846">
              <w:rPr>
                <w:rFonts w:cs="Arial"/>
                <w:b/>
                <w:i w:val="0"/>
                <w:color w:val="FF0000"/>
              </w:rPr>
              <w:t>Lesson Learnt</w:t>
            </w:r>
            <w:r w:rsidRPr="00AE1846" w:rsidR="00FB6225">
              <w:rPr>
                <w:rFonts w:cs="Arial"/>
                <w:b/>
                <w:i w:val="0"/>
                <w:color w:val="FF0000"/>
              </w:rPr>
              <w:t xml:space="preserve"> Description</w:t>
            </w:r>
          </w:p>
        </w:tc>
      </w:tr>
      <w:tr w:rsidR="00FB6225" w:rsidTr="009F2EDE" w14:paraId="1000D91A" w14:textId="77777777">
        <w:tc>
          <w:tcPr>
            <w:tcW w:w="1101" w:type="dxa"/>
          </w:tcPr>
          <w:p w:rsidR="00FB6225" w:rsidP="00B30D30" w:rsidRDefault="00B27551" w14:paraId="5D452BD7" w14:textId="77777777">
            <w:pPr>
              <w:jc w:val="center"/>
            </w:pPr>
            <w:r>
              <w:t>L</w:t>
            </w:r>
            <w:r w:rsidR="00FB6225">
              <w:t>1</w:t>
            </w:r>
          </w:p>
        </w:tc>
        <w:tc>
          <w:tcPr>
            <w:tcW w:w="8788" w:type="dxa"/>
          </w:tcPr>
          <w:p w:rsidR="00FB6225" w:rsidP="00B30D30" w:rsidRDefault="00FB6225" w14:paraId="41AFCAB8" w14:textId="77777777"/>
        </w:tc>
      </w:tr>
      <w:tr w:rsidR="00FB6225" w:rsidTr="009F2EDE" w14:paraId="20568934" w14:textId="77777777">
        <w:tc>
          <w:tcPr>
            <w:tcW w:w="1101" w:type="dxa"/>
          </w:tcPr>
          <w:p w:rsidR="00FB6225" w:rsidP="00B30D30" w:rsidRDefault="00B27551" w14:paraId="0B956F46" w14:textId="77777777">
            <w:pPr>
              <w:jc w:val="center"/>
            </w:pPr>
            <w:r>
              <w:t>L</w:t>
            </w:r>
            <w:r w:rsidR="00FB6225">
              <w:t>2</w:t>
            </w:r>
          </w:p>
        </w:tc>
        <w:tc>
          <w:tcPr>
            <w:tcW w:w="8788" w:type="dxa"/>
          </w:tcPr>
          <w:p w:rsidR="00FB6225" w:rsidP="00B30D30" w:rsidRDefault="00FB6225" w14:paraId="7EDA8613" w14:textId="77777777"/>
        </w:tc>
      </w:tr>
    </w:tbl>
    <w:p w:rsidR="005A4E12" w:rsidP="0037028A" w:rsidRDefault="005A4E12" w14:paraId="7F5F04E1" w14:textId="77777777">
      <w:pPr>
        <w:pStyle w:val="Heading1"/>
        <w:jc w:val="left"/>
      </w:pPr>
      <w:bookmarkStart w:name="_Toc367790075" w:id="15"/>
      <w:bookmarkStart w:name="_Toc367790080" w:id="16"/>
      <w:bookmarkStart w:name="_Toc367790081" w:id="17"/>
      <w:bookmarkStart w:name="_Toc367790085" w:id="18"/>
      <w:bookmarkStart w:name="_Toc367790086" w:id="19"/>
      <w:bookmarkStart w:name="_Toc367790088" w:id="20"/>
      <w:bookmarkStart w:name="_Toc527358748" w:id="21"/>
      <w:bookmarkStart w:name="_Toc527360652" w:id="22"/>
      <w:bookmarkStart w:name="_Toc527360693" w:id="23"/>
      <w:bookmarkStart w:name="_Toc527358750" w:id="24"/>
      <w:bookmarkStart w:name="_Toc527360654" w:id="25"/>
      <w:bookmarkStart w:name="_Toc527360695" w:id="26"/>
      <w:bookmarkStart w:name="_Toc367790105" w:id="27"/>
      <w:bookmarkStart w:name="_Toc527358752" w:id="28"/>
      <w:bookmarkStart w:name="_Toc527360656" w:id="29"/>
      <w:bookmarkStart w:name="_Toc527360697" w:id="30"/>
      <w:bookmarkStart w:name="_Toc527358754" w:id="31"/>
      <w:bookmarkStart w:name="_Toc527360658" w:id="32"/>
      <w:bookmarkStart w:name="_Toc527360699" w:id="33"/>
      <w:bookmarkStart w:name="_Toc527358756" w:id="34"/>
      <w:bookmarkStart w:name="_Toc527360660" w:id="35"/>
      <w:bookmarkStart w:name="_Toc527360701" w:id="36"/>
      <w:bookmarkStart w:name="_Toc527360662" w:id="37"/>
      <w:bookmarkStart w:name="_Toc527360703" w:id="38"/>
      <w:bookmarkStart w:name="_Toc468785190" w:id="39"/>
      <w:bookmarkStart w:name="_Toc228280498" w:id="40"/>
      <w:bookmarkStart w:name="_Toc436203381" w:id="41"/>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r w:rsidRPr="008D33A1">
        <w:t>Glo</w:t>
      </w:r>
      <w:r w:rsidR="007C4AD1">
        <w:t>ssary</w:t>
      </w:r>
      <w:bookmarkEnd w:id="40"/>
    </w:p>
    <w:p w:rsidRPr="00D85644" w:rsidR="00BD3D5C" w:rsidP="00BD3D5C" w:rsidRDefault="00BD3D5C" w14:paraId="7B4B26B1" w14:textId="77777777">
      <w:pPr>
        <w:rPr>
          <w:rFonts w:eastAsia="Arial Unicode MS"/>
          <w:i/>
          <w:szCs w:val="20"/>
        </w:rPr>
      </w:pPr>
      <w:r w:rsidRPr="00D85644">
        <w:rPr>
          <w:rFonts w:eastAsia="Arial Unicode MS"/>
          <w:i/>
          <w:szCs w:val="20"/>
        </w:rPr>
        <w:t>[Please include any technical/business terms used throughout this document, with an explanation of any acronyms.]</w:t>
      </w:r>
    </w:p>
    <w:p w:rsidRPr="00295765" w:rsidR="005A4E12" w:rsidP="005A4E12" w:rsidRDefault="005A4E12" w14:paraId="0D18575B" w14:textId="77777777"/>
    <w:tbl>
      <w:tblPr>
        <w:tblW w:w="4784"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3329"/>
        <w:gridCol w:w="6203"/>
      </w:tblGrid>
      <w:tr w:rsidRPr="006A38EF" w:rsidR="006A38EF" w:rsidTr="006A38EF" w14:paraId="3798FBB7" w14:textId="77777777">
        <w:trPr>
          <w:cantSplit/>
          <w:trHeight w:val="268"/>
          <w:tblHeader/>
        </w:trPr>
        <w:tc>
          <w:tcPr>
            <w:tcW w:w="1746" w:type="pct"/>
            <w:shd w:val="clear" w:color="auto" w:fill="002060"/>
          </w:tcPr>
          <w:p w:rsidRPr="006A38EF" w:rsidR="005A4E12" w:rsidP="00EE5167" w:rsidRDefault="005A4E12" w14:paraId="79DBE5B1" w14:textId="77777777">
            <w:pPr>
              <w:rPr>
                <w:rFonts w:cs="Arial"/>
                <w:b/>
                <w:bCs/>
                <w:color w:val="FF0000"/>
                <w:sz w:val="22"/>
                <w:szCs w:val="22"/>
              </w:rPr>
            </w:pPr>
            <w:r w:rsidRPr="006A38EF">
              <w:rPr>
                <w:rFonts w:cs="Arial"/>
                <w:b/>
                <w:bCs/>
                <w:color w:val="FF0000"/>
                <w:sz w:val="22"/>
                <w:szCs w:val="22"/>
              </w:rPr>
              <w:t>Acronym / Abbreviation</w:t>
            </w:r>
          </w:p>
        </w:tc>
        <w:tc>
          <w:tcPr>
            <w:tcW w:w="3254" w:type="pct"/>
            <w:shd w:val="clear" w:color="auto" w:fill="002060"/>
          </w:tcPr>
          <w:p w:rsidRPr="006A38EF" w:rsidR="005A4E12" w:rsidP="00EE5167" w:rsidRDefault="005A4E12" w14:paraId="0407BAE1" w14:textId="77777777">
            <w:pPr>
              <w:rPr>
                <w:rFonts w:cs="Arial"/>
                <w:b/>
                <w:bCs/>
                <w:color w:val="FF0000"/>
                <w:sz w:val="22"/>
                <w:szCs w:val="22"/>
              </w:rPr>
            </w:pPr>
            <w:r w:rsidRPr="006A38EF">
              <w:rPr>
                <w:rFonts w:cs="Arial"/>
                <w:b/>
                <w:bCs/>
                <w:color w:val="FF0000"/>
                <w:sz w:val="22"/>
                <w:szCs w:val="22"/>
              </w:rPr>
              <w:t>Definition</w:t>
            </w:r>
          </w:p>
        </w:tc>
      </w:tr>
      <w:tr w:rsidRPr="008D33A1" w:rsidR="005A4E12" w:rsidTr="002375BD" w14:paraId="785BE19E" w14:textId="77777777">
        <w:trPr>
          <w:cantSplit/>
          <w:trHeight w:val="104"/>
        </w:trPr>
        <w:tc>
          <w:tcPr>
            <w:tcW w:w="1746" w:type="pct"/>
          </w:tcPr>
          <w:p w:rsidRPr="008D33A1" w:rsidR="005A4E12" w:rsidP="00EE5167" w:rsidRDefault="005A4E12" w14:paraId="02FD7B3E" w14:textId="77777777">
            <w:pPr>
              <w:rPr>
                <w:rFonts w:cs="Arial"/>
              </w:rPr>
            </w:pPr>
            <w:r>
              <w:rPr>
                <w:rFonts w:cs="Arial"/>
              </w:rPr>
              <w:t>CLD</w:t>
            </w:r>
          </w:p>
        </w:tc>
        <w:tc>
          <w:tcPr>
            <w:tcW w:w="3254" w:type="pct"/>
          </w:tcPr>
          <w:p w:rsidRPr="008D33A1" w:rsidR="005A4E12" w:rsidP="00EE5167" w:rsidRDefault="005A4E12" w14:paraId="516DB23E" w14:textId="77777777">
            <w:pPr>
              <w:rPr>
                <w:rFonts w:cs="Arial"/>
              </w:rPr>
            </w:pPr>
            <w:r>
              <w:rPr>
                <w:rFonts w:cs="Arial"/>
              </w:rPr>
              <w:t>Commercial Launch Date</w:t>
            </w:r>
          </w:p>
        </w:tc>
      </w:tr>
      <w:tr w:rsidRPr="008D33A1" w:rsidR="005A4E12" w:rsidTr="002375BD" w14:paraId="69EB2BC6" w14:textId="77777777">
        <w:trPr>
          <w:cantSplit/>
          <w:trHeight w:val="104"/>
        </w:trPr>
        <w:tc>
          <w:tcPr>
            <w:tcW w:w="1746" w:type="pct"/>
          </w:tcPr>
          <w:p w:rsidRPr="008D33A1" w:rsidR="005A4E12" w:rsidP="00EE5167" w:rsidRDefault="005A4E12" w14:paraId="77EB6D38" w14:textId="77777777">
            <w:pPr>
              <w:rPr>
                <w:rFonts w:cs="Arial"/>
              </w:rPr>
            </w:pPr>
            <w:r>
              <w:rPr>
                <w:rFonts w:cs="Arial"/>
              </w:rPr>
              <w:t>HLRs</w:t>
            </w:r>
          </w:p>
        </w:tc>
        <w:tc>
          <w:tcPr>
            <w:tcW w:w="3254" w:type="pct"/>
          </w:tcPr>
          <w:p w:rsidRPr="008D33A1" w:rsidR="005A4E12" w:rsidP="00EE5167" w:rsidRDefault="005A4E12" w14:paraId="1DCA033E" w14:textId="77777777">
            <w:pPr>
              <w:rPr>
                <w:rFonts w:cs="Arial"/>
              </w:rPr>
            </w:pPr>
            <w:r>
              <w:rPr>
                <w:rFonts w:cs="Arial"/>
              </w:rPr>
              <w:t>High Level Requirements</w:t>
            </w:r>
          </w:p>
        </w:tc>
      </w:tr>
      <w:tr w:rsidRPr="008D33A1" w:rsidR="005A4E12" w:rsidTr="002375BD" w14:paraId="49CBE251" w14:textId="77777777">
        <w:trPr>
          <w:cantSplit/>
          <w:trHeight w:val="104"/>
        </w:trPr>
        <w:tc>
          <w:tcPr>
            <w:tcW w:w="1746" w:type="pct"/>
          </w:tcPr>
          <w:p w:rsidRPr="008D33A1" w:rsidR="005A4E12" w:rsidP="00EE5167" w:rsidRDefault="005A4E12" w14:paraId="7DFB4B5A" w14:textId="77777777">
            <w:pPr>
              <w:rPr>
                <w:rFonts w:cs="Arial"/>
              </w:rPr>
            </w:pPr>
            <w:r>
              <w:rPr>
                <w:rFonts w:cs="Arial"/>
              </w:rPr>
              <w:t>IIA</w:t>
            </w:r>
          </w:p>
        </w:tc>
        <w:tc>
          <w:tcPr>
            <w:tcW w:w="3254" w:type="pct"/>
          </w:tcPr>
          <w:p w:rsidRPr="008D33A1" w:rsidR="005A4E12" w:rsidP="00EE5167" w:rsidRDefault="005A4E12" w14:paraId="2C86C8A3" w14:textId="77777777">
            <w:pPr>
              <w:rPr>
                <w:rFonts w:cs="Arial"/>
              </w:rPr>
            </w:pPr>
            <w:r>
              <w:rPr>
                <w:rFonts w:cs="Arial"/>
              </w:rPr>
              <w:t>Initial Impact Assessment</w:t>
            </w:r>
          </w:p>
        </w:tc>
      </w:tr>
      <w:tr w:rsidRPr="008D33A1" w:rsidR="001E29F3" w:rsidTr="002375BD" w14:paraId="19C89468" w14:textId="77777777">
        <w:trPr>
          <w:cantSplit/>
          <w:trHeight w:val="104"/>
        </w:trPr>
        <w:tc>
          <w:tcPr>
            <w:tcW w:w="1746" w:type="pct"/>
          </w:tcPr>
          <w:p w:rsidR="001E29F3" w:rsidP="00EE5167" w:rsidRDefault="001E29F3" w14:paraId="2DB613BF" w14:textId="77777777">
            <w:pPr>
              <w:rPr>
                <w:rFonts w:cs="Arial"/>
              </w:rPr>
            </w:pPr>
            <w:r>
              <w:rPr>
                <w:rFonts w:cs="Arial"/>
              </w:rPr>
              <w:t>PBA</w:t>
            </w:r>
          </w:p>
        </w:tc>
        <w:tc>
          <w:tcPr>
            <w:tcW w:w="3254" w:type="pct"/>
          </w:tcPr>
          <w:p w:rsidR="001E29F3" w:rsidP="00EE5167" w:rsidRDefault="001E29F3" w14:paraId="3D204374" w14:textId="77777777">
            <w:pPr>
              <w:rPr>
                <w:rFonts w:cs="Arial"/>
              </w:rPr>
            </w:pPr>
            <w:r>
              <w:rPr>
                <w:rFonts w:cs="Arial"/>
              </w:rPr>
              <w:t>Principal Business Analyst</w:t>
            </w:r>
          </w:p>
        </w:tc>
      </w:tr>
      <w:tr w:rsidRPr="008D33A1" w:rsidR="002B772A" w:rsidTr="002375BD" w14:paraId="3177265B" w14:textId="77777777">
        <w:trPr>
          <w:cantSplit/>
          <w:trHeight w:val="104"/>
        </w:trPr>
        <w:tc>
          <w:tcPr>
            <w:tcW w:w="1746" w:type="pct"/>
          </w:tcPr>
          <w:p w:rsidR="002B772A" w:rsidP="00EE5167" w:rsidRDefault="002B772A" w14:paraId="3EF21666" w14:textId="77777777">
            <w:pPr>
              <w:rPr>
                <w:rFonts w:cs="Arial"/>
              </w:rPr>
            </w:pPr>
            <w:r>
              <w:rPr>
                <w:rFonts w:cs="Arial"/>
              </w:rPr>
              <w:t>SMART</w:t>
            </w:r>
          </w:p>
        </w:tc>
        <w:tc>
          <w:tcPr>
            <w:tcW w:w="3254" w:type="pct"/>
          </w:tcPr>
          <w:p w:rsidR="002B772A" w:rsidP="00EE5167" w:rsidRDefault="002B772A" w14:paraId="68521EDE" w14:textId="77777777">
            <w:pPr>
              <w:rPr>
                <w:rFonts w:cs="Arial"/>
              </w:rPr>
            </w:pPr>
            <w:r>
              <w:rPr>
                <w:rFonts w:cs="Arial"/>
              </w:rPr>
              <w:t>Specific, Measurable, Achievable</w:t>
            </w:r>
            <w:r w:rsidR="007B6ACB">
              <w:rPr>
                <w:rFonts w:cs="Arial"/>
              </w:rPr>
              <w:t>, Relevant, Time-based</w:t>
            </w:r>
          </w:p>
        </w:tc>
      </w:tr>
      <w:tr w:rsidRPr="008D33A1" w:rsidR="005A4E12" w:rsidTr="002375BD" w14:paraId="2AC695B2" w14:textId="77777777">
        <w:trPr>
          <w:cantSplit/>
          <w:trHeight w:val="104"/>
        </w:trPr>
        <w:tc>
          <w:tcPr>
            <w:tcW w:w="1746" w:type="pct"/>
          </w:tcPr>
          <w:p w:rsidRPr="008D33A1" w:rsidR="005A4E12" w:rsidP="00EE5167" w:rsidRDefault="00AE04E4" w14:paraId="430746A0" w14:textId="77777777">
            <w:pPr>
              <w:rPr>
                <w:rFonts w:cs="Arial"/>
              </w:rPr>
            </w:pPr>
            <w:r>
              <w:rPr>
                <w:rFonts w:cs="Arial"/>
              </w:rPr>
              <w:t>TRD</w:t>
            </w:r>
          </w:p>
        </w:tc>
        <w:tc>
          <w:tcPr>
            <w:tcW w:w="3254" w:type="pct"/>
          </w:tcPr>
          <w:p w:rsidRPr="008D33A1" w:rsidR="005A4E12" w:rsidP="00EE5167" w:rsidRDefault="00AE04E4" w14:paraId="092D529A" w14:textId="77777777">
            <w:pPr>
              <w:rPr>
                <w:rFonts w:cs="Arial"/>
              </w:rPr>
            </w:pPr>
            <w:r>
              <w:rPr>
                <w:rFonts w:cs="Arial"/>
              </w:rPr>
              <w:t>Technical Readiness Date</w:t>
            </w:r>
          </w:p>
        </w:tc>
      </w:tr>
      <w:tr w:rsidRPr="008D33A1" w:rsidR="005A4E12" w:rsidTr="002375BD" w14:paraId="75AC4E44" w14:textId="77777777">
        <w:trPr>
          <w:cantSplit/>
          <w:trHeight w:val="104"/>
        </w:trPr>
        <w:tc>
          <w:tcPr>
            <w:tcW w:w="1746" w:type="pct"/>
          </w:tcPr>
          <w:p w:rsidRPr="008D33A1" w:rsidR="005A4E12" w:rsidP="00EE5167" w:rsidRDefault="005A4E12" w14:paraId="1F698689" w14:textId="77777777">
            <w:pPr>
              <w:rPr>
                <w:rFonts w:cs="Arial"/>
              </w:rPr>
            </w:pPr>
          </w:p>
        </w:tc>
        <w:tc>
          <w:tcPr>
            <w:tcW w:w="3254" w:type="pct"/>
          </w:tcPr>
          <w:p w:rsidRPr="008D33A1" w:rsidR="005A4E12" w:rsidP="00EE5167" w:rsidRDefault="005A4E12" w14:paraId="2E5B0A71" w14:textId="77777777">
            <w:pPr>
              <w:rPr>
                <w:rFonts w:cs="Arial"/>
              </w:rPr>
            </w:pPr>
          </w:p>
        </w:tc>
      </w:tr>
      <w:tr w:rsidRPr="008D33A1" w:rsidR="005A4E12" w:rsidTr="002375BD" w14:paraId="3419C4AC" w14:textId="77777777">
        <w:trPr>
          <w:cantSplit/>
          <w:trHeight w:val="104"/>
        </w:trPr>
        <w:tc>
          <w:tcPr>
            <w:tcW w:w="1746" w:type="pct"/>
          </w:tcPr>
          <w:p w:rsidRPr="008D33A1" w:rsidR="005A4E12" w:rsidP="00EE5167" w:rsidRDefault="005A4E12" w14:paraId="6E436FE6" w14:textId="77777777">
            <w:pPr>
              <w:rPr>
                <w:rFonts w:cs="Arial"/>
              </w:rPr>
            </w:pPr>
          </w:p>
        </w:tc>
        <w:tc>
          <w:tcPr>
            <w:tcW w:w="3254" w:type="pct"/>
          </w:tcPr>
          <w:p w:rsidRPr="008D33A1" w:rsidR="005A4E12" w:rsidP="00EE5167" w:rsidRDefault="005A4E12" w14:paraId="2C28CBA8" w14:textId="77777777">
            <w:pPr>
              <w:rPr>
                <w:rFonts w:cs="Arial"/>
              </w:rPr>
            </w:pPr>
          </w:p>
        </w:tc>
      </w:tr>
      <w:tr w:rsidRPr="008D33A1" w:rsidR="005A4E12" w:rsidTr="002375BD" w14:paraId="534C4DB6" w14:textId="77777777">
        <w:trPr>
          <w:cantSplit/>
          <w:trHeight w:val="104"/>
        </w:trPr>
        <w:tc>
          <w:tcPr>
            <w:tcW w:w="1746" w:type="pct"/>
          </w:tcPr>
          <w:p w:rsidRPr="008D33A1" w:rsidR="005A4E12" w:rsidP="00EE5167" w:rsidRDefault="005A4E12" w14:paraId="5B9ACFC0" w14:textId="77777777">
            <w:pPr>
              <w:rPr>
                <w:rFonts w:cs="Arial"/>
              </w:rPr>
            </w:pPr>
          </w:p>
        </w:tc>
        <w:tc>
          <w:tcPr>
            <w:tcW w:w="3254" w:type="pct"/>
          </w:tcPr>
          <w:p w:rsidRPr="008D33A1" w:rsidR="005A4E12" w:rsidP="00EE5167" w:rsidRDefault="005A4E12" w14:paraId="5D20EDB6" w14:textId="77777777">
            <w:pPr>
              <w:rPr>
                <w:rFonts w:cs="Arial"/>
              </w:rPr>
            </w:pPr>
          </w:p>
        </w:tc>
      </w:tr>
      <w:tr w:rsidRPr="008D33A1" w:rsidR="005A4E12" w:rsidTr="002375BD" w14:paraId="02AB888E" w14:textId="77777777">
        <w:trPr>
          <w:cantSplit/>
          <w:trHeight w:val="104"/>
        </w:trPr>
        <w:tc>
          <w:tcPr>
            <w:tcW w:w="1746" w:type="pct"/>
          </w:tcPr>
          <w:p w:rsidRPr="008D33A1" w:rsidR="005A4E12" w:rsidP="00EE5167" w:rsidRDefault="005A4E12" w14:paraId="314E1CDB" w14:textId="77777777">
            <w:pPr>
              <w:rPr>
                <w:rFonts w:cs="Arial"/>
              </w:rPr>
            </w:pPr>
          </w:p>
        </w:tc>
        <w:tc>
          <w:tcPr>
            <w:tcW w:w="3254" w:type="pct"/>
          </w:tcPr>
          <w:p w:rsidRPr="008D33A1" w:rsidR="005A4E12" w:rsidP="00EE5167" w:rsidRDefault="005A4E12" w14:paraId="1CB5B9F4" w14:textId="77777777">
            <w:pPr>
              <w:rPr>
                <w:rFonts w:cs="Arial"/>
              </w:rPr>
            </w:pPr>
          </w:p>
        </w:tc>
      </w:tr>
    </w:tbl>
    <w:p w:rsidRPr="005A4E12" w:rsidR="005A4E12" w:rsidP="005A4E12" w:rsidRDefault="005A4E12" w14:paraId="09A26AEF" w14:textId="77777777"/>
    <w:p w:rsidR="00145717" w:rsidP="00145717" w:rsidRDefault="00145717" w14:paraId="36ED00E9" w14:textId="77777777">
      <w:pPr>
        <w:pStyle w:val="Heading1"/>
        <w:numPr>
          <w:ilvl w:val="0"/>
          <w:numId w:val="0"/>
        </w:numPr>
        <w:ind w:left="360"/>
        <w:jc w:val="left"/>
      </w:pPr>
    </w:p>
    <w:p w:rsidR="005A4E12" w:rsidP="005A4E12" w:rsidRDefault="005A4E12" w14:paraId="3D48A9F3" w14:textId="77777777">
      <w:pPr>
        <w:pStyle w:val="Heading1"/>
        <w:jc w:val="left"/>
        <w:rPr>
          <w:del w:author="Gemma Bacon" w:date="2026-05-21T17:46:42.656Z" w16du:dateUtc="2026-05-21T17:46:42.656Z" w:id="1469247672"/>
        </w:rPr>
      </w:pPr>
      <w:bookmarkStart w:name="_Toc228280499" w:id="42"/>
      <w:del w:author="Gemma Bacon" w:date="2026-05-21T17:46:42.657Z" w16du:dateUtc="2026-05-21T17:46:42.657Z" w:id="753451015">
        <w:r w:rsidDel="005A4E12">
          <w:delText>DISTRIBUTION LIST</w:delText>
        </w:r>
      </w:del>
      <w:bookmarkEnd w:id="42"/>
    </w:p>
    <w:p w:rsidRPr="00D85644" w:rsidR="00465E9A" w:rsidP="7A3FD30D" w:rsidRDefault="00465E9A" w14:paraId="27ACAC7D" w14:textId="77777777">
      <w:pPr>
        <w:rPr>
          <w:del w:author="Gemma Bacon" w:date="2026-05-21T17:46:42.655Z" w16du:dateUtc="2026-05-21T17:46:42.655Z" w:id="169010442"/>
          <w:rFonts w:eastAsia="Arial Unicode MS"/>
          <w:i w:val="1"/>
          <w:iCs w:val="1"/>
        </w:rPr>
      </w:pPr>
      <w:del w:author="Gemma Bacon" w:date="2026-05-21T17:46:42.655Z" w16du:dateUtc="2026-05-21T17:46:42.655Z" w:id="215967421">
        <w:r w:rsidRPr="7A3FD30D" w:rsidDel="00465E9A">
          <w:rPr>
            <w:rFonts w:eastAsia="Arial Unicode MS"/>
            <w:i w:val="1"/>
            <w:iCs w:val="1"/>
          </w:rPr>
          <w:delText>[Please capture all stakeholders who have been sent the vision document for information or consultation.</w:delText>
        </w:r>
        <w:r w:rsidRPr="7A3FD30D" w:rsidDel="00AF5C76">
          <w:rPr>
            <w:rFonts w:eastAsia="Arial Unicode MS"/>
            <w:i w:val="1"/>
            <w:iCs w:val="1"/>
          </w:rPr>
          <w:delText xml:space="preserve"> Against each stakeholder, please </w:delText>
        </w:r>
        <w:r w:rsidRPr="7A3FD30D" w:rsidDel="00AF5C76">
          <w:rPr>
            <w:rFonts w:eastAsia="Arial Unicode MS"/>
            <w:i w:val="1"/>
            <w:iCs w:val="1"/>
          </w:rPr>
          <w:delText>indicate</w:delText>
        </w:r>
        <w:r w:rsidRPr="7A3FD30D" w:rsidDel="00AF5C76">
          <w:rPr>
            <w:rFonts w:eastAsia="Arial Unicode MS"/>
            <w:i w:val="1"/>
            <w:iCs w:val="1"/>
          </w:rPr>
          <w:delText xml:space="preserve"> their responsibility in the RACI section (Responsible, Accoun</w:delText>
        </w:r>
        <w:r w:rsidRPr="7A3FD30D" w:rsidDel="00584FB0">
          <w:rPr>
            <w:rFonts w:eastAsia="Arial Unicode MS"/>
            <w:i w:val="1"/>
            <w:iCs w:val="1"/>
          </w:rPr>
          <w:delText>table, Consulted, and Informed)</w:delText>
        </w:r>
        <w:r w:rsidRPr="7A3FD30D" w:rsidDel="00AF5C76">
          <w:rPr>
            <w:rFonts w:eastAsia="Arial Unicode MS"/>
            <w:i w:val="1"/>
            <w:iCs w:val="1"/>
          </w:rPr>
          <w:delText>.]</w:delText>
        </w:r>
      </w:del>
    </w:p>
    <w:p w:rsidRPr="00440D51" w:rsidR="005A4E12" w:rsidP="005A4E12" w:rsidRDefault="005A4E12" w14:paraId="26620FC1" w14:textId="77777777">
      <w:pPr>
        <w:rPr>
          <w:del w:author="Gemma Bacon" w:date="2026-05-21T17:46:42.655Z" w16du:dateUtc="2026-05-21T17:46:42.655Z" w:id="1090386887"/>
        </w:rP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908"/>
        <w:gridCol w:w="3465"/>
        <w:gridCol w:w="2357"/>
        <w:gridCol w:w="1357"/>
        <w:gridCol w:w="875"/>
      </w:tblGrid>
      <w:tr w:rsidRPr="006A38EF" w:rsidR="006A38EF" w:rsidTr="7A3FD30D" w14:paraId="720BB467" w14:textId="77777777">
        <w:trPr>
          <w:cantSplit/>
          <w:trHeight w:val="268"/>
          <w:tblHeader/>
          <w:del w:author="Gemma Bacon" w:date="2026-05-21T17:46:42.65Z" w16du:dateUtc="2026-05-21T17:46:42.65Z" w:id="825409616"/>
        </w:trPr>
        <w:tc>
          <w:tcPr>
            <w:tcW w:w="957" w:type="pct"/>
            <w:shd w:val="clear" w:color="auto" w:fill="002060"/>
            <w:tcMar/>
          </w:tcPr>
          <w:p w:rsidRPr="006A38EF" w:rsidR="00584FB0" w:rsidP="00EE5167" w:rsidRDefault="00584FB0" w14:paraId="1B031883" w14:textId="77777777">
            <w:pPr>
              <w:rPr>
                <w:rFonts w:cs="Arial"/>
                <w:b/>
                <w:bCs/>
                <w:color w:val="FF0000"/>
              </w:rPr>
            </w:pPr>
            <w:r w:rsidRPr="006A38EF">
              <w:rPr>
                <w:rFonts w:cs="Arial"/>
                <w:b/>
                <w:bCs/>
                <w:color w:val="FF0000"/>
              </w:rPr>
              <w:t>Name</w:t>
            </w:r>
          </w:p>
        </w:tc>
        <w:tc>
          <w:tcPr>
            <w:tcW w:w="1739" w:type="pct"/>
            <w:shd w:val="clear" w:color="auto" w:fill="002060"/>
            <w:tcMar/>
          </w:tcPr>
          <w:p w:rsidRPr="006A38EF" w:rsidR="00584FB0" w:rsidP="00EE5167" w:rsidRDefault="00584FB0" w14:paraId="60D0124F" w14:textId="77777777">
            <w:pPr>
              <w:rPr>
                <w:rFonts w:cs="Arial"/>
                <w:b/>
                <w:bCs/>
                <w:color w:val="FF0000"/>
              </w:rPr>
            </w:pPr>
            <w:r w:rsidRPr="006A38EF">
              <w:rPr>
                <w:rFonts w:cs="Arial"/>
                <w:b/>
                <w:bCs/>
                <w:color w:val="FF0000"/>
              </w:rPr>
              <w:t>Role</w:t>
            </w:r>
          </w:p>
        </w:tc>
        <w:tc>
          <w:tcPr>
            <w:tcW w:w="1183" w:type="pct"/>
            <w:shd w:val="clear" w:color="auto" w:fill="002060"/>
            <w:tcMar/>
          </w:tcPr>
          <w:p w:rsidRPr="006A38EF" w:rsidR="00584FB0" w:rsidP="00EE5167" w:rsidRDefault="00584FB0" w14:paraId="295B4DCC" w14:textId="77777777">
            <w:pPr>
              <w:rPr>
                <w:rFonts w:cs="Arial"/>
                <w:b/>
                <w:bCs/>
                <w:color w:val="FF0000"/>
              </w:rPr>
            </w:pPr>
            <w:r w:rsidRPr="006A38EF">
              <w:rPr>
                <w:rFonts w:cs="Arial"/>
                <w:b/>
                <w:bCs/>
                <w:color w:val="FF0000"/>
              </w:rPr>
              <w:t>Department</w:t>
            </w:r>
          </w:p>
        </w:tc>
        <w:tc>
          <w:tcPr>
            <w:tcW w:w="681" w:type="pct"/>
            <w:shd w:val="clear" w:color="auto" w:fill="002060"/>
            <w:tcMar/>
          </w:tcPr>
          <w:p w:rsidRPr="006A38EF" w:rsidR="00584FB0" w:rsidP="00EE5167" w:rsidRDefault="00584FB0" w14:paraId="2EC45092" w14:textId="77777777">
            <w:pPr>
              <w:rPr>
                <w:rFonts w:cs="Arial"/>
                <w:b/>
                <w:bCs/>
                <w:color w:val="FF0000"/>
              </w:rPr>
            </w:pPr>
            <w:r w:rsidRPr="006A38EF">
              <w:rPr>
                <w:rFonts w:cs="Arial"/>
                <w:b/>
                <w:bCs/>
                <w:color w:val="FF0000"/>
              </w:rPr>
              <w:t>RACI</w:t>
            </w:r>
          </w:p>
        </w:tc>
        <w:tc>
          <w:tcPr>
            <w:tcW w:w="439" w:type="pct"/>
            <w:shd w:val="clear" w:color="auto" w:fill="002060"/>
            <w:tcMar/>
          </w:tcPr>
          <w:p w:rsidRPr="006A38EF" w:rsidR="00584FB0" w:rsidP="00EE5167" w:rsidRDefault="00584FB0" w14:paraId="3C53B320" w14:textId="77777777">
            <w:pPr>
              <w:rPr>
                <w:rFonts w:cs="Arial"/>
                <w:b/>
                <w:bCs/>
                <w:color w:val="FF0000"/>
              </w:rPr>
            </w:pPr>
            <w:r w:rsidRPr="006A38EF">
              <w:rPr>
                <w:rFonts w:cs="Arial"/>
                <w:b/>
                <w:bCs/>
                <w:color w:val="FF0000"/>
              </w:rPr>
              <w:t>Version</w:t>
            </w:r>
          </w:p>
        </w:tc>
      </w:tr>
      <w:tr w:rsidRPr="00440D51" w:rsidR="00584FB0" w:rsidTr="7A3FD30D" w14:paraId="2F82203E" w14:textId="77777777">
        <w:trPr>
          <w:cantSplit/>
          <w:trHeight w:val="177"/>
          <w:del w:author="Gemma Bacon" w:date="2026-05-21T17:46:42.652Z" w16du:dateUtc="2026-05-21T17:46:42.652Z" w:id="1177383370"/>
        </w:trPr>
        <w:tc>
          <w:tcPr>
            <w:tcW w:w="957" w:type="pct"/>
            <w:tcMar/>
          </w:tcPr>
          <w:p w:rsidRPr="00440D51" w:rsidR="00584FB0" w:rsidP="00EE5167" w:rsidRDefault="00F2695D" w14:paraId="4614D532" w14:textId="1B530934">
            <w:pPr>
              <w:rPr>
                <w:rFonts w:cs="Arial"/>
              </w:rPr>
            </w:pPr>
            <w:r>
              <w:rPr>
                <w:rFonts w:cs="Arial"/>
              </w:rPr>
              <w:t>Dean Edwards</w:t>
            </w:r>
          </w:p>
        </w:tc>
        <w:tc>
          <w:tcPr>
            <w:tcW w:w="1739" w:type="pct"/>
            <w:tcMar/>
          </w:tcPr>
          <w:p w:rsidRPr="00440D51" w:rsidR="00584FB0" w:rsidP="00EE5167" w:rsidRDefault="00584FB0" w14:paraId="2843A9B8" w14:textId="77777777">
            <w:pPr>
              <w:tabs>
                <w:tab w:val="left" w:pos="3695"/>
              </w:tabs>
              <w:rPr>
                <w:rFonts w:cs="Arial"/>
              </w:rPr>
            </w:pPr>
            <w:r w:rsidRPr="00440D51">
              <w:rPr>
                <w:rFonts w:cs="Arial"/>
              </w:rPr>
              <w:t>Sponsor</w:t>
            </w:r>
          </w:p>
        </w:tc>
        <w:tc>
          <w:tcPr>
            <w:tcW w:w="1183" w:type="pct"/>
            <w:tcMar/>
          </w:tcPr>
          <w:p w:rsidRPr="00440D51" w:rsidR="00584FB0" w:rsidP="00EE5167" w:rsidRDefault="00F20504" w14:paraId="46D2C76B" w14:textId="68D066C3">
            <w:pPr>
              <w:tabs>
                <w:tab w:val="left" w:pos="3695"/>
              </w:tabs>
              <w:rPr>
                <w:rFonts w:cs="Arial"/>
              </w:rPr>
            </w:pPr>
            <w:r>
              <w:rPr>
                <w:rFonts w:cs="Arial"/>
              </w:rPr>
              <w:t xml:space="preserve">Wholesale Solutions </w:t>
            </w:r>
          </w:p>
        </w:tc>
        <w:tc>
          <w:tcPr>
            <w:tcW w:w="681" w:type="pct"/>
            <w:tcMar/>
          </w:tcPr>
          <w:p w:rsidRPr="00440D51" w:rsidR="00584FB0" w:rsidP="00EE5167" w:rsidRDefault="00584FB0" w14:paraId="1F3929F7" w14:textId="77777777">
            <w:pPr>
              <w:tabs>
                <w:tab w:val="left" w:pos="3695"/>
              </w:tabs>
              <w:rPr>
                <w:rFonts w:cs="Arial"/>
              </w:rPr>
            </w:pPr>
            <w:r w:rsidRPr="00440D51">
              <w:rPr>
                <w:rFonts w:cs="Arial"/>
              </w:rPr>
              <w:t>Accountable</w:t>
            </w:r>
          </w:p>
        </w:tc>
        <w:tc>
          <w:tcPr>
            <w:tcW w:w="439" w:type="pct"/>
            <w:tcMar/>
          </w:tcPr>
          <w:p w:rsidRPr="00440D51" w:rsidR="00584FB0" w:rsidP="00EE5167" w:rsidRDefault="00584FB0" w14:paraId="6F0BB741" w14:textId="77777777">
            <w:pPr>
              <w:tabs>
                <w:tab w:val="left" w:pos="3695"/>
              </w:tabs>
              <w:rPr>
                <w:rFonts w:cs="Arial"/>
              </w:rPr>
            </w:pPr>
          </w:p>
        </w:tc>
      </w:tr>
      <w:tr w:rsidRPr="00440D51" w:rsidR="00584FB0" w:rsidTr="7A3FD30D" w14:paraId="325FDECB" w14:textId="77777777">
        <w:trPr>
          <w:cantSplit/>
          <w:trHeight w:val="177"/>
          <w:del w:author="Gemma Bacon" w:date="2026-05-21T17:46:42.653Z" w16du:dateUtc="2026-05-21T17:46:42.653Z" w:id="1784729772"/>
        </w:trPr>
        <w:tc>
          <w:tcPr>
            <w:tcW w:w="957" w:type="pct"/>
            <w:tcMar/>
          </w:tcPr>
          <w:p w:rsidRPr="00440D51" w:rsidR="00584FB0" w:rsidP="00EE5167" w:rsidRDefault="00584FB0" w14:paraId="2E1BA618" w14:textId="77777777">
            <w:pPr>
              <w:rPr>
                <w:rFonts w:cs="Arial"/>
              </w:rPr>
            </w:pPr>
          </w:p>
        </w:tc>
        <w:tc>
          <w:tcPr>
            <w:tcW w:w="1739" w:type="pct"/>
            <w:tcMar/>
          </w:tcPr>
          <w:p w:rsidRPr="00440D51" w:rsidR="00584FB0" w:rsidP="00EE5167" w:rsidRDefault="00584FB0" w14:paraId="75BFA9B4" w14:textId="77777777">
            <w:pPr>
              <w:rPr>
                <w:rFonts w:cs="Arial"/>
              </w:rPr>
            </w:pPr>
            <w:r>
              <w:rPr>
                <w:rFonts w:cs="Arial"/>
              </w:rPr>
              <w:t>Sponsor Delegate (where applicable)</w:t>
            </w:r>
          </w:p>
        </w:tc>
        <w:tc>
          <w:tcPr>
            <w:tcW w:w="1183" w:type="pct"/>
            <w:tcMar/>
          </w:tcPr>
          <w:p w:rsidRPr="00440D51" w:rsidR="00584FB0" w:rsidP="00EE5167" w:rsidRDefault="00584FB0" w14:paraId="54DE4711" w14:textId="77777777">
            <w:pPr>
              <w:rPr>
                <w:rFonts w:cs="Arial"/>
              </w:rPr>
            </w:pPr>
          </w:p>
        </w:tc>
        <w:tc>
          <w:tcPr>
            <w:tcW w:w="681" w:type="pct"/>
            <w:tcMar/>
          </w:tcPr>
          <w:p w:rsidRPr="00440D51" w:rsidR="00584FB0" w:rsidP="00EE5167" w:rsidRDefault="00584FB0" w14:paraId="6E592792" w14:textId="77777777">
            <w:pPr>
              <w:rPr>
                <w:rFonts w:cs="Arial"/>
              </w:rPr>
            </w:pPr>
            <w:r w:rsidRPr="00440D51">
              <w:rPr>
                <w:rFonts w:cs="Arial"/>
              </w:rPr>
              <w:t>Accountable</w:t>
            </w:r>
          </w:p>
        </w:tc>
        <w:tc>
          <w:tcPr>
            <w:tcW w:w="439" w:type="pct"/>
            <w:tcMar/>
          </w:tcPr>
          <w:p w:rsidRPr="00440D51" w:rsidR="00584FB0" w:rsidP="00EE5167" w:rsidRDefault="00584FB0" w14:paraId="6D50086B" w14:textId="77777777">
            <w:pPr>
              <w:rPr>
                <w:rFonts w:cs="Arial"/>
              </w:rPr>
            </w:pPr>
          </w:p>
        </w:tc>
      </w:tr>
      <w:tr w:rsidRPr="00440D51" w:rsidR="00584FB0" w:rsidTr="7A3FD30D" w14:paraId="668F2052" w14:textId="77777777">
        <w:trPr>
          <w:cantSplit/>
          <w:trHeight w:val="177"/>
          <w:del w:author="Gemma Bacon" w:date="2026-05-21T17:46:42.653Z" w16du:dateUtc="2026-05-21T17:46:42.653Z" w:id="2011194939"/>
        </w:trPr>
        <w:tc>
          <w:tcPr>
            <w:tcW w:w="957" w:type="pct"/>
            <w:tcMar/>
          </w:tcPr>
          <w:p w:rsidRPr="00440D51" w:rsidR="00584FB0" w:rsidP="00EE5167" w:rsidRDefault="009372D6" w14:paraId="22F2D735" w14:textId="61F74967">
            <w:pPr>
              <w:rPr>
                <w:rFonts w:cs="Arial"/>
              </w:rPr>
            </w:pPr>
            <w:r>
              <w:rPr>
                <w:rFonts w:cs="Arial"/>
              </w:rPr>
              <w:t xml:space="preserve">Kevin Veale </w:t>
            </w:r>
          </w:p>
        </w:tc>
        <w:tc>
          <w:tcPr>
            <w:tcW w:w="1739" w:type="pct"/>
            <w:tcMar/>
          </w:tcPr>
          <w:p w:rsidRPr="00440D51" w:rsidR="00584FB0" w:rsidP="00584FB0" w:rsidRDefault="00584FB0" w14:paraId="5936CE57" w14:textId="77777777">
            <w:pPr>
              <w:rPr>
                <w:rFonts w:cs="Arial"/>
              </w:rPr>
            </w:pPr>
            <w:r w:rsidRPr="00440D51">
              <w:rPr>
                <w:rFonts w:cs="Arial"/>
              </w:rPr>
              <w:t xml:space="preserve">Technical </w:t>
            </w:r>
            <w:r>
              <w:rPr>
                <w:rFonts w:cs="Arial"/>
              </w:rPr>
              <w:t>Architect</w:t>
            </w:r>
          </w:p>
        </w:tc>
        <w:tc>
          <w:tcPr>
            <w:tcW w:w="1183" w:type="pct"/>
            <w:tcMar/>
          </w:tcPr>
          <w:p w:rsidRPr="00440D51" w:rsidR="00584FB0" w:rsidP="00EE5167" w:rsidRDefault="00584FB0" w14:paraId="2696C164" w14:textId="77777777">
            <w:pPr>
              <w:rPr>
                <w:rFonts w:cs="Arial"/>
              </w:rPr>
            </w:pPr>
          </w:p>
        </w:tc>
        <w:tc>
          <w:tcPr>
            <w:tcW w:w="681" w:type="pct"/>
            <w:tcMar/>
          </w:tcPr>
          <w:p w:rsidRPr="00440D51" w:rsidR="00584FB0" w:rsidP="00EE5167" w:rsidRDefault="00584FB0" w14:paraId="0085CE62" w14:textId="77777777">
            <w:pPr>
              <w:rPr>
                <w:rFonts w:cs="Arial"/>
              </w:rPr>
            </w:pPr>
            <w:r w:rsidRPr="00440D51">
              <w:rPr>
                <w:rFonts w:cs="Arial"/>
              </w:rPr>
              <w:t>Consulted</w:t>
            </w:r>
          </w:p>
        </w:tc>
        <w:tc>
          <w:tcPr>
            <w:tcW w:w="439" w:type="pct"/>
            <w:tcMar/>
          </w:tcPr>
          <w:p w:rsidRPr="00440D51" w:rsidR="00584FB0" w:rsidP="00EE5167" w:rsidRDefault="00584FB0" w14:paraId="284B29CB" w14:textId="77777777">
            <w:pPr>
              <w:rPr>
                <w:rFonts w:cs="Arial"/>
              </w:rPr>
            </w:pPr>
          </w:p>
        </w:tc>
      </w:tr>
      <w:tr w:rsidRPr="00440D51" w:rsidR="00584FB0" w:rsidTr="7A3FD30D" w14:paraId="38DCC58F" w14:textId="77777777">
        <w:trPr>
          <w:cantSplit/>
          <w:trHeight w:val="177"/>
          <w:del w:author="Gemma Bacon" w:date="2026-05-21T17:46:42.653Z" w16du:dateUtc="2026-05-21T17:46:42.653Z" w:id="1424158420"/>
        </w:trPr>
        <w:tc>
          <w:tcPr>
            <w:tcW w:w="957" w:type="pct"/>
            <w:tcMar/>
          </w:tcPr>
          <w:p w:rsidRPr="00440D51" w:rsidR="00584FB0" w:rsidP="00EE5167" w:rsidRDefault="00A02D06" w14:paraId="1BD7CB63" w14:textId="5F5543F7">
            <w:pPr>
              <w:rPr>
                <w:rFonts w:cs="Arial"/>
              </w:rPr>
            </w:pPr>
            <w:r>
              <w:rPr>
                <w:rFonts w:cs="Arial"/>
              </w:rPr>
              <w:t>Shyam Jamnadas</w:t>
            </w:r>
          </w:p>
        </w:tc>
        <w:tc>
          <w:tcPr>
            <w:tcW w:w="1739" w:type="pct"/>
            <w:tcMar/>
          </w:tcPr>
          <w:p w:rsidRPr="00440D51" w:rsidR="00584FB0" w:rsidP="00584FB0" w:rsidRDefault="00584FB0" w14:paraId="40A24BD0" w14:textId="77777777">
            <w:pPr>
              <w:rPr>
                <w:rFonts w:cs="Arial"/>
              </w:rPr>
            </w:pPr>
            <w:r>
              <w:rPr>
                <w:rFonts w:cs="Arial"/>
              </w:rPr>
              <w:t>Principal Business Analyst</w:t>
            </w:r>
          </w:p>
        </w:tc>
        <w:tc>
          <w:tcPr>
            <w:tcW w:w="1183" w:type="pct"/>
            <w:tcMar/>
          </w:tcPr>
          <w:p w:rsidRPr="00440D51" w:rsidR="00584FB0" w:rsidP="00EE5167" w:rsidRDefault="00584FB0" w14:paraId="2D4342E8" w14:textId="77777777">
            <w:pPr>
              <w:rPr>
                <w:rFonts w:cs="Arial"/>
              </w:rPr>
            </w:pPr>
            <w:r>
              <w:rPr>
                <w:rFonts w:cs="Arial"/>
              </w:rPr>
              <w:t>UK Delivery</w:t>
            </w:r>
          </w:p>
        </w:tc>
        <w:tc>
          <w:tcPr>
            <w:tcW w:w="681" w:type="pct"/>
            <w:tcMar/>
          </w:tcPr>
          <w:p w:rsidRPr="00440D51" w:rsidR="00584FB0" w:rsidP="00EE5167" w:rsidRDefault="00584FB0" w14:paraId="086A77AE" w14:textId="77777777">
            <w:pPr>
              <w:rPr>
                <w:rFonts w:cs="Arial"/>
              </w:rPr>
            </w:pPr>
            <w:r w:rsidRPr="00440D51">
              <w:rPr>
                <w:rFonts w:cs="Arial"/>
              </w:rPr>
              <w:t>Consulted</w:t>
            </w:r>
          </w:p>
        </w:tc>
        <w:tc>
          <w:tcPr>
            <w:tcW w:w="439" w:type="pct"/>
            <w:tcMar/>
          </w:tcPr>
          <w:p w:rsidRPr="00440D51" w:rsidR="00584FB0" w:rsidP="00EE5167" w:rsidRDefault="00584FB0" w14:paraId="777E06EE" w14:textId="77777777">
            <w:pPr>
              <w:rPr>
                <w:rFonts w:cs="Arial"/>
              </w:rPr>
            </w:pPr>
          </w:p>
        </w:tc>
      </w:tr>
      <w:tr w:rsidRPr="00440D51" w:rsidR="00584FB0" w:rsidTr="7A3FD30D" w14:paraId="1814E977" w14:textId="77777777">
        <w:trPr>
          <w:cantSplit/>
          <w:trHeight w:val="177"/>
          <w:del w:author="Gemma Bacon" w:date="2026-05-21T17:46:42.654Z" w16du:dateUtc="2026-05-21T17:46:42.654Z" w:id="1833057686"/>
        </w:trPr>
        <w:tc>
          <w:tcPr>
            <w:tcW w:w="957" w:type="pct"/>
            <w:tcMar/>
          </w:tcPr>
          <w:p w:rsidRPr="00440D51" w:rsidR="00584FB0" w:rsidP="00EE5167" w:rsidRDefault="00A02D06" w14:paraId="0893C469" w14:textId="6F2A59B4">
            <w:pPr>
              <w:rPr>
                <w:rFonts w:cs="Arial"/>
              </w:rPr>
            </w:pPr>
            <w:r>
              <w:rPr>
                <w:rFonts w:cs="Arial"/>
              </w:rPr>
              <w:t>Ravi Birah</w:t>
            </w:r>
          </w:p>
        </w:tc>
        <w:tc>
          <w:tcPr>
            <w:tcW w:w="1739" w:type="pct"/>
            <w:tcMar/>
          </w:tcPr>
          <w:p w:rsidRPr="00440D51" w:rsidR="00584FB0" w:rsidP="00584FB0" w:rsidRDefault="00584FB0" w14:paraId="27E2B23C" w14:textId="77777777">
            <w:pPr>
              <w:rPr>
                <w:rFonts w:cs="Arial"/>
              </w:rPr>
            </w:pPr>
            <w:r>
              <w:rPr>
                <w:rFonts w:cs="Arial"/>
              </w:rPr>
              <w:t>Programme Director</w:t>
            </w:r>
          </w:p>
        </w:tc>
        <w:tc>
          <w:tcPr>
            <w:tcW w:w="1183" w:type="pct"/>
            <w:tcMar/>
          </w:tcPr>
          <w:p w:rsidRPr="00440D51" w:rsidR="00584FB0" w:rsidP="00EE5167" w:rsidRDefault="00584FB0" w14:paraId="3EDC6337" w14:textId="77777777">
            <w:pPr>
              <w:rPr>
                <w:rFonts w:cs="Arial"/>
              </w:rPr>
            </w:pPr>
            <w:r>
              <w:rPr>
                <w:rFonts w:cs="Arial"/>
              </w:rPr>
              <w:t>UK Delivery</w:t>
            </w:r>
          </w:p>
        </w:tc>
        <w:tc>
          <w:tcPr>
            <w:tcW w:w="681" w:type="pct"/>
            <w:tcMar/>
          </w:tcPr>
          <w:p w:rsidRPr="00440D51" w:rsidR="00584FB0" w:rsidP="00EE5167" w:rsidRDefault="00584FB0" w14:paraId="27D71065" w14:textId="77777777">
            <w:pPr>
              <w:rPr>
                <w:rFonts w:cs="Arial"/>
              </w:rPr>
            </w:pPr>
            <w:r w:rsidRPr="00440D51">
              <w:rPr>
                <w:rFonts w:cs="Arial"/>
              </w:rPr>
              <w:t>Consulted</w:t>
            </w:r>
          </w:p>
        </w:tc>
        <w:tc>
          <w:tcPr>
            <w:tcW w:w="439" w:type="pct"/>
            <w:tcMar/>
          </w:tcPr>
          <w:p w:rsidRPr="00440D51" w:rsidR="00584FB0" w:rsidP="00EE5167" w:rsidRDefault="00584FB0" w14:paraId="009CBD40" w14:textId="77777777">
            <w:pPr>
              <w:rPr>
                <w:rFonts w:cs="Arial"/>
              </w:rPr>
            </w:pPr>
          </w:p>
        </w:tc>
      </w:tr>
      <w:tr w:rsidRPr="00440D51" w:rsidR="00584FB0" w:rsidTr="7A3FD30D" w14:paraId="40846B7E" w14:textId="77777777">
        <w:trPr>
          <w:cantSplit/>
          <w:trHeight w:val="177"/>
          <w:del w:author="Gemma Bacon" w:date="2026-05-21T17:46:42.654Z" w16du:dateUtc="2026-05-21T17:46:42.654Z" w:id="1687589424"/>
        </w:trPr>
        <w:tc>
          <w:tcPr>
            <w:tcW w:w="957" w:type="pct"/>
            <w:tcMar/>
          </w:tcPr>
          <w:p w:rsidRPr="00440D51" w:rsidR="00584FB0" w:rsidP="00EE5167" w:rsidRDefault="00584FB0" w14:paraId="754D29F5" w14:textId="77777777">
            <w:pPr>
              <w:rPr>
                <w:rFonts w:cs="Arial"/>
              </w:rPr>
            </w:pPr>
          </w:p>
        </w:tc>
        <w:tc>
          <w:tcPr>
            <w:tcW w:w="1739" w:type="pct"/>
            <w:tcMar/>
          </w:tcPr>
          <w:p w:rsidRPr="00440D51" w:rsidR="00584FB0" w:rsidP="00EE5167" w:rsidRDefault="00584FB0" w14:paraId="2C4F9C65" w14:textId="77777777">
            <w:pPr>
              <w:rPr>
                <w:rFonts w:cs="Arial"/>
              </w:rPr>
            </w:pPr>
          </w:p>
        </w:tc>
        <w:tc>
          <w:tcPr>
            <w:tcW w:w="1183" w:type="pct"/>
            <w:tcMar/>
          </w:tcPr>
          <w:p w:rsidRPr="00440D51" w:rsidR="00584FB0" w:rsidP="00EE5167" w:rsidRDefault="00584FB0" w14:paraId="052F9EA5" w14:textId="77777777">
            <w:pPr>
              <w:rPr>
                <w:rFonts w:cs="Arial"/>
              </w:rPr>
            </w:pPr>
          </w:p>
        </w:tc>
        <w:tc>
          <w:tcPr>
            <w:tcW w:w="681" w:type="pct"/>
            <w:tcMar/>
          </w:tcPr>
          <w:p w:rsidRPr="00440D51" w:rsidR="00584FB0" w:rsidP="00EE5167" w:rsidRDefault="00584FB0" w14:paraId="0EE5CC27" w14:textId="77777777">
            <w:pPr>
              <w:rPr>
                <w:rFonts w:cs="Arial"/>
              </w:rPr>
            </w:pPr>
          </w:p>
        </w:tc>
        <w:tc>
          <w:tcPr>
            <w:tcW w:w="439" w:type="pct"/>
            <w:tcMar/>
          </w:tcPr>
          <w:p w:rsidRPr="00440D51" w:rsidR="00584FB0" w:rsidP="00EE5167" w:rsidRDefault="00584FB0" w14:paraId="20D5AE17" w14:textId="77777777">
            <w:pPr>
              <w:rPr>
                <w:rFonts w:cs="Arial"/>
              </w:rPr>
            </w:pPr>
          </w:p>
        </w:tc>
      </w:tr>
    </w:tbl>
    <w:p w:rsidRPr="00440D51" w:rsidR="005A4E12" w:rsidP="005A4E12" w:rsidRDefault="005A4E12" w14:paraId="331C9106" w14:textId="77777777">
      <w:pPr>
        <w:rPr>
          <w:rFonts w:cs="Arial"/>
          <w:b/>
          <w:caps/>
          <w:szCs w:val="20"/>
        </w:rPr>
      </w:pPr>
    </w:p>
    <w:p w:rsidRPr="00440D51" w:rsidR="005A4E12" w:rsidP="005A4E12" w:rsidRDefault="005A4E12" w14:paraId="69F45B42" w14:textId="77777777">
      <w:pPr>
        <w:rPr>
          <w:rFonts w:cs="Arial"/>
          <w:b/>
          <w:caps/>
          <w:szCs w:val="20"/>
        </w:rPr>
      </w:pPr>
    </w:p>
    <w:p w:rsidRPr="00440D51" w:rsidR="005A4E12" w:rsidP="005A4E12" w:rsidRDefault="005A4E12" w14:paraId="5E5DE923" w14:textId="77777777">
      <w:pPr>
        <w:pStyle w:val="Heading1"/>
        <w:jc w:val="left"/>
        <w:rPr>
          <w:lang w:val="en"/>
        </w:rPr>
      </w:pPr>
      <w:bookmarkStart w:name="_Toc228280500" w:id="43"/>
      <w:r w:rsidRPr="00440D51">
        <w:rPr>
          <w:lang w:val="en"/>
        </w:rPr>
        <w:t>Key Stakeholders</w:t>
      </w:r>
      <w:bookmarkEnd w:id="43"/>
    </w:p>
    <w:p w:rsidRPr="00D85644" w:rsidR="00AF5C76" w:rsidP="00AF5C76" w:rsidRDefault="00AF5C76" w14:paraId="53C5CEB6" w14:textId="77777777">
      <w:pPr>
        <w:rPr>
          <w:rFonts w:eastAsia="Arial Unicode MS"/>
          <w:i/>
          <w:szCs w:val="20"/>
        </w:rPr>
      </w:pPr>
      <w:r w:rsidRPr="00D85644">
        <w:rPr>
          <w:rFonts w:eastAsia="Arial Unicode MS"/>
          <w:i/>
          <w:szCs w:val="20"/>
        </w:rPr>
        <w:t xml:space="preserve">[Please capture all the stakeholder groups (by role &amp; name) </w:t>
      </w:r>
      <w:r w:rsidRPr="00D85644" w:rsidR="00584FB0">
        <w:rPr>
          <w:rFonts w:eastAsia="Arial Unicode MS"/>
          <w:i/>
          <w:szCs w:val="20"/>
        </w:rPr>
        <w:t>engaged</w:t>
      </w:r>
      <w:r w:rsidRPr="00D85644">
        <w:rPr>
          <w:rFonts w:eastAsia="Arial Unicode MS"/>
          <w:i/>
          <w:szCs w:val="20"/>
        </w:rPr>
        <w:t xml:space="preserve"> as part of the vision </w:t>
      </w:r>
      <w:r w:rsidRPr="00D85644" w:rsidR="00584FB0">
        <w:rPr>
          <w:rFonts w:eastAsia="Arial Unicode MS"/>
          <w:i/>
          <w:szCs w:val="20"/>
        </w:rPr>
        <w:t xml:space="preserve">creation </w:t>
      </w:r>
      <w:r w:rsidRPr="00D85644">
        <w:rPr>
          <w:rFonts w:eastAsia="Arial Unicode MS"/>
          <w:i/>
          <w:szCs w:val="20"/>
        </w:rPr>
        <w:t>and any areas that have been identified but not yet engaged.]</w:t>
      </w:r>
    </w:p>
    <w:p w:rsidR="005A4E12" w:rsidP="005A4E12" w:rsidRDefault="005A4E12" w14:paraId="669804A4" w14:textId="77777777">
      <w:pPr>
        <w:rPr>
          <w:b/>
          <w:caps/>
          <w:sz w:val="28"/>
          <w:lang w:val="en"/>
        </w:rPr>
      </w:pPr>
    </w:p>
    <w:tbl>
      <w:tblPr>
        <w:tblW w:w="4853"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3328"/>
        <w:gridCol w:w="6341"/>
      </w:tblGrid>
      <w:tr w:rsidRPr="00FE661D" w:rsidR="00FE661D" w:rsidTr="00FE661D" w14:paraId="4AA8D934" w14:textId="77777777">
        <w:trPr>
          <w:cantSplit/>
          <w:trHeight w:val="268"/>
          <w:tblHeader/>
        </w:trPr>
        <w:tc>
          <w:tcPr>
            <w:tcW w:w="1721" w:type="pct"/>
            <w:shd w:val="clear" w:color="auto" w:fill="002060"/>
          </w:tcPr>
          <w:p w:rsidRPr="00FE661D" w:rsidR="005A4E12" w:rsidP="00EE5167" w:rsidRDefault="005A4E12" w14:paraId="70F6F053" w14:textId="77777777">
            <w:pPr>
              <w:rPr>
                <w:rFonts w:cs="Arial"/>
                <w:b/>
                <w:bCs/>
                <w:color w:val="FF0000"/>
                <w:sz w:val="22"/>
                <w:szCs w:val="22"/>
              </w:rPr>
            </w:pPr>
            <w:r w:rsidRPr="00FE661D">
              <w:rPr>
                <w:rFonts w:cs="Arial"/>
                <w:b/>
                <w:bCs/>
                <w:color w:val="FF0000"/>
                <w:sz w:val="22"/>
                <w:szCs w:val="22"/>
              </w:rPr>
              <w:t>Name</w:t>
            </w:r>
          </w:p>
        </w:tc>
        <w:tc>
          <w:tcPr>
            <w:tcW w:w="3279" w:type="pct"/>
            <w:shd w:val="clear" w:color="auto" w:fill="002060"/>
          </w:tcPr>
          <w:p w:rsidRPr="00FE661D" w:rsidR="005A4E12" w:rsidP="00EE5167" w:rsidRDefault="005A4E12" w14:paraId="4C6E9DCF" w14:textId="77777777">
            <w:pPr>
              <w:rPr>
                <w:rFonts w:cs="Arial"/>
                <w:b/>
                <w:bCs/>
                <w:color w:val="FF0000"/>
                <w:sz w:val="22"/>
                <w:szCs w:val="22"/>
              </w:rPr>
            </w:pPr>
            <w:r w:rsidRPr="00FE661D">
              <w:rPr>
                <w:rFonts w:cs="Arial"/>
                <w:b/>
                <w:bCs/>
                <w:color w:val="FF0000"/>
                <w:sz w:val="22"/>
                <w:szCs w:val="22"/>
              </w:rPr>
              <w:t>Department</w:t>
            </w:r>
          </w:p>
        </w:tc>
      </w:tr>
      <w:tr w:rsidRPr="008D33A1" w:rsidR="005A4E12" w:rsidTr="00820A58" w14:paraId="6BF98BA5" w14:textId="77777777">
        <w:trPr>
          <w:cantSplit/>
          <w:trHeight w:val="104"/>
        </w:trPr>
        <w:tc>
          <w:tcPr>
            <w:tcW w:w="1721" w:type="pct"/>
          </w:tcPr>
          <w:p w:rsidRPr="008D33A1" w:rsidR="005A4E12" w:rsidP="00EE5167" w:rsidRDefault="008C5319" w14:paraId="4AA172E9" w14:textId="782E3B41">
            <w:pPr>
              <w:rPr>
                <w:rFonts w:cs="Arial"/>
              </w:rPr>
            </w:pPr>
            <w:r>
              <w:rPr>
                <w:rFonts w:cs="Arial"/>
              </w:rPr>
              <w:t xml:space="preserve">Dean </w:t>
            </w:r>
            <w:r w:rsidR="00F2695D">
              <w:rPr>
                <w:rFonts w:cs="Arial"/>
              </w:rPr>
              <w:t>E</w:t>
            </w:r>
            <w:r>
              <w:rPr>
                <w:rFonts w:cs="Arial"/>
              </w:rPr>
              <w:t>dwards</w:t>
            </w:r>
          </w:p>
        </w:tc>
        <w:tc>
          <w:tcPr>
            <w:tcW w:w="3279" w:type="pct"/>
          </w:tcPr>
          <w:p w:rsidRPr="008D33A1" w:rsidR="005A4E12" w:rsidP="00EE5167" w:rsidRDefault="009372D6" w14:paraId="2EC23860" w14:textId="0A1218E1">
            <w:pPr>
              <w:rPr>
                <w:rFonts w:cs="Arial"/>
              </w:rPr>
            </w:pPr>
            <w:r>
              <w:rPr>
                <w:rFonts w:cs="Arial"/>
              </w:rPr>
              <w:t>Wholesale solutions</w:t>
            </w:r>
          </w:p>
        </w:tc>
      </w:tr>
      <w:tr w:rsidRPr="008D33A1" w:rsidR="005A4E12" w:rsidTr="00820A58" w14:paraId="06021284" w14:textId="77777777">
        <w:trPr>
          <w:cantSplit/>
          <w:trHeight w:val="104"/>
        </w:trPr>
        <w:tc>
          <w:tcPr>
            <w:tcW w:w="1721" w:type="pct"/>
          </w:tcPr>
          <w:p w:rsidRPr="008D33A1" w:rsidR="005A4E12" w:rsidP="00EE5167" w:rsidRDefault="00F2695D" w14:paraId="5F6F31CD" w14:textId="07A44430">
            <w:pPr>
              <w:rPr>
                <w:rFonts w:cs="Arial"/>
              </w:rPr>
            </w:pPr>
            <w:r>
              <w:rPr>
                <w:rFonts w:cs="Arial"/>
              </w:rPr>
              <w:t>Nick Hill</w:t>
            </w:r>
          </w:p>
        </w:tc>
        <w:tc>
          <w:tcPr>
            <w:tcW w:w="3279" w:type="pct"/>
          </w:tcPr>
          <w:p w:rsidRPr="008D33A1" w:rsidR="005A4E12" w:rsidP="00EE5167" w:rsidRDefault="009372D6" w14:paraId="47D65EDD" w14:textId="46774C55">
            <w:pPr>
              <w:rPr>
                <w:rFonts w:cs="Arial"/>
              </w:rPr>
            </w:pPr>
            <w:r>
              <w:rPr>
                <w:rFonts w:cs="Arial"/>
              </w:rPr>
              <w:t>Wholesale commercial team</w:t>
            </w:r>
            <w:r w:rsidR="00F2695D">
              <w:rPr>
                <w:rFonts w:cs="Arial"/>
              </w:rPr>
              <w:t xml:space="preserve"> manager</w:t>
            </w:r>
          </w:p>
        </w:tc>
      </w:tr>
      <w:tr w:rsidRPr="008D33A1" w:rsidR="005A4E12" w:rsidTr="00820A58" w14:paraId="70EC42CB" w14:textId="77777777">
        <w:trPr>
          <w:cantSplit/>
          <w:trHeight w:val="104"/>
        </w:trPr>
        <w:tc>
          <w:tcPr>
            <w:tcW w:w="1721" w:type="pct"/>
          </w:tcPr>
          <w:p w:rsidRPr="008D33A1" w:rsidR="005A4E12" w:rsidP="00EE5167" w:rsidRDefault="005A4E12" w14:paraId="188CF758" w14:textId="539C9A42">
            <w:pPr>
              <w:rPr>
                <w:rFonts w:cs="Arial"/>
              </w:rPr>
            </w:pPr>
          </w:p>
        </w:tc>
        <w:tc>
          <w:tcPr>
            <w:tcW w:w="3279" w:type="pct"/>
          </w:tcPr>
          <w:p w:rsidRPr="008D33A1" w:rsidR="005A4E12" w:rsidP="00EE5167" w:rsidRDefault="005A4E12" w14:paraId="72F9B6F1" w14:textId="7BA06701">
            <w:pPr>
              <w:rPr>
                <w:rFonts w:cs="Arial"/>
              </w:rPr>
            </w:pPr>
          </w:p>
        </w:tc>
      </w:tr>
      <w:tr w:rsidRPr="008D33A1" w:rsidR="005A4E12" w:rsidTr="00820A58" w14:paraId="09DAEB32" w14:textId="77777777">
        <w:trPr>
          <w:cantSplit/>
          <w:trHeight w:val="104"/>
        </w:trPr>
        <w:tc>
          <w:tcPr>
            <w:tcW w:w="1721" w:type="pct"/>
          </w:tcPr>
          <w:p w:rsidRPr="008D33A1" w:rsidR="005A4E12" w:rsidP="00EE5167" w:rsidRDefault="005A4E12" w14:paraId="32CB60B4" w14:textId="0A85CD6B">
            <w:pPr>
              <w:rPr>
                <w:rFonts w:cs="Arial"/>
              </w:rPr>
            </w:pPr>
          </w:p>
        </w:tc>
        <w:tc>
          <w:tcPr>
            <w:tcW w:w="3279" w:type="pct"/>
          </w:tcPr>
          <w:p w:rsidRPr="008D33A1" w:rsidR="005A4E12" w:rsidP="00EE5167" w:rsidRDefault="005A4E12" w14:paraId="3F49B614" w14:textId="0C6C7883">
            <w:pPr>
              <w:rPr>
                <w:rFonts w:cs="Arial"/>
              </w:rPr>
            </w:pPr>
          </w:p>
        </w:tc>
      </w:tr>
      <w:tr w:rsidRPr="008D33A1" w:rsidR="005A4E12" w:rsidTr="00820A58" w14:paraId="7B5C56E2" w14:textId="77777777">
        <w:trPr>
          <w:cantSplit/>
          <w:trHeight w:val="104"/>
        </w:trPr>
        <w:tc>
          <w:tcPr>
            <w:tcW w:w="1721" w:type="pct"/>
          </w:tcPr>
          <w:p w:rsidRPr="008D33A1" w:rsidR="005A4E12" w:rsidP="00EE5167" w:rsidRDefault="005A4E12" w14:paraId="2E7D8D0B" w14:textId="4A263DBD">
            <w:pPr>
              <w:rPr>
                <w:rFonts w:cs="Arial"/>
              </w:rPr>
            </w:pPr>
          </w:p>
        </w:tc>
        <w:tc>
          <w:tcPr>
            <w:tcW w:w="3279" w:type="pct"/>
          </w:tcPr>
          <w:p w:rsidRPr="008D33A1" w:rsidR="005A4E12" w:rsidP="00EE5167" w:rsidRDefault="005A4E12" w14:paraId="2198BB76" w14:textId="3857E50D">
            <w:pPr>
              <w:rPr>
                <w:rFonts w:cs="Arial"/>
              </w:rPr>
            </w:pPr>
          </w:p>
        </w:tc>
      </w:tr>
      <w:tr w:rsidRPr="008D33A1" w:rsidR="005A4E12" w:rsidTr="00820A58" w14:paraId="7E1EC152" w14:textId="77777777">
        <w:trPr>
          <w:cantSplit/>
          <w:trHeight w:val="104"/>
        </w:trPr>
        <w:tc>
          <w:tcPr>
            <w:tcW w:w="1721" w:type="pct"/>
          </w:tcPr>
          <w:p w:rsidRPr="008D33A1" w:rsidR="005A4E12" w:rsidP="00EE5167" w:rsidRDefault="005A4E12" w14:paraId="207E2513" w14:textId="77777777">
            <w:pPr>
              <w:rPr>
                <w:rFonts w:cs="Arial"/>
              </w:rPr>
            </w:pPr>
          </w:p>
        </w:tc>
        <w:tc>
          <w:tcPr>
            <w:tcW w:w="3279" w:type="pct"/>
          </w:tcPr>
          <w:p w:rsidRPr="008D33A1" w:rsidR="005A4E12" w:rsidP="00EE5167" w:rsidRDefault="005A4E12" w14:paraId="2260FEE1" w14:textId="77777777">
            <w:pPr>
              <w:rPr>
                <w:rFonts w:cs="Arial"/>
              </w:rPr>
            </w:pPr>
          </w:p>
        </w:tc>
      </w:tr>
      <w:tr w:rsidRPr="008D33A1" w:rsidR="005A4E12" w:rsidTr="00820A58" w14:paraId="30A8E537" w14:textId="77777777">
        <w:trPr>
          <w:cantSplit/>
          <w:trHeight w:val="104"/>
        </w:trPr>
        <w:tc>
          <w:tcPr>
            <w:tcW w:w="1721" w:type="pct"/>
          </w:tcPr>
          <w:p w:rsidRPr="008D33A1" w:rsidR="005A4E12" w:rsidP="00EE5167" w:rsidRDefault="005A4E12" w14:paraId="7CEB60D8" w14:textId="77777777">
            <w:pPr>
              <w:rPr>
                <w:rFonts w:cs="Arial"/>
              </w:rPr>
            </w:pPr>
          </w:p>
        </w:tc>
        <w:tc>
          <w:tcPr>
            <w:tcW w:w="3279" w:type="pct"/>
          </w:tcPr>
          <w:p w:rsidRPr="008D33A1" w:rsidR="005A4E12" w:rsidP="00EE5167" w:rsidRDefault="005A4E12" w14:paraId="6CEF3A9F" w14:textId="77777777">
            <w:pPr>
              <w:rPr>
                <w:rFonts w:cs="Arial"/>
              </w:rPr>
            </w:pPr>
          </w:p>
        </w:tc>
      </w:tr>
    </w:tbl>
    <w:p w:rsidR="003072EC" w:rsidP="00C16ED5" w:rsidRDefault="003072EC" w14:paraId="5A6E47C5" w14:textId="77777777">
      <w:pPr>
        <w:pStyle w:val="Heading1"/>
        <w:numPr>
          <w:ilvl w:val="0"/>
          <w:numId w:val="0"/>
        </w:numPr>
        <w:ind w:left="360"/>
        <w:jc w:val="left"/>
        <w:rPr>
          <w:rFonts w:cs="Arial"/>
          <w:b w:val="0"/>
          <w:caps w:val="0"/>
          <w:szCs w:val="20"/>
        </w:rPr>
      </w:pPr>
      <w:bookmarkStart w:name="_Toc367790117" w:id="44"/>
      <w:bookmarkStart w:name="_Toc367790120" w:id="45"/>
      <w:bookmarkStart w:name="_Toc367282786" w:id="46"/>
      <w:bookmarkStart w:name="_Toc367282787" w:id="47"/>
      <w:bookmarkStart w:name="_Toc367790129" w:id="48"/>
      <w:bookmarkStart w:name="_Toc367790130" w:id="49"/>
      <w:bookmarkStart w:name="_Toc367790132" w:id="50"/>
      <w:bookmarkStart w:name="_Toc367282789" w:id="51"/>
      <w:bookmarkStart w:name="_Toc367790147" w:id="52"/>
      <w:bookmarkStart w:name="_Toc342907475" w:id="53"/>
      <w:bookmarkStart w:name="_Toc342907476" w:id="54"/>
      <w:bookmarkStart w:name="_Toc342907483" w:id="55"/>
      <w:bookmarkEnd w:id="41"/>
      <w:bookmarkEnd w:id="44"/>
      <w:bookmarkEnd w:id="45"/>
      <w:bookmarkEnd w:id="46"/>
      <w:bookmarkEnd w:id="47"/>
      <w:bookmarkEnd w:id="48"/>
      <w:bookmarkEnd w:id="49"/>
      <w:bookmarkEnd w:id="50"/>
      <w:bookmarkEnd w:id="51"/>
      <w:bookmarkEnd w:id="52"/>
      <w:bookmarkEnd w:id="53"/>
      <w:bookmarkEnd w:id="54"/>
      <w:bookmarkEnd w:id="55"/>
    </w:p>
    <w:p w:rsidRPr="00FE28D9" w:rsidR="00FE28D9" w:rsidP="00FE28D9" w:rsidRDefault="00FE28D9" w14:paraId="53C433C5" w14:textId="77777777"/>
    <w:p w:rsidR="003072EC" w:rsidP="003072EC" w:rsidRDefault="003072EC" w14:paraId="2902F94A" w14:textId="77777777">
      <w:pPr>
        <w:rPr>
          <w:rFonts w:cs="Arial"/>
        </w:rPr>
      </w:pPr>
    </w:p>
    <w:sectPr w:rsidR="003072EC" w:rsidSect="000517DA">
      <w:headerReference w:type="default" r:id="rId13"/>
      <w:footerReference w:type="default" r:id="rId14"/>
      <w:pgSz w:w="12240" w:h="15840" w:orient="portrait"/>
      <w:pgMar w:top="1077" w:right="1134" w:bottom="107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62CF9" w:rsidRDefault="00C62CF9" w14:paraId="191E3F7B" w14:textId="77777777">
      <w:r>
        <w:separator/>
      </w:r>
    </w:p>
  </w:endnote>
  <w:endnote w:type="continuationSeparator" w:id="0">
    <w:p w:rsidR="00C62CF9" w:rsidRDefault="00C62CF9" w14:paraId="2474134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576" w:type="dxa"/>
      <w:tblInd w:w="1242"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ook w:val="04A0" w:firstRow="1" w:lastRow="0" w:firstColumn="1" w:lastColumn="0" w:noHBand="0" w:noVBand="1"/>
    </w:tblPr>
    <w:tblGrid>
      <w:gridCol w:w="3192"/>
      <w:gridCol w:w="3192"/>
      <w:gridCol w:w="3192"/>
    </w:tblGrid>
    <w:tr w:rsidR="003C6809" w:rsidTr="00B30D30" w14:paraId="7A69D55B" w14:textId="77777777">
      <w:tc>
        <w:tcPr>
          <w:tcW w:w="3192" w:type="dxa"/>
        </w:tcPr>
        <w:p w:rsidRPr="003D6BA2" w:rsidR="003C6809" w:rsidP="00B30D30" w:rsidRDefault="003C6809" w14:paraId="0E1DA7F5" w14:textId="77777777">
          <w:pPr>
            <w:rPr>
              <w:rFonts w:cs="Arial"/>
              <w:sz w:val="22"/>
              <w:szCs w:val="22"/>
            </w:rPr>
          </w:pPr>
        </w:p>
      </w:tc>
      <w:tc>
        <w:tcPr>
          <w:tcW w:w="3192" w:type="dxa"/>
        </w:tcPr>
        <w:p w:rsidRPr="003D6BA2" w:rsidR="003C6809" w:rsidP="00B30D30" w:rsidRDefault="003C6809" w14:paraId="22C11B07" w14:textId="77777777">
          <w:pPr>
            <w:jc w:val="center"/>
            <w:rPr>
              <w:rFonts w:cs="Arial"/>
              <w:sz w:val="22"/>
              <w:szCs w:val="22"/>
            </w:rPr>
          </w:pPr>
        </w:p>
      </w:tc>
      <w:tc>
        <w:tcPr>
          <w:tcW w:w="3192" w:type="dxa"/>
        </w:tcPr>
        <w:p w:rsidRPr="003D6BA2" w:rsidR="003C6809" w:rsidP="00B30D30" w:rsidRDefault="003C6809" w14:paraId="653697C9" w14:textId="77777777">
          <w:pPr>
            <w:jc w:val="right"/>
            <w:rPr>
              <w:rFonts w:cs="Arial"/>
              <w:sz w:val="22"/>
              <w:szCs w:val="22"/>
            </w:rPr>
          </w:pPr>
          <w:r w:rsidRPr="003D6BA2">
            <w:rPr>
              <w:rFonts w:cs="Arial"/>
              <w:sz w:val="22"/>
              <w:szCs w:val="22"/>
            </w:rPr>
            <w:t>Classification: Confidential</w:t>
          </w:r>
        </w:p>
      </w:tc>
    </w:tr>
    <w:tr w:rsidR="003C6809" w:rsidTr="00B30D30" w14:paraId="0F957079" w14:textId="77777777">
      <w:tc>
        <w:tcPr>
          <w:tcW w:w="3192" w:type="dxa"/>
        </w:tcPr>
        <w:p w:rsidRPr="003D6BA2" w:rsidR="003C6809" w:rsidP="00B30D30" w:rsidRDefault="003C6809" w14:paraId="492AEE02" w14:textId="77777777">
          <w:pPr>
            <w:rPr>
              <w:rFonts w:cs="Arial"/>
              <w:sz w:val="22"/>
              <w:szCs w:val="22"/>
            </w:rPr>
          </w:pPr>
        </w:p>
      </w:tc>
      <w:tc>
        <w:tcPr>
          <w:tcW w:w="3192" w:type="dxa"/>
        </w:tcPr>
        <w:p w:rsidRPr="003D6BA2" w:rsidR="003C6809" w:rsidP="00B30D30" w:rsidRDefault="003C6809" w14:paraId="0EF99693" w14:textId="77777777">
          <w:pPr>
            <w:jc w:val="center"/>
            <w:rPr>
              <w:rFonts w:cs="Arial"/>
              <w:sz w:val="22"/>
              <w:szCs w:val="22"/>
            </w:rPr>
          </w:pPr>
        </w:p>
      </w:tc>
      <w:tc>
        <w:tcPr>
          <w:tcW w:w="3192" w:type="dxa"/>
        </w:tcPr>
        <w:p w:rsidRPr="003D6BA2" w:rsidR="003C6809" w:rsidP="00B30D30" w:rsidRDefault="003C6809" w14:paraId="181242B2" w14:textId="77777777">
          <w:pPr>
            <w:jc w:val="right"/>
            <w:rPr>
              <w:rFonts w:cs="Arial"/>
              <w:sz w:val="22"/>
              <w:szCs w:val="22"/>
            </w:rPr>
          </w:pPr>
          <w:r w:rsidRPr="003D6BA2">
            <w:rPr>
              <w:rFonts w:cs="Arial"/>
              <w:sz w:val="22"/>
              <w:szCs w:val="22"/>
            </w:rPr>
            <w:t xml:space="preserve">Page </w:t>
          </w:r>
          <w:r w:rsidRPr="003D6BA2">
            <w:rPr>
              <w:rFonts w:cs="Arial"/>
              <w:sz w:val="22"/>
              <w:szCs w:val="22"/>
            </w:rPr>
            <w:fldChar w:fldCharType="begin"/>
          </w:r>
          <w:r w:rsidRPr="003D6BA2">
            <w:rPr>
              <w:rFonts w:cs="Arial"/>
              <w:sz w:val="22"/>
              <w:szCs w:val="22"/>
            </w:rPr>
            <w:instrText xml:space="preserve"> PAGE </w:instrText>
          </w:r>
          <w:r w:rsidRPr="003D6BA2">
            <w:rPr>
              <w:rFonts w:cs="Arial"/>
              <w:sz w:val="22"/>
              <w:szCs w:val="22"/>
            </w:rPr>
            <w:fldChar w:fldCharType="separate"/>
          </w:r>
          <w:r w:rsidR="00CA7F1F">
            <w:rPr>
              <w:rFonts w:cs="Arial"/>
              <w:noProof/>
              <w:sz w:val="22"/>
              <w:szCs w:val="22"/>
            </w:rPr>
            <w:t>6</w:t>
          </w:r>
          <w:r w:rsidRPr="003D6BA2">
            <w:rPr>
              <w:rFonts w:cs="Arial"/>
              <w:sz w:val="22"/>
              <w:szCs w:val="22"/>
            </w:rPr>
            <w:fldChar w:fldCharType="end"/>
          </w:r>
          <w:r w:rsidRPr="003D6BA2">
            <w:rPr>
              <w:rFonts w:cs="Arial"/>
              <w:sz w:val="22"/>
              <w:szCs w:val="22"/>
            </w:rPr>
            <w:t xml:space="preserve"> of </w:t>
          </w:r>
          <w:r w:rsidRPr="003D6BA2">
            <w:rPr>
              <w:rFonts w:cs="Arial"/>
              <w:sz w:val="22"/>
              <w:szCs w:val="22"/>
            </w:rPr>
            <w:fldChar w:fldCharType="begin"/>
          </w:r>
          <w:r w:rsidRPr="003D6BA2">
            <w:rPr>
              <w:rFonts w:cs="Arial"/>
              <w:sz w:val="22"/>
              <w:szCs w:val="22"/>
            </w:rPr>
            <w:instrText xml:space="preserve"> NUMPAGES </w:instrText>
          </w:r>
          <w:r w:rsidRPr="003D6BA2">
            <w:rPr>
              <w:rFonts w:cs="Arial"/>
              <w:sz w:val="22"/>
              <w:szCs w:val="22"/>
            </w:rPr>
            <w:fldChar w:fldCharType="separate"/>
          </w:r>
          <w:r w:rsidR="00CA7F1F">
            <w:rPr>
              <w:rFonts w:cs="Arial"/>
              <w:noProof/>
              <w:sz w:val="22"/>
              <w:szCs w:val="22"/>
            </w:rPr>
            <w:t>6</w:t>
          </w:r>
          <w:r w:rsidRPr="003D6BA2">
            <w:rPr>
              <w:rFonts w:cs="Arial"/>
              <w:sz w:val="22"/>
              <w:szCs w:val="22"/>
            </w:rPr>
            <w:fldChar w:fldCharType="end"/>
          </w:r>
        </w:p>
      </w:tc>
    </w:tr>
  </w:tbl>
  <w:p w:rsidRPr="00584FB0" w:rsidR="003C6809" w:rsidP="00584FB0" w:rsidRDefault="003C6809" w14:paraId="7308823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62CF9" w:rsidRDefault="00C62CF9" w14:paraId="10D84453" w14:textId="77777777">
      <w:r>
        <w:separator/>
      </w:r>
    </w:p>
  </w:footnote>
  <w:footnote w:type="continuationSeparator" w:id="0">
    <w:p w:rsidR="00C62CF9" w:rsidRDefault="00C62CF9" w14:paraId="5173CAE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p w:rsidR="008A2CB1" w:rsidP="008A2CB1" w:rsidRDefault="00C62CF9" w14:paraId="5EE03642" w14:textId="19C0D7B4">
    <w:pPr>
      <w:pStyle w:val="Header"/>
    </w:pPr>
    <w:sdt>
      <w:sdtPr>
        <w:id w:val="-1939437190"/>
        <w:docPartObj>
          <w:docPartGallery w:val="Watermarks"/>
          <w:docPartUnique/>
        </w:docPartObj>
      </w:sdtPr>
      <w:sdtEndPr/>
      <w:sdtContent>
        <w:r w:rsidR="003C6809">
          <w:rPr>
            <w:noProof/>
            <w:lang w:val="en-GB" w:eastAsia="en-GB"/>
          </w:rPr>
          <mc:AlternateContent>
            <mc:Choice Requires="wps">
              <w:drawing>
                <wp:anchor distT="0" distB="0" distL="114300" distR="114300" simplePos="0" relativeHeight="251658240" behindDoc="1" locked="0" layoutInCell="0" allowOverlap="1" wp14:anchorId="5E44F5EB" wp14:editId="169B2458">
                  <wp:simplePos x="0" y="0"/>
                  <wp:positionH relativeFrom="margin">
                    <wp:align>center</wp:align>
                  </wp:positionH>
                  <wp:positionV relativeFrom="margin">
                    <wp:align>center</wp:align>
                  </wp:positionV>
                  <wp:extent cx="6703695" cy="1675765"/>
                  <wp:effectExtent l="0" t="1809750" r="0" b="1648460"/>
                  <wp:wrapNone/>
                  <wp:docPr id="1"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703695" cy="167576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3C6809" w:rsidP="00B0349D" w:rsidRDefault="003C6809" w14:paraId="58CE13FE" w14:textId="77777777">
                              <w:pPr>
                                <w:pStyle w:val="NormalWeb"/>
                                <w:spacing w:before="0" w:beforeAutospacing="0" w:after="0" w:afterAutospacing="0"/>
                                <w:jc w:val="center"/>
                              </w:pPr>
                              <w:r>
                                <w:rPr>
                                  <w:rFonts w:ascii="Calibri" w:hAnsi="Calibri"/>
                                  <w:color w:val="C0C0C0"/>
                                  <w:sz w:val="2"/>
                                  <w:szCs w:val="2"/>
                                  <w14:textFill>
                                    <w14:solidFill>
                                      <w14:srgbClr w14:val="C0C0C0">
                                        <w14:alpha w14:val="50000"/>
                                      </w14:srgbClr>
                                    </w14:solidFill>
                                  </w14:textFill>
                                </w:rPr>
                                <w:t>CONFIDENTIAL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xmlns:arto="http://schemas.microsoft.com/office/word/2006/arto">
              <w:pict w14:anchorId="10756E92">
                <v:shapetype id="_x0000_t202" coordsize="21600,21600" o:spt="202" path="m,l,21600r21600,l21600,xe" w14:anchorId="5E44F5EB">
                  <v:stroke joinstyle="miter"/>
                  <v:path gradientshapeok="t" o:connecttype="rect"/>
                </v:shapetype>
                <v:shape id="WordArt 2" style="position:absolute;margin-left:0;margin-top:0;width:527.85pt;height:131.9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26"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">
                  <v:stroke joinstyle="round"/>
                  <o:lock v:ext="edit" shapetype="t"/>
                  <v:textbox style="mso-fit-shape-to-text:t">
                    <w:txbxContent>
                      <w:p w:rsidR="003C6809" w:rsidP="00B0349D" w:rsidRDefault="003C6809" w14:paraId="4C5238D9" w14:textId="77777777">
                        <w:pPr>
                          <w:pStyle w:val="NormalWeb"/>
                          <w:spacing w:before="0" w:beforeAutospacing="0" w:after="0" w:afterAutospacing="0"/>
                          <w:jc w:val="center"/>
                        </w:pPr>
                        <w:r>
                          <w:rPr>
                            <w:rFonts w:ascii="Calibri" w:hAnsi="Calibri"/>
                            <w:color w:val="C0C0C0"/>
                            <w:sz w:val="2"/>
                            <w:szCs w:val="2"/>
                            <w14:textFill>
                              <w14:solidFill>
                                <w14:srgbClr w14:val="C0C0C0">
                                  <w14:alpha w14:val="50000"/>
                                </w14:srgbClr>
                              </w14:solidFill>
                            </w14:textFill>
                          </w:rPr>
                          <w:t>CONFIDENTIAL</w:t>
                        </w:r>
                      </w:p>
                    </w:txbxContent>
                  </v:textbox>
                  <w10:wrap anchorx="margin" anchory="margin"/>
                </v:shape>
              </w:pict>
            </mc:Fallback>
          </mc:AlternateContent>
        </w:r>
      </w:sdtContent>
    </w:sdt>
    <w:r w:rsidRPr="00BF7284" w:rsidR="008A2CB1">
      <w:rPr>
        <w:rFonts w:eastAsia="Calibri" w:cs="Arial"/>
        <w:b/>
        <w:bCs/>
        <w:noProof/>
        <w:szCs w:val="20"/>
        <w:lang w:eastAsia="en-GB"/>
      </w:rPr>
      <w:drawing>
        <wp:inline distT="0" distB="0" distL="0" distR="0" wp14:anchorId="25171390" wp14:editId="015636BC">
          <wp:extent cx="1176655" cy="550545"/>
          <wp:effectExtent l="0" t="0" r="4445" b="1905"/>
          <wp:docPr id="2" name="Picture 2" descr="/Users/p7869528/Library/Containers/com.microsoft.Outlook/Data/Library/Caches/Signatures/signature_2143339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p7869528/Library/Containers/com.microsoft.Outlook/Data/Library/Caches/Signatures/signature_214333929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76655" cy="550545"/>
                  </a:xfrm>
                  <a:prstGeom prst="rect">
                    <a:avLst/>
                  </a:prstGeom>
                  <a:noFill/>
                  <a:ln>
                    <a:noFill/>
                  </a:ln>
                </pic:spPr>
              </pic:pic>
            </a:graphicData>
          </a:graphic>
        </wp:inline>
      </w:drawing>
    </w:r>
    <w:r w:rsidR="008A2CB1">
      <w:rPr>
        <w:rFonts w:asciiTheme="majorHAnsi" w:hAnsiTheme="majorHAnsi"/>
        <w:i/>
        <w:iCs/>
        <w:color w:val="FF0000"/>
      </w:rPr>
      <w:t>Mark</w:t>
    </w:r>
    <w:r w:rsidR="00D47E3A">
      <w:rPr>
        <w:rFonts w:asciiTheme="majorHAnsi" w:hAnsiTheme="majorHAnsi"/>
        <w:i/>
        <w:iCs/>
        <w:color w:val="FF0000"/>
      </w:rPr>
      <w:t>et Dev &amp; Strategy</w:t>
    </w:r>
  </w:p>
  <w:p w:rsidR="003C6809" w:rsidRDefault="003C6809" w14:paraId="6CD664AE" w14:textId="5A8E6DCC">
    <w:pPr>
      <w:pStyle w:val="Header"/>
    </w:pPr>
  </w:p>
  <w:p w:rsidR="003C6809" w:rsidRDefault="003C6809" w14:paraId="77E162D7" w14:textId="77777777">
    <w:pPr>
      <w:pStyle w:val="Header"/>
    </w:pPr>
  </w:p>
  <w:p w:rsidR="003C6809" w:rsidRDefault="003C6809" w14:paraId="1C99C73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2">
    <w:nsid w:val="4e4e41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1006d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D16D22"/>
    <w:multiLevelType w:val="multilevel"/>
    <w:tmpl w:val="0B8AEB0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9F06D06"/>
    <w:multiLevelType w:val="multilevel"/>
    <w:tmpl w:val="A40250F6"/>
    <w:lvl w:ilvl="0">
      <w:start w:val="1"/>
      <w:numFmt w:val="decimal"/>
      <w:pStyle w:val="Heading1"/>
      <w:lvlText w:val="%1."/>
      <w:lvlJc w:val="left"/>
      <w:pPr>
        <w:ind w:left="360" w:hanging="360"/>
      </w:pPr>
      <w:rPr>
        <w:rFonts w:hint="default"/>
      </w:rPr>
    </w:lvl>
    <w:lvl w:ilvl="1">
      <w:start w:val="1"/>
      <w:numFmt w:val="decimal"/>
      <w:isLgl/>
      <w:lvlText w:val="%1.%2"/>
      <w:lvlJc w:val="left"/>
      <w:pPr>
        <w:ind w:left="936" w:hanging="360"/>
      </w:pPr>
      <w:rPr>
        <w:rFonts w:hint="default"/>
        <w:color w:val="auto"/>
      </w:rPr>
    </w:lvl>
    <w:lvl w:ilvl="2">
      <w:start w:val="1"/>
      <w:numFmt w:val="decimal"/>
      <w:isLgl/>
      <w:lvlText w:val="%1.%2.%3"/>
      <w:lvlJc w:val="left"/>
      <w:pPr>
        <w:ind w:left="1872" w:hanging="720"/>
      </w:pPr>
      <w:rPr>
        <w:rFonts w:hint="default"/>
      </w:rPr>
    </w:lvl>
    <w:lvl w:ilvl="3">
      <w:start w:val="1"/>
      <w:numFmt w:val="decimal"/>
      <w:isLgl/>
      <w:lvlText w:val="%1.%2.%3.%4"/>
      <w:lvlJc w:val="left"/>
      <w:pPr>
        <w:ind w:left="2448" w:hanging="720"/>
      </w:pPr>
      <w:rPr>
        <w:rFonts w:hint="default"/>
      </w:rPr>
    </w:lvl>
    <w:lvl w:ilvl="4">
      <w:start w:val="1"/>
      <w:numFmt w:val="decimal"/>
      <w:isLgl/>
      <w:lvlText w:val="%1.%2.%3.%4.%5"/>
      <w:lvlJc w:val="left"/>
      <w:pPr>
        <w:ind w:left="3384"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896" w:hanging="1440"/>
      </w:pPr>
      <w:rPr>
        <w:rFonts w:hint="default"/>
      </w:rPr>
    </w:lvl>
    <w:lvl w:ilvl="7">
      <w:start w:val="1"/>
      <w:numFmt w:val="decimal"/>
      <w:isLgl/>
      <w:lvlText w:val="%1.%2.%3.%4.%5.%6.%7.%8"/>
      <w:lvlJc w:val="left"/>
      <w:pPr>
        <w:ind w:left="5472" w:hanging="1440"/>
      </w:pPr>
      <w:rPr>
        <w:rFonts w:hint="default"/>
      </w:rPr>
    </w:lvl>
    <w:lvl w:ilvl="8">
      <w:start w:val="1"/>
      <w:numFmt w:val="decimal"/>
      <w:isLgl/>
      <w:lvlText w:val="%1.%2.%3.%4.%5.%6.%7.%8.%9"/>
      <w:lvlJc w:val="left"/>
      <w:pPr>
        <w:ind w:left="6408" w:hanging="1800"/>
      </w:pPr>
      <w:rPr>
        <w:rFonts w:hint="default"/>
      </w:rPr>
    </w:lvl>
  </w:abstractNum>
  <w:abstractNum w:abstractNumId="2" w15:restartNumberingAfterBreak="0">
    <w:nsid w:val="0AA92A50"/>
    <w:multiLevelType w:val="hybridMultilevel"/>
    <w:tmpl w:val="610A4882"/>
    <w:lvl w:ilvl="0" w:tplc="08090001">
      <w:start w:val="1"/>
      <w:numFmt w:val="bullet"/>
      <w:lvlText w:val=""/>
      <w:lvlJc w:val="left"/>
      <w:pPr>
        <w:ind w:left="1800" w:hanging="360"/>
      </w:pPr>
      <w:rPr>
        <w:rFonts w:hint="default" w:ascii="Symbol" w:hAnsi="Symbol"/>
      </w:rPr>
    </w:lvl>
    <w:lvl w:ilvl="1" w:tplc="08090003" w:tentative="1">
      <w:start w:val="1"/>
      <w:numFmt w:val="bullet"/>
      <w:lvlText w:val="o"/>
      <w:lvlJc w:val="left"/>
      <w:pPr>
        <w:ind w:left="2520" w:hanging="360"/>
      </w:pPr>
      <w:rPr>
        <w:rFonts w:hint="default" w:ascii="Courier New" w:hAnsi="Courier New" w:cs="Courier New"/>
      </w:rPr>
    </w:lvl>
    <w:lvl w:ilvl="2" w:tplc="08090005" w:tentative="1">
      <w:start w:val="1"/>
      <w:numFmt w:val="bullet"/>
      <w:lvlText w:val=""/>
      <w:lvlJc w:val="left"/>
      <w:pPr>
        <w:ind w:left="3240" w:hanging="360"/>
      </w:pPr>
      <w:rPr>
        <w:rFonts w:hint="default" w:ascii="Wingdings" w:hAnsi="Wingdings"/>
      </w:rPr>
    </w:lvl>
    <w:lvl w:ilvl="3" w:tplc="08090001" w:tentative="1">
      <w:start w:val="1"/>
      <w:numFmt w:val="bullet"/>
      <w:lvlText w:val=""/>
      <w:lvlJc w:val="left"/>
      <w:pPr>
        <w:ind w:left="3960" w:hanging="360"/>
      </w:pPr>
      <w:rPr>
        <w:rFonts w:hint="default" w:ascii="Symbol" w:hAnsi="Symbol"/>
      </w:rPr>
    </w:lvl>
    <w:lvl w:ilvl="4" w:tplc="08090003" w:tentative="1">
      <w:start w:val="1"/>
      <w:numFmt w:val="bullet"/>
      <w:lvlText w:val="o"/>
      <w:lvlJc w:val="left"/>
      <w:pPr>
        <w:ind w:left="4680" w:hanging="360"/>
      </w:pPr>
      <w:rPr>
        <w:rFonts w:hint="default" w:ascii="Courier New" w:hAnsi="Courier New" w:cs="Courier New"/>
      </w:rPr>
    </w:lvl>
    <w:lvl w:ilvl="5" w:tplc="08090005" w:tentative="1">
      <w:start w:val="1"/>
      <w:numFmt w:val="bullet"/>
      <w:lvlText w:val=""/>
      <w:lvlJc w:val="left"/>
      <w:pPr>
        <w:ind w:left="5400" w:hanging="360"/>
      </w:pPr>
      <w:rPr>
        <w:rFonts w:hint="default" w:ascii="Wingdings" w:hAnsi="Wingdings"/>
      </w:rPr>
    </w:lvl>
    <w:lvl w:ilvl="6" w:tplc="08090001" w:tentative="1">
      <w:start w:val="1"/>
      <w:numFmt w:val="bullet"/>
      <w:lvlText w:val=""/>
      <w:lvlJc w:val="left"/>
      <w:pPr>
        <w:ind w:left="6120" w:hanging="360"/>
      </w:pPr>
      <w:rPr>
        <w:rFonts w:hint="default" w:ascii="Symbol" w:hAnsi="Symbol"/>
      </w:rPr>
    </w:lvl>
    <w:lvl w:ilvl="7" w:tplc="08090003" w:tentative="1">
      <w:start w:val="1"/>
      <w:numFmt w:val="bullet"/>
      <w:lvlText w:val="o"/>
      <w:lvlJc w:val="left"/>
      <w:pPr>
        <w:ind w:left="6840" w:hanging="360"/>
      </w:pPr>
      <w:rPr>
        <w:rFonts w:hint="default" w:ascii="Courier New" w:hAnsi="Courier New" w:cs="Courier New"/>
      </w:rPr>
    </w:lvl>
    <w:lvl w:ilvl="8" w:tplc="08090005" w:tentative="1">
      <w:start w:val="1"/>
      <w:numFmt w:val="bullet"/>
      <w:lvlText w:val=""/>
      <w:lvlJc w:val="left"/>
      <w:pPr>
        <w:ind w:left="7560" w:hanging="360"/>
      </w:pPr>
      <w:rPr>
        <w:rFonts w:hint="default" w:ascii="Wingdings" w:hAnsi="Wingdings"/>
      </w:rPr>
    </w:lvl>
  </w:abstractNum>
  <w:abstractNum w:abstractNumId="3" w15:restartNumberingAfterBreak="0">
    <w:nsid w:val="0C8D4133"/>
    <w:multiLevelType w:val="multilevel"/>
    <w:tmpl w:val="FC946A1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34D145A"/>
    <w:multiLevelType w:val="hybridMultilevel"/>
    <w:tmpl w:val="DDBE5C44"/>
    <w:lvl w:ilvl="0" w:tplc="0809000B">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D840931"/>
    <w:multiLevelType w:val="hybridMultilevel"/>
    <w:tmpl w:val="FE5E1878"/>
    <w:lvl w:ilvl="0" w:tplc="18090001">
      <w:start w:val="1"/>
      <w:numFmt w:val="bullet"/>
      <w:lvlText w:val=""/>
      <w:lvlJc w:val="left"/>
      <w:pPr>
        <w:ind w:left="1777" w:hanging="360"/>
      </w:pPr>
      <w:rPr>
        <w:rFonts w:hint="default" w:ascii="Symbol" w:hAnsi="Symbol"/>
      </w:rPr>
    </w:lvl>
    <w:lvl w:ilvl="1" w:tplc="18090003" w:tentative="1">
      <w:start w:val="1"/>
      <w:numFmt w:val="bullet"/>
      <w:lvlText w:val="o"/>
      <w:lvlJc w:val="left"/>
      <w:pPr>
        <w:ind w:left="2497" w:hanging="360"/>
      </w:pPr>
      <w:rPr>
        <w:rFonts w:hint="default" w:ascii="Courier New" w:hAnsi="Courier New" w:cs="Courier New"/>
      </w:rPr>
    </w:lvl>
    <w:lvl w:ilvl="2" w:tplc="18090005" w:tentative="1">
      <w:start w:val="1"/>
      <w:numFmt w:val="bullet"/>
      <w:lvlText w:val=""/>
      <w:lvlJc w:val="left"/>
      <w:pPr>
        <w:ind w:left="3217" w:hanging="360"/>
      </w:pPr>
      <w:rPr>
        <w:rFonts w:hint="default" w:ascii="Wingdings" w:hAnsi="Wingdings"/>
      </w:rPr>
    </w:lvl>
    <w:lvl w:ilvl="3" w:tplc="18090001" w:tentative="1">
      <w:start w:val="1"/>
      <w:numFmt w:val="bullet"/>
      <w:lvlText w:val=""/>
      <w:lvlJc w:val="left"/>
      <w:pPr>
        <w:ind w:left="3937" w:hanging="360"/>
      </w:pPr>
      <w:rPr>
        <w:rFonts w:hint="default" w:ascii="Symbol" w:hAnsi="Symbol"/>
      </w:rPr>
    </w:lvl>
    <w:lvl w:ilvl="4" w:tplc="18090003" w:tentative="1">
      <w:start w:val="1"/>
      <w:numFmt w:val="bullet"/>
      <w:lvlText w:val="o"/>
      <w:lvlJc w:val="left"/>
      <w:pPr>
        <w:ind w:left="4657" w:hanging="360"/>
      </w:pPr>
      <w:rPr>
        <w:rFonts w:hint="default" w:ascii="Courier New" w:hAnsi="Courier New" w:cs="Courier New"/>
      </w:rPr>
    </w:lvl>
    <w:lvl w:ilvl="5" w:tplc="18090005" w:tentative="1">
      <w:start w:val="1"/>
      <w:numFmt w:val="bullet"/>
      <w:lvlText w:val=""/>
      <w:lvlJc w:val="left"/>
      <w:pPr>
        <w:ind w:left="5377" w:hanging="360"/>
      </w:pPr>
      <w:rPr>
        <w:rFonts w:hint="default" w:ascii="Wingdings" w:hAnsi="Wingdings"/>
      </w:rPr>
    </w:lvl>
    <w:lvl w:ilvl="6" w:tplc="18090001" w:tentative="1">
      <w:start w:val="1"/>
      <w:numFmt w:val="bullet"/>
      <w:lvlText w:val=""/>
      <w:lvlJc w:val="left"/>
      <w:pPr>
        <w:ind w:left="6097" w:hanging="360"/>
      </w:pPr>
      <w:rPr>
        <w:rFonts w:hint="default" w:ascii="Symbol" w:hAnsi="Symbol"/>
      </w:rPr>
    </w:lvl>
    <w:lvl w:ilvl="7" w:tplc="18090003" w:tentative="1">
      <w:start w:val="1"/>
      <w:numFmt w:val="bullet"/>
      <w:lvlText w:val="o"/>
      <w:lvlJc w:val="left"/>
      <w:pPr>
        <w:ind w:left="6817" w:hanging="360"/>
      </w:pPr>
      <w:rPr>
        <w:rFonts w:hint="default" w:ascii="Courier New" w:hAnsi="Courier New" w:cs="Courier New"/>
      </w:rPr>
    </w:lvl>
    <w:lvl w:ilvl="8" w:tplc="18090005" w:tentative="1">
      <w:start w:val="1"/>
      <w:numFmt w:val="bullet"/>
      <w:lvlText w:val=""/>
      <w:lvlJc w:val="left"/>
      <w:pPr>
        <w:ind w:left="7537" w:hanging="360"/>
      </w:pPr>
      <w:rPr>
        <w:rFonts w:hint="default" w:ascii="Wingdings" w:hAnsi="Wingdings"/>
      </w:rPr>
    </w:lvl>
  </w:abstractNum>
  <w:abstractNum w:abstractNumId="6" w15:restartNumberingAfterBreak="0">
    <w:nsid w:val="27B6244F"/>
    <w:multiLevelType w:val="hybridMultilevel"/>
    <w:tmpl w:val="3D4CFD4C"/>
    <w:lvl w:ilvl="0" w:tplc="08090001">
      <w:start w:val="1"/>
      <w:numFmt w:val="bullet"/>
      <w:lvlText w:val=""/>
      <w:lvlJc w:val="left"/>
      <w:pPr>
        <w:ind w:left="1800" w:hanging="360"/>
      </w:pPr>
      <w:rPr>
        <w:rFonts w:hint="default" w:ascii="Symbol" w:hAnsi="Symbol"/>
      </w:rPr>
    </w:lvl>
    <w:lvl w:ilvl="1" w:tplc="08090003" w:tentative="1">
      <w:start w:val="1"/>
      <w:numFmt w:val="bullet"/>
      <w:lvlText w:val="o"/>
      <w:lvlJc w:val="left"/>
      <w:pPr>
        <w:ind w:left="2520" w:hanging="360"/>
      </w:pPr>
      <w:rPr>
        <w:rFonts w:hint="default" w:ascii="Courier New" w:hAnsi="Courier New" w:cs="Courier New"/>
      </w:rPr>
    </w:lvl>
    <w:lvl w:ilvl="2" w:tplc="08090005" w:tentative="1">
      <w:start w:val="1"/>
      <w:numFmt w:val="bullet"/>
      <w:lvlText w:val=""/>
      <w:lvlJc w:val="left"/>
      <w:pPr>
        <w:ind w:left="3240" w:hanging="360"/>
      </w:pPr>
      <w:rPr>
        <w:rFonts w:hint="default" w:ascii="Wingdings" w:hAnsi="Wingdings"/>
      </w:rPr>
    </w:lvl>
    <w:lvl w:ilvl="3" w:tplc="08090001" w:tentative="1">
      <w:start w:val="1"/>
      <w:numFmt w:val="bullet"/>
      <w:lvlText w:val=""/>
      <w:lvlJc w:val="left"/>
      <w:pPr>
        <w:ind w:left="3960" w:hanging="360"/>
      </w:pPr>
      <w:rPr>
        <w:rFonts w:hint="default" w:ascii="Symbol" w:hAnsi="Symbol"/>
      </w:rPr>
    </w:lvl>
    <w:lvl w:ilvl="4" w:tplc="08090003" w:tentative="1">
      <w:start w:val="1"/>
      <w:numFmt w:val="bullet"/>
      <w:lvlText w:val="o"/>
      <w:lvlJc w:val="left"/>
      <w:pPr>
        <w:ind w:left="4680" w:hanging="360"/>
      </w:pPr>
      <w:rPr>
        <w:rFonts w:hint="default" w:ascii="Courier New" w:hAnsi="Courier New" w:cs="Courier New"/>
      </w:rPr>
    </w:lvl>
    <w:lvl w:ilvl="5" w:tplc="08090005" w:tentative="1">
      <w:start w:val="1"/>
      <w:numFmt w:val="bullet"/>
      <w:lvlText w:val=""/>
      <w:lvlJc w:val="left"/>
      <w:pPr>
        <w:ind w:left="5400" w:hanging="360"/>
      </w:pPr>
      <w:rPr>
        <w:rFonts w:hint="default" w:ascii="Wingdings" w:hAnsi="Wingdings"/>
      </w:rPr>
    </w:lvl>
    <w:lvl w:ilvl="6" w:tplc="08090001" w:tentative="1">
      <w:start w:val="1"/>
      <w:numFmt w:val="bullet"/>
      <w:lvlText w:val=""/>
      <w:lvlJc w:val="left"/>
      <w:pPr>
        <w:ind w:left="6120" w:hanging="360"/>
      </w:pPr>
      <w:rPr>
        <w:rFonts w:hint="default" w:ascii="Symbol" w:hAnsi="Symbol"/>
      </w:rPr>
    </w:lvl>
    <w:lvl w:ilvl="7" w:tplc="08090003" w:tentative="1">
      <w:start w:val="1"/>
      <w:numFmt w:val="bullet"/>
      <w:lvlText w:val="o"/>
      <w:lvlJc w:val="left"/>
      <w:pPr>
        <w:ind w:left="6840" w:hanging="360"/>
      </w:pPr>
      <w:rPr>
        <w:rFonts w:hint="default" w:ascii="Courier New" w:hAnsi="Courier New" w:cs="Courier New"/>
      </w:rPr>
    </w:lvl>
    <w:lvl w:ilvl="8" w:tplc="08090005" w:tentative="1">
      <w:start w:val="1"/>
      <w:numFmt w:val="bullet"/>
      <w:lvlText w:val=""/>
      <w:lvlJc w:val="left"/>
      <w:pPr>
        <w:ind w:left="7560" w:hanging="360"/>
      </w:pPr>
      <w:rPr>
        <w:rFonts w:hint="default" w:ascii="Wingdings" w:hAnsi="Wingdings"/>
      </w:rPr>
    </w:lvl>
  </w:abstractNum>
  <w:abstractNum w:abstractNumId="7" w15:restartNumberingAfterBreak="0">
    <w:nsid w:val="2847547F"/>
    <w:multiLevelType w:val="hybridMultilevel"/>
    <w:tmpl w:val="C31CAA84"/>
    <w:lvl w:ilvl="0" w:tplc="08090001">
      <w:start w:val="1"/>
      <w:numFmt w:val="bullet"/>
      <w:lvlText w:val=""/>
      <w:lvlJc w:val="left"/>
      <w:pPr>
        <w:ind w:left="1440" w:hanging="360"/>
      </w:pPr>
      <w:rPr>
        <w:rFonts w:hint="default" w:ascii="Symbol" w:hAnsi="Symbol"/>
      </w:rPr>
    </w:lvl>
    <w:lvl w:ilvl="1" w:tplc="08090003">
      <w:start w:val="1"/>
      <w:numFmt w:val="bullet"/>
      <w:lvlText w:val="o"/>
      <w:lvlJc w:val="left"/>
      <w:pPr>
        <w:ind w:left="2160" w:hanging="360"/>
      </w:pPr>
      <w:rPr>
        <w:rFonts w:hint="default" w:ascii="Courier New" w:hAnsi="Courier New" w:cs="Courier New"/>
      </w:rPr>
    </w:lvl>
    <w:lvl w:ilvl="2" w:tplc="A5A423A0">
      <w:numFmt w:val="bullet"/>
      <w:lvlText w:val="-"/>
      <w:lvlJc w:val="left"/>
      <w:pPr>
        <w:ind w:left="2880" w:hanging="360"/>
      </w:pPr>
      <w:rPr>
        <w:rFonts w:hint="default" w:ascii="Arial" w:hAnsi="Arial" w:eastAsia="Times New Roman" w:cs="Arial"/>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8" w15:restartNumberingAfterBreak="0">
    <w:nsid w:val="28B71CD4"/>
    <w:multiLevelType w:val="multilevel"/>
    <w:tmpl w:val="53020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E93925"/>
    <w:multiLevelType w:val="multilevel"/>
    <w:tmpl w:val="DAEA05F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1151EF0"/>
    <w:multiLevelType w:val="hybridMultilevel"/>
    <w:tmpl w:val="DFFE9E64"/>
    <w:lvl w:ilvl="0" w:tplc="50F09F82">
      <w:start w:val="1"/>
      <w:numFmt w:val="decimal"/>
      <w:pStyle w:val="Heading2"/>
      <w:lvlText w:val="%1."/>
      <w:lvlJc w:val="left"/>
      <w:pPr>
        <w:ind w:left="720" w:hanging="360"/>
      </w:pPr>
    </w:lvl>
    <w:lvl w:ilvl="1" w:tplc="0809000F">
      <w:start w:val="1"/>
      <w:numFmt w:val="decimal"/>
      <w:lvlText w:val="%2."/>
      <w:lvlJc w:val="left"/>
      <w:pPr>
        <w:ind w:left="502"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18C48D9"/>
    <w:multiLevelType w:val="hybridMultilevel"/>
    <w:tmpl w:val="CE1459B8"/>
    <w:lvl w:ilvl="0" w:tplc="08090001">
      <w:start w:val="1"/>
      <w:numFmt w:val="bullet"/>
      <w:lvlText w:val=""/>
      <w:lvlJc w:val="left"/>
      <w:pPr>
        <w:ind w:left="1800" w:hanging="360"/>
      </w:pPr>
      <w:rPr>
        <w:rFonts w:hint="default" w:ascii="Symbol" w:hAnsi="Symbol"/>
      </w:rPr>
    </w:lvl>
    <w:lvl w:ilvl="1" w:tplc="08090003" w:tentative="1">
      <w:start w:val="1"/>
      <w:numFmt w:val="bullet"/>
      <w:lvlText w:val="o"/>
      <w:lvlJc w:val="left"/>
      <w:pPr>
        <w:ind w:left="2520" w:hanging="360"/>
      </w:pPr>
      <w:rPr>
        <w:rFonts w:hint="default" w:ascii="Courier New" w:hAnsi="Courier New" w:cs="Courier New"/>
      </w:rPr>
    </w:lvl>
    <w:lvl w:ilvl="2" w:tplc="08090005" w:tentative="1">
      <w:start w:val="1"/>
      <w:numFmt w:val="bullet"/>
      <w:lvlText w:val=""/>
      <w:lvlJc w:val="left"/>
      <w:pPr>
        <w:ind w:left="3240" w:hanging="360"/>
      </w:pPr>
      <w:rPr>
        <w:rFonts w:hint="default" w:ascii="Wingdings" w:hAnsi="Wingdings"/>
      </w:rPr>
    </w:lvl>
    <w:lvl w:ilvl="3" w:tplc="08090001" w:tentative="1">
      <w:start w:val="1"/>
      <w:numFmt w:val="bullet"/>
      <w:lvlText w:val=""/>
      <w:lvlJc w:val="left"/>
      <w:pPr>
        <w:ind w:left="3960" w:hanging="360"/>
      </w:pPr>
      <w:rPr>
        <w:rFonts w:hint="default" w:ascii="Symbol" w:hAnsi="Symbol"/>
      </w:rPr>
    </w:lvl>
    <w:lvl w:ilvl="4" w:tplc="08090003" w:tentative="1">
      <w:start w:val="1"/>
      <w:numFmt w:val="bullet"/>
      <w:lvlText w:val="o"/>
      <w:lvlJc w:val="left"/>
      <w:pPr>
        <w:ind w:left="4680" w:hanging="360"/>
      </w:pPr>
      <w:rPr>
        <w:rFonts w:hint="default" w:ascii="Courier New" w:hAnsi="Courier New" w:cs="Courier New"/>
      </w:rPr>
    </w:lvl>
    <w:lvl w:ilvl="5" w:tplc="08090005" w:tentative="1">
      <w:start w:val="1"/>
      <w:numFmt w:val="bullet"/>
      <w:lvlText w:val=""/>
      <w:lvlJc w:val="left"/>
      <w:pPr>
        <w:ind w:left="5400" w:hanging="360"/>
      </w:pPr>
      <w:rPr>
        <w:rFonts w:hint="default" w:ascii="Wingdings" w:hAnsi="Wingdings"/>
      </w:rPr>
    </w:lvl>
    <w:lvl w:ilvl="6" w:tplc="08090001" w:tentative="1">
      <w:start w:val="1"/>
      <w:numFmt w:val="bullet"/>
      <w:lvlText w:val=""/>
      <w:lvlJc w:val="left"/>
      <w:pPr>
        <w:ind w:left="6120" w:hanging="360"/>
      </w:pPr>
      <w:rPr>
        <w:rFonts w:hint="default" w:ascii="Symbol" w:hAnsi="Symbol"/>
      </w:rPr>
    </w:lvl>
    <w:lvl w:ilvl="7" w:tplc="08090003" w:tentative="1">
      <w:start w:val="1"/>
      <w:numFmt w:val="bullet"/>
      <w:lvlText w:val="o"/>
      <w:lvlJc w:val="left"/>
      <w:pPr>
        <w:ind w:left="6840" w:hanging="360"/>
      </w:pPr>
      <w:rPr>
        <w:rFonts w:hint="default" w:ascii="Courier New" w:hAnsi="Courier New" w:cs="Courier New"/>
      </w:rPr>
    </w:lvl>
    <w:lvl w:ilvl="8" w:tplc="08090005" w:tentative="1">
      <w:start w:val="1"/>
      <w:numFmt w:val="bullet"/>
      <w:lvlText w:val=""/>
      <w:lvlJc w:val="left"/>
      <w:pPr>
        <w:ind w:left="7560" w:hanging="360"/>
      </w:pPr>
      <w:rPr>
        <w:rFonts w:hint="default" w:ascii="Wingdings" w:hAnsi="Wingdings"/>
      </w:rPr>
    </w:lvl>
  </w:abstractNum>
  <w:abstractNum w:abstractNumId="12" w15:restartNumberingAfterBreak="0">
    <w:nsid w:val="483903BB"/>
    <w:multiLevelType w:val="multilevel"/>
    <w:tmpl w:val="BE8205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13B7AA4"/>
    <w:multiLevelType w:val="hybridMultilevel"/>
    <w:tmpl w:val="973C86FA"/>
    <w:lvl w:ilvl="0" w:tplc="A5C87700">
      <w:numFmt w:val="bullet"/>
      <w:lvlText w:val="-"/>
      <w:lvlJc w:val="left"/>
      <w:pPr>
        <w:ind w:left="720" w:hanging="360"/>
      </w:pPr>
      <w:rPr>
        <w:rFonts w:hint="default" w:ascii="Calibri" w:hAnsi="Calibri" w:eastAsia="Calibri" w:cs="Times New Roman"/>
      </w:rPr>
    </w:lvl>
    <w:lvl w:ilvl="1" w:tplc="18090003">
      <w:start w:val="1"/>
      <w:numFmt w:val="bullet"/>
      <w:lvlText w:val="o"/>
      <w:lvlJc w:val="left"/>
      <w:pPr>
        <w:ind w:left="1440" w:hanging="360"/>
      </w:pPr>
      <w:rPr>
        <w:rFonts w:hint="default" w:ascii="Courier New" w:hAnsi="Courier New" w:cs="Courier New"/>
      </w:rPr>
    </w:lvl>
    <w:lvl w:ilvl="2" w:tplc="18090005">
      <w:start w:val="1"/>
      <w:numFmt w:val="bullet"/>
      <w:lvlText w:val=""/>
      <w:lvlJc w:val="left"/>
      <w:pPr>
        <w:ind w:left="2160" w:hanging="360"/>
      </w:pPr>
      <w:rPr>
        <w:rFonts w:hint="default" w:ascii="Wingdings" w:hAnsi="Wingdings"/>
      </w:rPr>
    </w:lvl>
    <w:lvl w:ilvl="3" w:tplc="18090001">
      <w:start w:val="1"/>
      <w:numFmt w:val="bullet"/>
      <w:lvlText w:val=""/>
      <w:lvlJc w:val="left"/>
      <w:pPr>
        <w:ind w:left="2880" w:hanging="360"/>
      </w:pPr>
      <w:rPr>
        <w:rFonts w:hint="default" w:ascii="Symbol" w:hAnsi="Symbol"/>
      </w:rPr>
    </w:lvl>
    <w:lvl w:ilvl="4" w:tplc="18090003">
      <w:start w:val="1"/>
      <w:numFmt w:val="bullet"/>
      <w:lvlText w:val="o"/>
      <w:lvlJc w:val="left"/>
      <w:pPr>
        <w:ind w:left="3600" w:hanging="360"/>
      </w:pPr>
      <w:rPr>
        <w:rFonts w:hint="default" w:ascii="Courier New" w:hAnsi="Courier New" w:cs="Courier New"/>
      </w:rPr>
    </w:lvl>
    <w:lvl w:ilvl="5" w:tplc="18090005">
      <w:start w:val="1"/>
      <w:numFmt w:val="bullet"/>
      <w:lvlText w:val=""/>
      <w:lvlJc w:val="left"/>
      <w:pPr>
        <w:ind w:left="4320" w:hanging="360"/>
      </w:pPr>
      <w:rPr>
        <w:rFonts w:hint="default" w:ascii="Wingdings" w:hAnsi="Wingdings"/>
      </w:rPr>
    </w:lvl>
    <w:lvl w:ilvl="6" w:tplc="18090001">
      <w:start w:val="1"/>
      <w:numFmt w:val="bullet"/>
      <w:lvlText w:val=""/>
      <w:lvlJc w:val="left"/>
      <w:pPr>
        <w:ind w:left="5040" w:hanging="360"/>
      </w:pPr>
      <w:rPr>
        <w:rFonts w:hint="default" w:ascii="Symbol" w:hAnsi="Symbol"/>
      </w:rPr>
    </w:lvl>
    <w:lvl w:ilvl="7" w:tplc="18090003">
      <w:start w:val="1"/>
      <w:numFmt w:val="bullet"/>
      <w:lvlText w:val="o"/>
      <w:lvlJc w:val="left"/>
      <w:pPr>
        <w:ind w:left="5760" w:hanging="360"/>
      </w:pPr>
      <w:rPr>
        <w:rFonts w:hint="default" w:ascii="Courier New" w:hAnsi="Courier New" w:cs="Courier New"/>
      </w:rPr>
    </w:lvl>
    <w:lvl w:ilvl="8" w:tplc="18090005">
      <w:start w:val="1"/>
      <w:numFmt w:val="bullet"/>
      <w:lvlText w:val=""/>
      <w:lvlJc w:val="left"/>
      <w:pPr>
        <w:ind w:left="6480" w:hanging="360"/>
      </w:pPr>
      <w:rPr>
        <w:rFonts w:hint="default" w:ascii="Wingdings" w:hAnsi="Wingdings"/>
      </w:rPr>
    </w:lvl>
  </w:abstractNum>
  <w:abstractNum w:abstractNumId="14" w15:restartNumberingAfterBreak="0">
    <w:nsid w:val="519920D1"/>
    <w:multiLevelType w:val="hybridMultilevel"/>
    <w:tmpl w:val="495484E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55FC62A2"/>
    <w:multiLevelType w:val="hybridMultilevel"/>
    <w:tmpl w:val="444A49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632841AF"/>
    <w:multiLevelType w:val="multilevel"/>
    <w:tmpl w:val="0EB0B59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4624EED"/>
    <w:multiLevelType w:val="hybridMultilevel"/>
    <w:tmpl w:val="349EE1A4"/>
    <w:lvl w:ilvl="0" w:tplc="08090001">
      <w:start w:val="1"/>
      <w:numFmt w:val="bullet"/>
      <w:lvlText w:val=""/>
      <w:lvlJc w:val="left"/>
      <w:pPr>
        <w:ind w:left="1800" w:hanging="360"/>
      </w:pPr>
      <w:rPr>
        <w:rFonts w:hint="default" w:ascii="Symbol" w:hAnsi="Symbol"/>
      </w:rPr>
    </w:lvl>
    <w:lvl w:ilvl="1" w:tplc="08090003" w:tentative="1">
      <w:start w:val="1"/>
      <w:numFmt w:val="bullet"/>
      <w:lvlText w:val="o"/>
      <w:lvlJc w:val="left"/>
      <w:pPr>
        <w:ind w:left="2520" w:hanging="360"/>
      </w:pPr>
      <w:rPr>
        <w:rFonts w:hint="default" w:ascii="Courier New" w:hAnsi="Courier New" w:cs="Courier New"/>
      </w:rPr>
    </w:lvl>
    <w:lvl w:ilvl="2" w:tplc="08090005" w:tentative="1">
      <w:start w:val="1"/>
      <w:numFmt w:val="bullet"/>
      <w:lvlText w:val=""/>
      <w:lvlJc w:val="left"/>
      <w:pPr>
        <w:ind w:left="3240" w:hanging="360"/>
      </w:pPr>
      <w:rPr>
        <w:rFonts w:hint="default" w:ascii="Wingdings" w:hAnsi="Wingdings"/>
      </w:rPr>
    </w:lvl>
    <w:lvl w:ilvl="3" w:tplc="08090001" w:tentative="1">
      <w:start w:val="1"/>
      <w:numFmt w:val="bullet"/>
      <w:lvlText w:val=""/>
      <w:lvlJc w:val="left"/>
      <w:pPr>
        <w:ind w:left="3960" w:hanging="360"/>
      </w:pPr>
      <w:rPr>
        <w:rFonts w:hint="default" w:ascii="Symbol" w:hAnsi="Symbol"/>
      </w:rPr>
    </w:lvl>
    <w:lvl w:ilvl="4" w:tplc="08090003" w:tentative="1">
      <w:start w:val="1"/>
      <w:numFmt w:val="bullet"/>
      <w:lvlText w:val="o"/>
      <w:lvlJc w:val="left"/>
      <w:pPr>
        <w:ind w:left="4680" w:hanging="360"/>
      </w:pPr>
      <w:rPr>
        <w:rFonts w:hint="default" w:ascii="Courier New" w:hAnsi="Courier New" w:cs="Courier New"/>
      </w:rPr>
    </w:lvl>
    <w:lvl w:ilvl="5" w:tplc="08090005" w:tentative="1">
      <w:start w:val="1"/>
      <w:numFmt w:val="bullet"/>
      <w:lvlText w:val=""/>
      <w:lvlJc w:val="left"/>
      <w:pPr>
        <w:ind w:left="5400" w:hanging="360"/>
      </w:pPr>
      <w:rPr>
        <w:rFonts w:hint="default" w:ascii="Wingdings" w:hAnsi="Wingdings"/>
      </w:rPr>
    </w:lvl>
    <w:lvl w:ilvl="6" w:tplc="08090001" w:tentative="1">
      <w:start w:val="1"/>
      <w:numFmt w:val="bullet"/>
      <w:lvlText w:val=""/>
      <w:lvlJc w:val="left"/>
      <w:pPr>
        <w:ind w:left="6120" w:hanging="360"/>
      </w:pPr>
      <w:rPr>
        <w:rFonts w:hint="default" w:ascii="Symbol" w:hAnsi="Symbol"/>
      </w:rPr>
    </w:lvl>
    <w:lvl w:ilvl="7" w:tplc="08090003" w:tentative="1">
      <w:start w:val="1"/>
      <w:numFmt w:val="bullet"/>
      <w:lvlText w:val="o"/>
      <w:lvlJc w:val="left"/>
      <w:pPr>
        <w:ind w:left="6840" w:hanging="360"/>
      </w:pPr>
      <w:rPr>
        <w:rFonts w:hint="default" w:ascii="Courier New" w:hAnsi="Courier New" w:cs="Courier New"/>
      </w:rPr>
    </w:lvl>
    <w:lvl w:ilvl="8" w:tplc="08090005" w:tentative="1">
      <w:start w:val="1"/>
      <w:numFmt w:val="bullet"/>
      <w:lvlText w:val=""/>
      <w:lvlJc w:val="left"/>
      <w:pPr>
        <w:ind w:left="7560" w:hanging="360"/>
      </w:pPr>
      <w:rPr>
        <w:rFonts w:hint="default" w:ascii="Wingdings" w:hAnsi="Wingdings"/>
      </w:rPr>
    </w:lvl>
  </w:abstractNum>
  <w:abstractNum w:abstractNumId="18" w15:restartNumberingAfterBreak="0">
    <w:nsid w:val="66C56EDC"/>
    <w:multiLevelType w:val="hybridMultilevel"/>
    <w:tmpl w:val="92AA1DB6"/>
    <w:lvl w:ilvl="0" w:tplc="08090001">
      <w:start w:val="1"/>
      <w:numFmt w:val="bullet"/>
      <w:lvlText w:val=""/>
      <w:lvlJc w:val="left"/>
      <w:pPr>
        <w:tabs>
          <w:tab w:val="num" w:pos="933"/>
        </w:tabs>
        <w:ind w:left="933" w:hanging="360"/>
      </w:pPr>
      <w:rPr>
        <w:rFonts w:hint="default" w:ascii="Symbol" w:hAnsi="Symbol"/>
      </w:rPr>
    </w:lvl>
    <w:lvl w:ilvl="1" w:tplc="1BE6D106">
      <w:start w:val="1"/>
      <w:numFmt w:val="bullet"/>
      <w:lvlText w:val=""/>
      <w:lvlJc w:val="left"/>
      <w:pPr>
        <w:tabs>
          <w:tab w:val="num" w:pos="1653"/>
        </w:tabs>
        <w:ind w:left="1653" w:hanging="360"/>
      </w:pPr>
      <w:rPr>
        <w:rFonts w:hint="default" w:ascii="Symbol" w:hAnsi="Symbol"/>
      </w:rPr>
    </w:lvl>
    <w:lvl w:ilvl="2" w:tplc="08090005">
      <w:start w:val="1"/>
      <w:numFmt w:val="bullet"/>
      <w:lvlText w:val=""/>
      <w:lvlJc w:val="left"/>
      <w:pPr>
        <w:tabs>
          <w:tab w:val="num" w:pos="2373"/>
        </w:tabs>
        <w:ind w:left="2373" w:hanging="360"/>
      </w:pPr>
      <w:rPr>
        <w:rFonts w:hint="default" w:ascii="Wingdings" w:hAnsi="Wingdings"/>
      </w:rPr>
    </w:lvl>
    <w:lvl w:ilvl="3" w:tplc="08090001">
      <w:start w:val="1"/>
      <w:numFmt w:val="bullet"/>
      <w:lvlText w:val=""/>
      <w:lvlJc w:val="left"/>
      <w:pPr>
        <w:tabs>
          <w:tab w:val="num" w:pos="3093"/>
        </w:tabs>
        <w:ind w:left="3093" w:hanging="360"/>
      </w:pPr>
      <w:rPr>
        <w:rFonts w:hint="default" w:ascii="Symbol" w:hAnsi="Symbol"/>
      </w:rPr>
    </w:lvl>
    <w:lvl w:ilvl="4" w:tplc="08090003" w:tentative="1">
      <w:start w:val="1"/>
      <w:numFmt w:val="bullet"/>
      <w:lvlText w:val="o"/>
      <w:lvlJc w:val="left"/>
      <w:pPr>
        <w:tabs>
          <w:tab w:val="num" w:pos="3813"/>
        </w:tabs>
        <w:ind w:left="3813" w:hanging="360"/>
      </w:pPr>
      <w:rPr>
        <w:rFonts w:hint="default" w:ascii="Courier New" w:hAnsi="Courier New" w:cs="Courier New"/>
      </w:rPr>
    </w:lvl>
    <w:lvl w:ilvl="5" w:tplc="08090005" w:tentative="1">
      <w:start w:val="1"/>
      <w:numFmt w:val="bullet"/>
      <w:lvlText w:val=""/>
      <w:lvlJc w:val="left"/>
      <w:pPr>
        <w:tabs>
          <w:tab w:val="num" w:pos="4533"/>
        </w:tabs>
        <w:ind w:left="4533" w:hanging="360"/>
      </w:pPr>
      <w:rPr>
        <w:rFonts w:hint="default" w:ascii="Wingdings" w:hAnsi="Wingdings"/>
      </w:rPr>
    </w:lvl>
    <w:lvl w:ilvl="6" w:tplc="08090001" w:tentative="1">
      <w:start w:val="1"/>
      <w:numFmt w:val="bullet"/>
      <w:lvlText w:val=""/>
      <w:lvlJc w:val="left"/>
      <w:pPr>
        <w:tabs>
          <w:tab w:val="num" w:pos="5253"/>
        </w:tabs>
        <w:ind w:left="5253" w:hanging="360"/>
      </w:pPr>
      <w:rPr>
        <w:rFonts w:hint="default" w:ascii="Symbol" w:hAnsi="Symbol"/>
      </w:rPr>
    </w:lvl>
    <w:lvl w:ilvl="7" w:tplc="08090003" w:tentative="1">
      <w:start w:val="1"/>
      <w:numFmt w:val="bullet"/>
      <w:lvlText w:val="o"/>
      <w:lvlJc w:val="left"/>
      <w:pPr>
        <w:tabs>
          <w:tab w:val="num" w:pos="5973"/>
        </w:tabs>
        <w:ind w:left="5973" w:hanging="360"/>
      </w:pPr>
      <w:rPr>
        <w:rFonts w:hint="default" w:ascii="Courier New" w:hAnsi="Courier New" w:cs="Courier New"/>
      </w:rPr>
    </w:lvl>
    <w:lvl w:ilvl="8" w:tplc="08090005" w:tentative="1">
      <w:start w:val="1"/>
      <w:numFmt w:val="bullet"/>
      <w:lvlText w:val=""/>
      <w:lvlJc w:val="left"/>
      <w:pPr>
        <w:tabs>
          <w:tab w:val="num" w:pos="6693"/>
        </w:tabs>
        <w:ind w:left="6693" w:hanging="360"/>
      </w:pPr>
      <w:rPr>
        <w:rFonts w:hint="default" w:ascii="Wingdings" w:hAnsi="Wingdings"/>
      </w:rPr>
    </w:lvl>
  </w:abstractNum>
  <w:abstractNum w:abstractNumId="19" w15:restartNumberingAfterBreak="0">
    <w:nsid w:val="6FBC5D48"/>
    <w:multiLevelType w:val="hybridMultilevel"/>
    <w:tmpl w:val="C3D0972E"/>
    <w:lvl w:ilvl="0" w:tplc="08090001">
      <w:start w:val="1"/>
      <w:numFmt w:val="bullet"/>
      <w:lvlText w:val=""/>
      <w:lvlJc w:val="left"/>
      <w:pPr>
        <w:ind w:left="1800" w:hanging="360"/>
      </w:pPr>
      <w:rPr>
        <w:rFonts w:hint="default" w:ascii="Symbol" w:hAnsi="Symbol"/>
      </w:rPr>
    </w:lvl>
    <w:lvl w:ilvl="1" w:tplc="08090003" w:tentative="1">
      <w:start w:val="1"/>
      <w:numFmt w:val="bullet"/>
      <w:lvlText w:val="o"/>
      <w:lvlJc w:val="left"/>
      <w:pPr>
        <w:ind w:left="2520" w:hanging="360"/>
      </w:pPr>
      <w:rPr>
        <w:rFonts w:hint="default" w:ascii="Courier New" w:hAnsi="Courier New" w:cs="Courier New"/>
      </w:rPr>
    </w:lvl>
    <w:lvl w:ilvl="2" w:tplc="08090005" w:tentative="1">
      <w:start w:val="1"/>
      <w:numFmt w:val="bullet"/>
      <w:lvlText w:val=""/>
      <w:lvlJc w:val="left"/>
      <w:pPr>
        <w:ind w:left="3240" w:hanging="360"/>
      </w:pPr>
      <w:rPr>
        <w:rFonts w:hint="default" w:ascii="Wingdings" w:hAnsi="Wingdings"/>
      </w:rPr>
    </w:lvl>
    <w:lvl w:ilvl="3" w:tplc="08090001" w:tentative="1">
      <w:start w:val="1"/>
      <w:numFmt w:val="bullet"/>
      <w:lvlText w:val=""/>
      <w:lvlJc w:val="left"/>
      <w:pPr>
        <w:ind w:left="3960" w:hanging="360"/>
      </w:pPr>
      <w:rPr>
        <w:rFonts w:hint="default" w:ascii="Symbol" w:hAnsi="Symbol"/>
      </w:rPr>
    </w:lvl>
    <w:lvl w:ilvl="4" w:tplc="08090003" w:tentative="1">
      <w:start w:val="1"/>
      <w:numFmt w:val="bullet"/>
      <w:lvlText w:val="o"/>
      <w:lvlJc w:val="left"/>
      <w:pPr>
        <w:ind w:left="4680" w:hanging="360"/>
      </w:pPr>
      <w:rPr>
        <w:rFonts w:hint="default" w:ascii="Courier New" w:hAnsi="Courier New" w:cs="Courier New"/>
      </w:rPr>
    </w:lvl>
    <w:lvl w:ilvl="5" w:tplc="08090005" w:tentative="1">
      <w:start w:val="1"/>
      <w:numFmt w:val="bullet"/>
      <w:lvlText w:val=""/>
      <w:lvlJc w:val="left"/>
      <w:pPr>
        <w:ind w:left="5400" w:hanging="360"/>
      </w:pPr>
      <w:rPr>
        <w:rFonts w:hint="default" w:ascii="Wingdings" w:hAnsi="Wingdings"/>
      </w:rPr>
    </w:lvl>
    <w:lvl w:ilvl="6" w:tplc="08090001" w:tentative="1">
      <w:start w:val="1"/>
      <w:numFmt w:val="bullet"/>
      <w:lvlText w:val=""/>
      <w:lvlJc w:val="left"/>
      <w:pPr>
        <w:ind w:left="6120" w:hanging="360"/>
      </w:pPr>
      <w:rPr>
        <w:rFonts w:hint="default" w:ascii="Symbol" w:hAnsi="Symbol"/>
      </w:rPr>
    </w:lvl>
    <w:lvl w:ilvl="7" w:tplc="08090003" w:tentative="1">
      <w:start w:val="1"/>
      <w:numFmt w:val="bullet"/>
      <w:lvlText w:val="o"/>
      <w:lvlJc w:val="left"/>
      <w:pPr>
        <w:ind w:left="6840" w:hanging="360"/>
      </w:pPr>
      <w:rPr>
        <w:rFonts w:hint="default" w:ascii="Courier New" w:hAnsi="Courier New" w:cs="Courier New"/>
      </w:rPr>
    </w:lvl>
    <w:lvl w:ilvl="8" w:tplc="08090005" w:tentative="1">
      <w:start w:val="1"/>
      <w:numFmt w:val="bullet"/>
      <w:lvlText w:val=""/>
      <w:lvlJc w:val="left"/>
      <w:pPr>
        <w:ind w:left="7560" w:hanging="360"/>
      </w:pPr>
      <w:rPr>
        <w:rFonts w:hint="default" w:ascii="Wingdings" w:hAnsi="Wingdings"/>
      </w:rPr>
    </w:lvl>
  </w:abstractNum>
  <w:abstractNum w:abstractNumId="20" w15:restartNumberingAfterBreak="0">
    <w:nsid w:val="72502DDC"/>
    <w:multiLevelType w:val="hybridMultilevel"/>
    <w:tmpl w:val="F4D2D9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34">
    <w:abstractNumId w:val="22"/>
  </w:num>
  <w:num w:numId="33">
    <w:abstractNumId w:val="21"/>
  </w:num>
  <w:num w:numId="1" w16cid:durableId="798306909">
    <w:abstractNumId w:val="18"/>
  </w:num>
  <w:num w:numId="2" w16cid:durableId="1047921675">
    <w:abstractNumId w:val="10"/>
  </w:num>
  <w:num w:numId="3" w16cid:durableId="567620568">
    <w:abstractNumId w:val="1"/>
  </w:num>
  <w:num w:numId="4" w16cid:durableId="1722435905">
    <w:abstractNumId w:val="1"/>
  </w:num>
  <w:num w:numId="5" w16cid:durableId="1748765546">
    <w:abstractNumId w:val="2"/>
  </w:num>
  <w:num w:numId="6" w16cid:durableId="1681619759">
    <w:abstractNumId w:val="1"/>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388119">
    <w:abstractNumId w:val="13"/>
  </w:num>
  <w:num w:numId="8" w16cid:durableId="1206596867">
    <w:abstractNumId w:val="10"/>
  </w:num>
  <w:num w:numId="9" w16cid:durableId="1746999594">
    <w:abstractNumId w:val="13"/>
  </w:num>
  <w:num w:numId="10" w16cid:durableId="819539129">
    <w:abstractNumId w:val="5"/>
  </w:num>
  <w:num w:numId="11" w16cid:durableId="194150379">
    <w:abstractNumId w:val="10"/>
  </w:num>
  <w:num w:numId="12" w16cid:durableId="2087262703">
    <w:abstractNumId w:val="10"/>
  </w:num>
  <w:num w:numId="13" w16cid:durableId="1194688231">
    <w:abstractNumId w:val="14"/>
  </w:num>
  <w:num w:numId="14" w16cid:durableId="433981904">
    <w:abstractNumId w:val="19"/>
  </w:num>
  <w:num w:numId="15" w16cid:durableId="1279295282">
    <w:abstractNumId w:val="6"/>
  </w:num>
  <w:num w:numId="16" w16cid:durableId="6712823">
    <w:abstractNumId w:val="1"/>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44937221">
    <w:abstractNumId w:val="15"/>
  </w:num>
  <w:num w:numId="18" w16cid:durableId="1086849136">
    <w:abstractNumId w:val="20"/>
  </w:num>
  <w:num w:numId="19" w16cid:durableId="1667854140">
    <w:abstractNumId w:val="1"/>
  </w:num>
  <w:num w:numId="20" w16cid:durableId="1276324857">
    <w:abstractNumId w:val="4"/>
  </w:num>
  <w:num w:numId="21" w16cid:durableId="5534682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482000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84558313">
    <w:abstractNumId w:val="17"/>
  </w:num>
  <w:num w:numId="24" w16cid:durableId="1301225975">
    <w:abstractNumId w:val="7"/>
  </w:num>
  <w:num w:numId="25" w16cid:durableId="1529219737">
    <w:abstractNumId w:val="11"/>
  </w:num>
  <w:num w:numId="26" w16cid:durableId="969284505">
    <w:abstractNumId w:val="8"/>
  </w:num>
  <w:num w:numId="27" w16cid:durableId="1502085383">
    <w:abstractNumId w:val="12"/>
  </w:num>
  <w:num w:numId="28" w16cid:durableId="612789654">
    <w:abstractNumId w:val="3"/>
  </w:num>
  <w:num w:numId="29" w16cid:durableId="2071998463">
    <w:abstractNumId w:val="16"/>
  </w:num>
  <w:num w:numId="30" w16cid:durableId="576549390">
    <w:abstractNumId w:val="9"/>
  </w:num>
  <w:num w:numId="31" w16cid:durableId="959258905">
    <w:abstractNumId w:val="0"/>
  </w:num>
  <w:num w:numId="32" w16cid:durableId="893810740">
    <w:abstractNumId w:val="1"/>
  </w:num>
  <w:numIdMacAtCleanup w:val="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tru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2EC"/>
    <w:rsid w:val="00006609"/>
    <w:rsid w:val="000107C6"/>
    <w:rsid w:val="000109F8"/>
    <w:rsid w:val="00016411"/>
    <w:rsid w:val="00023DA1"/>
    <w:rsid w:val="00035921"/>
    <w:rsid w:val="00037A42"/>
    <w:rsid w:val="00041042"/>
    <w:rsid w:val="00042190"/>
    <w:rsid w:val="0004415B"/>
    <w:rsid w:val="000517DA"/>
    <w:rsid w:val="00053378"/>
    <w:rsid w:val="00063D63"/>
    <w:rsid w:val="00063F01"/>
    <w:rsid w:val="00064F24"/>
    <w:rsid w:val="00066638"/>
    <w:rsid w:val="000712DD"/>
    <w:rsid w:val="00072606"/>
    <w:rsid w:val="00073AE3"/>
    <w:rsid w:val="0007518F"/>
    <w:rsid w:val="00084F65"/>
    <w:rsid w:val="000938B7"/>
    <w:rsid w:val="000B2BC2"/>
    <w:rsid w:val="000B7CB3"/>
    <w:rsid w:val="000C21AE"/>
    <w:rsid w:val="000D1287"/>
    <w:rsid w:val="000D1C77"/>
    <w:rsid w:val="000D1CF0"/>
    <w:rsid w:val="000E16DF"/>
    <w:rsid w:val="00101978"/>
    <w:rsid w:val="00106EA3"/>
    <w:rsid w:val="001208DE"/>
    <w:rsid w:val="00130021"/>
    <w:rsid w:val="00133A1F"/>
    <w:rsid w:val="00133D0C"/>
    <w:rsid w:val="00142AD5"/>
    <w:rsid w:val="001442E5"/>
    <w:rsid w:val="00145717"/>
    <w:rsid w:val="00146981"/>
    <w:rsid w:val="00152A53"/>
    <w:rsid w:val="001558E9"/>
    <w:rsid w:val="001561A9"/>
    <w:rsid w:val="00164510"/>
    <w:rsid w:val="00167066"/>
    <w:rsid w:val="00171131"/>
    <w:rsid w:val="00191F11"/>
    <w:rsid w:val="001927E2"/>
    <w:rsid w:val="00193D97"/>
    <w:rsid w:val="00194D59"/>
    <w:rsid w:val="00197553"/>
    <w:rsid w:val="001A03A5"/>
    <w:rsid w:val="001C5E4C"/>
    <w:rsid w:val="001C76A3"/>
    <w:rsid w:val="001E29F3"/>
    <w:rsid w:val="001E62C5"/>
    <w:rsid w:val="001F7828"/>
    <w:rsid w:val="0020004B"/>
    <w:rsid w:val="002008AC"/>
    <w:rsid w:val="0020090E"/>
    <w:rsid w:val="00200CEF"/>
    <w:rsid w:val="0020482F"/>
    <w:rsid w:val="00212521"/>
    <w:rsid w:val="0022174D"/>
    <w:rsid w:val="002247F2"/>
    <w:rsid w:val="00225A28"/>
    <w:rsid w:val="00226B57"/>
    <w:rsid w:val="002375BD"/>
    <w:rsid w:val="002378D2"/>
    <w:rsid w:val="00251E37"/>
    <w:rsid w:val="002531D4"/>
    <w:rsid w:val="00253B12"/>
    <w:rsid w:val="00254A70"/>
    <w:rsid w:val="00262C2A"/>
    <w:rsid w:val="00270E97"/>
    <w:rsid w:val="0027673C"/>
    <w:rsid w:val="002807C8"/>
    <w:rsid w:val="0028523C"/>
    <w:rsid w:val="00297A59"/>
    <w:rsid w:val="002A3595"/>
    <w:rsid w:val="002A39EF"/>
    <w:rsid w:val="002A43C5"/>
    <w:rsid w:val="002B24CC"/>
    <w:rsid w:val="002B66FE"/>
    <w:rsid w:val="002B772A"/>
    <w:rsid w:val="002C2EDC"/>
    <w:rsid w:val="002C30BA"/>
    <w:rsid w:val="002C6FB8"/>
    <w:rsid w:val="002C7E47"/>
    <w:rsid w:val="002D097D"/>
    <w:rsid w:val="002D296D"/>
    <w:rsid w:val="002D50A2"/>
    <w:rsid w:val="002E1CC2"/>
    <w:rsid w:val="002E277E"/>
    <w:rsid w:val="002F0DAA"/>
    <w:rsid w:val="00300F05"/>
    <w:rsid w:val="003022D6"/>
    <w:rsid w:val="003072EC"/>
    <w:rsid w:val="00311227"/>
    <w:rsid w:val="00324FD6"/>
    <w:rsid w:val="00325F7B"/>
    <w:rsid w:val="00331DA1"/>
    <w:rsid w:val="00334391"/>
    <w:rsid w:val="003365AB"/>
    <w:rsid w:val="00337120"/>
    <w:rsid w:val="00340258"/>
    <w:rsid w:val="00352662"/>
    <w:rsid w:val="003542CC"/>
    <w:rsid w:val="00361E14"/>
    <w:rsid w:val="00363BFA"/>
    <w:rsid w:val="00365457"/>
    <w:rsid w:val="00367F52"/>
    <w:rsid w:val="0037028A"/>
    <w:rsid w:val="003769CD"/>
    <w:rsid w:val="00380B7E"/>
    <w:rsid w:val="00382BBF"/>
    <w:rsid w:val="0038618B"/>
    <w:rsid w:val="003930AC"/>
    <w:rsid w:val="00393AD6"/>
    <w:rsid w:val="003B6E4E"/>
    <w:rsid w:val="003C2028"/>
    <w:rsid w:val="003C23ED"/>
    <w:rsid w:val="003C3033"/>
    <w:rsid w:val="003C3CA4"/>
    <w:rsid w:val="003C47C5"/>
    <w:rsid w:val="003C6809"/>
    <w:rsid w:val="003D3324"/>
    <w:rsid w:val="003D6BA2"/>
    <w:rsid w:val="003D76DC"/>
    <w:rsid w:val="003D7FC0"/>
    <w:rsid w:val="003E6F3D"/>
    <w:rsid w:val="003F059B"/>
    <w:rsid w:val="003F57C4"/>
    <w:rsid w:val="003F65F1"/>
    <w:rsid w:val="00411F16"/>
    <w:rsid w:val="00414FA3"/>
    <w:rsid w:val="0041575B"/>
    <w:rsid w:val="0042284F"/>
    <w:rsid w:val="00430E22"/>
    <w:rsid w:val="004311E0"/>
    <w:rsid w:val="00440D51"/>
    <w:rsid w:val="00442861"/>
    <w:rsid w:val="004430F1"/>
    <w:rsid w:val="004443FD"/>
    <w:rsid w:val="00444EEF"/>
    <w:rsid w:val="00446FED"/>
    <w:rsid w:val="0045645A"/>
    <w:rsid w:val="00457CA3"/>
    <w:rsid w:val="00465E9A"/>
    <w:rsid w:val="00480CB2"/>
    <w:rsid w:val="004851CB"/>
    <w:rsid w:val="00494A2D"/>
    <w:rsid w:val="0049503C"/>
    <w:rsid w:val="004A42A4"/>
    <w:rsid w:val="004A784D"/>
    <w:rsid w:val="004B181B"/>
    <w:rsid w:val="004B240F"/>
    <w:rsid w:val="004B6484"/>
    <w:rsid w:val="004C1249"/>
    <w:rsid w:val="004C260A"/>
    <w:rsid w:val="004D0F8C"/>
    <w:rsid w:val="004D30DF"/>
    <w:rsid w:val="004E390F"/>
    <w:rsid w:val="004E4D77"/>
    <w:rsid w:val="004F0314"/>
    <w:rsid w:val="004F5F25"/>
    <w:rsid w:val="0050797B"/>
    <w:rsid w:val="005106CE"/>
    <w:rsid w:val="00510959"/>
    <w:rsid w:val="00511E94"/>
    <w:rsid w:val="00520D1B"/>
    <w:rsid w:val="00522929"/>
    <w:rsid w:val="00525828"/>
    <w:rsid w:val="00526D26"/>
    <w:rsid w:val="005425CE"/>
    <w:rsid w:val="005564BE"/>
    <w:rsid w:val="005620E4"/>
    <w:rsid w:val="00565033"/>
    <w:rsid w:val="0056550D"/>
    <w:rsid w:val="00566A32"/>
    <w:rsid w:val="005755C8"/>
    <w:rsid w:val="0058241B"/>
    <w:rsid w:val="00584FB0"/>
    <w:rsid w:val="005A4DA7"/>
    <w:rsid w:val="005A4E12"/>
    <w:rsid w:val="005B3836"/>
    <w:rsid w:val="005C5BE7"/>
    <w:rsid w:val="005D4CE4"/>
    <w:rsid w:val="005D6C1E"/>
    <w:rsid w:val="005F1A81"/>
    <w:rsid w:val="005F2C5F"/>
    <w:rsid w:val="005F493F"/>
    <w:rsid w:val="00603FDB"/>
    <w:rsid w:val="0061253A"/>
    <w:rsid w:val="00621594"/>
    <w:rsid w:val="006240BE"/>
    <w:rsid w:val="00634BDF"/>
    <w:rsid w:val="00636D99"/>
    <w:rsid w:val="00637B44"/>
    <w:rsid w:val="006426E1"/>
    <w:rsid w:val="00646C8D"/>
    <w:rsid w:val="00650CD2"/>
    <w:rsid w:val="00656D5A"/>
    <w:rsid w:val="00657B20"/>
    <w:rsid w:val="0066283F"/>
    <w:rsid w:val="00666F08"/>
    <w:rsid w:val="0067206F"/>
    <w:rsid w:val="00677316"/>
    <w:rsid w:val="00677EFF"/>
    <w:rsid w:val="0068013D"/>
    <w:rsid w:val="00683517"/>
    <w:rsid w:val="00690CAB"/>
    <w:rsid w:val="006919C6"/>
    <w:rsid w:val="0069291E"/>
    <w:rsid w:val="00694E25"/>
    <w:rsid w:val="0069760D"/>
    <w:rsid w:val="006A38EF"/>
    <w:rsid w:val="006C4DAF"/>
    <w:rsid w:val="006C67E9"/>
    <w:rsid w:val="006D32C4"/>
    <w:rsid w:val="006E60EF"/>
    <w:rsid w:val="006F5288"/>
    <w:rsid w:val="007013C8"/>
    <w:rsid w:val="007054AF"/>
    <w:rsid w:val="00706A55"/>
    <w:rsid w:val="00706B05"/>
    <w:rsid w:val="0071065E"/>
    <w:rsid w:val="00717F6B"/>
    <w:rsid w:val="00727F0A"/>
    <w:rsid w:val="00730FC0"/>
    <w:rsid w:val="00742BE8"/>
    <w:rsid w:val="00766F2A"/>
    <w:rsid w:val="007729C0"/>
    <w:rsid w:val="00773594"/>
    <w:rsid w:val="007752D4"/>
    <w:rsid w:val="00780178"/>
    <w:rsid w:val="00780637"/>
    <w:rsid w:val="00782439"/>
    <w:rsid w:val="007936C2"/>
    <w:rsid w:val="007938AD"/>
    <w:rsid w:val="0079478A"/>
    <w:rsid w:val="00795E9D"/>
    <w:rsid w:val="007A59E0"/>
    <w:rsid w:val="007B15BB"/>
    <w:rsid w:val="007B6ACB"/>
    <w:rsid w:val="007C4AD1"/>
    <w:rsid w:val="007C6355"/>
    <w:rsid w:val="007D0C66"/>
    <w:rsid w:val="007D6CE4"/>
    <w:rsid w:val="007E4F50"/>
    <w:rsid w:val="00804884"/>
    <w:rsid w:val="00812358"/>
    <w:rsid w:val="00812A85"/>
    <w:rsid w:val="00813998"/>
    <w:rsid w:val="008164FC"/>
    <w:rsid w:val="00817C9C"/>
    <w:rsid w:val="00820A58"/>
    <w:rsid w:val="00821123"/>
    <w:rsid w:val="00822E70"/>
    <w:rsid w:val="008264D7"/>
    <w:rsid w:val="00826769"/>
    <w:rsid w:val="00827349"/>
    <w:rsid w:val="008363A5"/>
    <w:rsid w:val="008402CE"/>
    <w:rsid w:val="0084432A"/>
    <w:rsid w:val="00855C2C"/>
    <w:rsid w:val="00856E66"/>
    <w:rsid w:val="00861047"/>
    <w:rsid w:val="00865002"/>
    <w:rsid w:val="008818AE"/>
    <w:rsid w:val="00883561"/>
    <w:rsid w:val="0088488B"/>
    <w:rsid w:val="00886B09"/>
    <w:rsid w:val="008A2CB1"/>
    <w:rsid w:val="008B6CB4"/>
    <w:rsid w:val="008C4811"/>
    <w:rsid w:val="008C5319"/>
    <w:rsid w:val="008D1D93"/>
    <w:rsid w:val="008D27B1"/>
    <w:rsid w:val="008D38D8"/>
    <w:rsid w:val="008D58D2"/>
    <w:rsid w:val="008E3C03"/>
    <w:rsid w:val="008E3CE2"/>
    <w:rsid w:val="008F27D5"/>
    <w:rsid w:val="008F7FBE"/>
    <w:rsid w:val="0091426B"/>
    <w:rsid w:val="00916D72"/>
    <w:rsid w:val="00916F38"/>
    <w:rsid w:val="00926D6E"/>
    <w:rsid w:val="00927921"/>
    <w:rsid w:val="0093141A"/>
    <w:rsid w:val="009372D6"/>
    <w:rsid w:val="00943F38"/>
    <w:rsid w:val="009477BC"/>
    <w:rsid w:val="00954939"/>
    <w:rsid w:val="00955728"/>
    <w:rsid w:val="0095783F"/>
    <w:rsid w:val="00961B9D"/>
    <w:rsid w:val="00972E45"/>
    <w:rsid w:val="00975F2A"/>
    <w:rsid w:val="009769D7"/>
    <w:rsid w:val="00981508"/>
    <w:rsid w:val="00982B06"/>
    <w:rsid w:val="00983FF0"/>
    <w:rsid w:val="00984096"/>
    <w:rsid w:val="009903B3"/>
    <w:rsid w:val="009945BF"/>
    <w:rsid w:val="00995C05"/>
    <w:rsid w:val="009A1845"/>
    <w:rsid w:val="009A2EA3"/>
    <w:rsid w:val="009A3578"/>
    <w:rsid w:val="009A3EC7"/>
    <w:rsid w:val="009B05FB"/>
    <w:rsid w:val="009B1A4E"/>
    <w:rsid w:val="009B22BE"/>
    <w:rsid w:val="009B3123"/>
    <w:rsid w:val="009B551C"/>
    <w:rsid w:val="009C31C8"/>
    <w:rsid w:val="009C33A2"/>
    <w:rsid w:val="009C36F2"/>
    <w:rsid w:val="009D74EF"/>
    <w:rsid w:val="009E098C"/>
    <w:rsid w:val="009E568F"/>
    <w:rsid w:val="009E68AB"/>
    <w:rsid w:val="009E7ED7"/>
    <w:rsid w:val="009F2EDE"/>
    <w:rsid w:val="009F67EE"/>
    <w:rsid w:val="00A02D06"/>
    <w:rsid w:val="00A1255A"/>
    <w:rsid w:val="00A1598B"/>
    <w:rsid w:val="00A15E4B"/>
    <w:rsid w:val="00A214F6"/>
    <w:rsid w:val="00A2172D"/>
    <w:rsid w:val="00A22C51"/>
    <w:rsid w:val="00A312B9"/>
    <w:rsid w:val="00A47591"/>
    <w:rsid w:val="00A544D3"/>
    <w:rsid w:val="00A60057"/>
    <w:rsid w:val="00A608B8"/>
    <w:rsid w:val="00A64C63"/>
    <w:rsid w:val="00A74879"/>
    <w:rsid w:val="00A750FF"/>
    <w:rsid w:val="00A96AA8"/>
    <w:rsid w:val="00A96FC3"/>
    <w:rsid w:val="00AA6E50"/>
    <w:rsid w:val="00AC1ED3"/>
    <w:rsid w:val="00AC5320"/>
    <w:rsid w:val="00AD19F2"/>
    <w:rsid w:val="00AD1CD2"/>
    <w:rsid w:val="00AD3095"/>
    <w:rsid w:val="00AD3FA1"/>
    <w:rsid w:val="00AD63A9"/>
    <w:rsid w:val="00AD63FA"/>
    <w:rsid w:val="00AD755D"/>
    <w:rsid w:val="00AE04E4"/>
    <w:rsid w:val="00AE12DC"/>
    <w:rsid w:val="00AE16EF"/>
    <w:rsid w:val="00AE1846"/>
    <w:rsid w:val="00AE35E2"/>
    <w:rsid w:val="00AF5C76"/>
    <w:rsid w:val="00B01341"/>
    <w:rsid w:val="00B02FE4"/>
    <w:rsid w:val="00B0349D"/>
    <w:rsid w:val="00B05DF9"/>
    <w:rsid w:val="00B06BF9"/>
    <w:rsid w:val="00B1175F"/>
    <w:rsid w:val="00B12360"/>
    <w:rsid w:val="00B13B11"/>
    <w:rsid w:val="00B16875"/>
    <w:rsid w:val="00B27551"/>
    <w:rsid w:val="00B30D30"/>
    <w:rsid w:val="00B37B79"/>
    <w:rsid w:val="00B441FC"/>
    <w:rsid w:val="00B50E83"/>
    <w:rsid w:val="00B515ED"/>
    <w:rsid w:val="00B754EE"/>
    <w:rsid w:val="00B7783B"/>
    <w:rsid w:val="00B816A5"/>
    <w:rsid w:val="00B82FEE"/>
    <w:rsid w:val="00B835A8"/>
    <w:rsid w:val="00B92DB5"/>
    <w:rsid w:val="00BA40F1"/>
    <w:rsid w:val="00BA7981"/>
    <w:rsid w:val="00BB6862"/>
    <w:rsid w:val="00BD3D5C"/>
    <w:rsid w:val="00BE09F9"/>
    <w:rsid w:val="00BE1151"/>
    <w:rsid w:val="00BE2176"/>
    <w:rsid w:val="00BE24AE"/>
    <w:rsid w:val="00BF0DD5"/>
    <w:rsid w:val="00BF1F4A"/>
    <w:rsid w:val="00BF3F09"/>
    <w:rsid w:val="00BF7959"/>
    <w:rsid w:val="00C02E0A"/>
    <w:rsid w:val="00C04517"/>
    <w:rsid w:val="00C0766D"/>
    <w:rsid w:val="00C1267E"/>
    <w:rsid w:val="00C16ED5"/>
    <w:rsid w:val="00C246D8"/>
    <w:rsid w:val="00C306C4"/>
    <w:rsid w:val="00C40530"/>
    <w:rsid w:val="00C50091"/>
    <w:rsid w:val="00C50F4C"/>
    <w:rsid w:val="00C528DF"/>
    <w:rsid w:val="00C62CF9"/>
    <w:rsid w:val="00C679CE"/>
    <w:rsid w:val="00C817E9"/>
    <w:rsid w:val="00C86C28"/>
    <w:rsid w:val="00C90B9B"/>
    <w:rsid w:val="00CA2E69"/>
    <w:rsid w:val="00CA53BB"/>
    <w:rsid w:val="00CA7F1F"/>
    <w:rsid w:val="00CB49DB"/>
    <w:rsid w:val="00CC07D8"/>
    <w:rsid w:val="00CD039C"/>
    <w:rsid w:val="00CE165D"/>
    <w:rsid w:val="00CE7636"/>
    <w:rsid w:val="00CF100E"/>
    <w:rsid w:val="00CF49A9"/>
    <w:rsid w:val="00CF5378"/>
    <w:rsid w:val="00CF6629"/>
    <w:rsid w:val="00D078D1"/>
    <w:rsid w:val="00D17C67"/>
    <w:rsid w:val="00D26E3D"/>
    <w:rsid w:val="00D35374"/>
    <w:rsid w:val="00D379F6"/>
    <w:rsid w:val="00D461CF"/>
    <w:rsid w:val="00D47E3A"/>
    <w:rsid w:val="00D5670F"/>
    <w:rsid w:val="00D73690"/>
    <w:rsid w:val="00D73AEB"/>
    <w:rsid w:val="00D74245"/>
    <w:rsid w:val="00D85644"/>
    <w:rsid w:val="00D927E2"/>
    <w:rsid w:val="00D94AC1"/>
    <w:rsid w:val="00DA3E85"/>
    <w:rsid w:val="00DA5013"/>
    <w:rsid w:val="00DA6B42"/>
    <w:rsid w:val="00DB1B0B"/>
    <w:rsid w:val="00DB2F45"/>
    <w:rsid w:val="00DB57B6"/>
    <w:rsid w:val="00DB7F96"/>
    <w:rsid w:val="00DC56EE"/>
    <w:rsid w:val="00DC5C14"/>
    <w:rsid w:val="00DD2D4A"/>
    <w:rsid w:val="00DD7664"/>
    <w:rsid w:val="00DE5338"/>
    <w:rsid w:val="00DF0633"/>
    <w:rsid w:val="00DF22C3"/>
    <w:rsid w:val="00DF68FA"/>
    <w:rsid w:val="00E0135B"/>
    <w:rsid w:val="00E215BE"/>
    <w:rsid w:val="00E2458F"/>
    <w:rsid w:val="00E30836"/>
    <w:rsid w:val="00E34225"/>
    <w:rsid w:val="00E410E0"/>
    <w:rsid w:val="00E412B2"/>
    <w:rsid w:val="00E42A0E"/>
    <w:rsid w:val="00E517FF"/>
    <w:rsid w:val="00E54A3B"/>
    <w:rsid w:val="00E559D7"/>
    <w:rsid w:val="00E55A7B"/>
    <w:rsid w:val="00E6600A"/>
    <w:rsid w:val="00E76010"/>
    <w:rsid w:val="00E775CA"/>
    <w:rsid w:val="00E80B38"/>
    <w:rsid w:val="00E81F10"/>
    <w:rsid w:val="00E84C5F"/>
    <w:rsid w:val="00E9370C"/>
    <w:rsid w:val="00E95941"/>
    <w:rsid w:val="00EA3458"/>
    <w:rsid w:val="00EA5AE0"/>
    <w:rsid w:val="00EB1A4C"/>
    <w:rsid w:val="00EB2C2D"/>
    <w:rsid w:val="00EB3C44"/>
    <w:rsid w:val="00EB4B5B"/>
    <w:rsid w:val="00EB6B6A"/>
    <w:rsid w:val="00ED1015"/>
    <w:rsid w:val="00ED6577"/>
    <w:rsid w:val="00EE2267"/>
    <w:rsid w:val="00EE3D56"/>
    <w:rsid w:val="00EE5167"/>
    <w:rsid w:val="00F00AF4"/>
    <w:rsid w:val="00F01245"/>
    <w:rsid w:val="00F02C1F"/>
    <w:rsid w:val="00F142CC"/>
    <w:rsid w:val="00F20504"/>
    <w:rsid w:val="00F248B7"/>
    <w:rsid w:val="00F2530B"/>
    <w:rsid w:val="00F2695D"/>
    <w:rsid w:val="00F329E4"/>
    <w:rsid w:val="00F34477"/>
    <w:rsid w:val="00F35B2D"/>
    <w:rsid w:val="00F36C1B"/>
    <w:rsid w:val="00F402F7"/>
    <w:rsid w:val="00F45BBA"/>
    <w:rsid w:val="00F75F21"/>
    <w:rsid w:val="00F76DCC"/>
    <w:rsid w:val="00F822B5"/>
    <w:rsid w:val="00F9124D"/>
    <w:rsid w:val="00FB6225"/>
    <w:rsid w:val="00FD0088"/>
    <w:rsid w:val="00FD4E98"/>
    <w:rsid w:val="00FD6503"/>
    <w:rsid w:val="00FE28D9"/>
    <w:rsid w:val="00FE661D"/>
    <w:rsid w:val="04329AB3"/>
    <w:rsid w:val="095C621A"/>
    <w:rsid w:val="14D7913A"/>
    <w:rsid w:val="15A15364"/>
    <w:rsid w:val="1774D07D"/>
    <w:rsid w:val="1DF908FF"/>
    <w:rsid w:val="2164EF70"/>
    <w:rsid w:val="2661A9EB"/>
    <w:rsid w:val="27BCF62F"/>
    <w:rsid w:val="305D5CA2"/>
    <w:rsid w:val="3ECF79C2"/>
    <w:rsid w:val="3FBB6805"/>
    <w:rsid w:val="41057C53"/>
    <w:rsid w:val="4473525F"/>
    <w:rsid w:val="47B304A7"/>
    <w:rsid w:val="6361EE7D"/>
    <w:rsid w:val="64378FA8"/>
    <w:rsid w:val="6934BF16"/>
    <w:rsid w:val="6E264C3F"/>
    <w:rsid w:val="6F9D3811"/>
    <w:rsid w:val="7A3FD30D"/>
    <w:rsid w:val="7DE040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B07819"/>
  <w15:docId w15:val="{E301C94F-13FA-41EA-B2F6-82C1C0F9A96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72EC"/>
    <w:pPr>
      <w:spacing w:after="0" w:line="240" w:lineRule="auto"/>
    </w:pPr>
    <w:rPr>
      <w:rFonts w:ascii="Arial" w:hAnsi="Arial" w:eastAsia="Times New Roman" w:cs="Times New Roman"/>
      <w:sz w:val="20"/>
      <w:szCs w:val="24"/>
      <w:lang w:val="en-IE"/>
    </w:rPr>
  </w:style>
  <w:style w:type="paragraph" w:styleId="Heading1">
    <w:name w:val="heading 1"/>
    <w:basedOn w:val="Normal"/>
    <w:next w:val="Normal"/>
    <w:link w:val="Heading1Char"/>
    <w:qFormat/>
    <w:rsid w:val="003072EC"/>
    <w:pPr>
      <w:numPr>
        <w:numId w:val="4"/>
      </w:numPr>
      <w:jc w:val="center"/>
      <w:outlineLvl w:val="0"/>
    </w:pPr>
    <w:rPr>
      <w:b/>
      <w:caps/>
      <w:sz w:val="28"/>
    </w:rPr>
  </w:style>
  <w:style w:type="paragraph" w:styleId="Heading2">
    <w:name w:val="heading 2"/>
    <w:basedOn w:val="Normal"/>
    <w:next w:val="Normal"/>
    <w:link w:val="Heading2Char"/>
    <w:qFormat/>
    <w:rsid w:val="003072EC"/>
    <w:pPr>
      <w:numPr>
        <w:numId w:val="2"/>
      </w:numPr>
      <w:outlineLvl w:val="1"/>
    </w:pPr>
    <w:rPr>
      <w:b/>
      <w:caps/>
      <w:sz w:val="22"/>
      <w:szCs w:val="1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3072EC"/>
    <w:rPr>
      <w:rFonts w:ascii="Arial" w:hAnsi="Arial" w:eastAsia="Times New Roman" w:cs="Times New Roman"/>
      <w:b/>
      <w:caps/>
      <w:sz w:val="28"/>
      <w:szCs w:val="24"/>
      <w:lang w:val="en-IE"/>
    </w:rPr>
  </w:style>
  <w:style w:type="character" w:styleId="Heading2Char" w:customStyle="1">
    <w:name w:val="Heading 2 Char"/>
    <w:basedOn w:val="DefaultParagraphFont"/>
    <w:link w:val="Heading2"/>
    <w:rsid w:val="003072EC"/>
    <w:rPr>
      <w:rFonts w:ascii="Arial" w:hAnsi="Arial" w:eastAsia="Times New Roman" w:cs="Times New Roman"/>
      <w:b/>
      <w:caps/>
      <w:szCs w:val="16"/>
      <w:lang w:val="en-IE"/>
    </w:rPr>
  </w:style>
  <w:style w:type="paragraph" w:styleId="Italics" w:customStyle="1">
    <w:name w:val="Italics"/>
    <w:basedOn w:val="Normal"/>
    <w:link w:val="ItalicsChar"/>
    <w:unhideWhenUsed/>
    <w:rsid w:val="003072EC"/>
    <w:rPr>
      <w:i/>
      <w:sz w:val="14"/>
    </w:rPr>
  </w:style>
  <w:style w:type="character" w:styleId="ItalicsChar" w:customStyle="1">
    <w:name w:val="Italics Char"/>
    <w:basedOn w:val="DefaultParagraphFont"/>
    <w:link w:val="Italics"/>
    <w:rsid w:val="003072EC"/>
    <w:rPr>
      <w:rFonts w:ascii="Arial" w:hAnsi="Arial" w:eastAsia="Times New Roman" w:cs="Times New Roman"/>
      <w:i/>
      <w:sz w:val="14"/>
      <w:szCs w:val="24"/>
      <w:lang w:val="en-US"/>
    </w:rPr>
  </w:style>
  <w:style w:type="paragraph" w:styleId="BalloonText">
    <w:name w:val="Balloon Text"/>
    <w:basedOn w:val="Normal"/>
    <w:link w:val="BalloonTextChar"/>
    <w:semiHidden/>
    <w:unhideWhenUsed/>
    <w:rsid w:val="003072EC"/>
    <w:rPr>
      <w:rFonts w:cs="Tahoma"/>
      <w:szCs w:val="16"/>
    </w:rPr>
  </w:style>
  <w:style w:type="character" w:styleId="BalloonTextChar" w:customStyle="1">
    <w:name w:val="Balloon Text Char"/>
    <w:basedOn w:val="DefaultParagraphFont"/>
    <w:link w:val="BalloonText"/>
    <w:semiHidden/>
    <w:rsid w:val="003072EC"/>
    <w:rPr>
      <w:rFonts w:ascii="Arial" w:hAnsi="Arial" w:eastAsia="Times New Roman" w:cs="Tahoma"/>
      <w:sz w:val="20"/>
      <w:szCs w:val="16"/>
      <w:lang w:val="en-US"/>
    </w:rPr>
  </w:style>
  <w:style w:type="character" w:styleId="PlaceholderText">
    <w:name w:val="Placeholder Text"/>
    <w:basedOn w:val="DefaultParagraphFont"/>
    <w:uiPriority w:val="99"/>
    <w:semiHidden/>
    <w:rsid w:val="003072EC"/>
    <w:rPr>
      <w:color w:val="808080"/>
    </w:rPr>
  </w:style>
  <w:style w:type="paragraph" w:styleId="Header">
    <w:name w:val="header"/>
    <w:basedOn w:val="Normal"/>
    <w:link w:val="HeaderChar"/>
    <w:uiPriority w:val="99"/>
    <w:unhideWhenUsed/>
    <w:rsid w:val="003072EC"/>
    <w:pPr>
      <w:tabs>
        <w:tab w:val="center" w:pos="4513"/>
        <w:tab w:val="right" w:pos="9026"/>
      </w:tabs>
    </w:pPr>
  </w:style>
  <w:style w:type="character" w:styleId="HeaderChar" w:customStyle="1">
    <w:name w:val="Header Char"/>
    <w:basedOn w:val="DefaultParagraphFont"/>
    <w:link w:val="Header"/>
    <w:uiPriority w:val="99"/>
    <w:rsid w:val="003072EC"/>
    <w:rPr>
      <w:rFonts w:ascii="Arial" w:hAnsi="Arial" w:eastAsia="Times New Roman" w:cs="Times New Roman"/>
      <w:sz w:val="20"/>
      <w:szCs w:val="24"/>
      <w:lang w:val="en-US"/>
    </w:rPr>
  </w:style>
  <w:style w:type="paragraph" w:styleId="Footer">
    <w:name w:val="footer"/>
    <w:basedOn w:val="Normal"/>
    <w:link w:val="FooterChar"/>
    <w:unhideWhenUsed/>
    <w:rsid w:val="003072EC"/>
    <w:pPr>
      <w:tabs>
        <w:tab w:val="center" w:pos="4513"/>
        <w:tab w:val="right" w:pos="9026"/>
      </w:tabs>
    </w:pPr>
  </w:style>
  <w:style w:type="character" w:styleId="FooterChar" w:customStyle="1">
    <w:name w:val="Footer Char"/>
    <w:basedOn w:val="DefaultParagraphFont"/>
    <w:link w:val="Footer"/>
    <w:rsid w:val="003072EC"/>
    <w:rPr>
      <w:rFonts w:ascii="Arial" w:hAnsi="Arial" w:eastAsia="Times New Roman" w:cs="Times New Roman"/>
      <w:sz w:val="20"/>
      <w:szCs w:val="24"/>
      <w:lang w:val="en-US"/>
    </w:rPr>
  </w:style>
  <w:style w:type="table" w:styleId="TableGrid">
    <w:name w:val="Table Grid"/>
    <w:basedOn w:val="TableNormal"/>
    <w:uiPriority w:val="39"/>
    <w:rsid w:val="003072EC"/>
    <w:pPr>
      <w:spacing w:after="0" w:line="240" w:lineRule="auto"/>
    </w:pPr>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TOC2"/>
    <w:next w:val="TOC2"/>
    <w:autoRedefine/>
    <w:uiPriority w:val="39"/>
    <w:qFormat/>
    <w:rsid w:val="003072EC"/>
    <w:pPr>
      <w:tabs>
        <w:tab w:val="left" w:pos="600"/>
        <w:tab w:val="right" w:leader="dot" w:pos="9061"/>
      </w:tabs>
      <w:spacing w:before="120"/>
    </w:pPr>
    <w:rPr>
      <w:rFonts w:eastAsia="Arial Unicode MS"/>
      <w:b/>
      <w:caps/>
      <w:smallCaps w:val="0"/>
    </w:rPr>
  </w:style>
  <w:style w:type="paragraph" w:styleId="TOC2">
    <w:name w:val="toc 2"/>
    <w:basedOn w:val="Normal"/>
    <w:next w:val="Normal"/>
    <w:autoRedefine/>
    <w:uiPriority w:val="39"/>
    <w:qFormat/>
    <w:rsid w:val="00E42A0E"/>
    <w:pPr>
      <w:spacing w:after="120"/>
      <w:ind w:left="200"/>
    </w:pPr>
    <w:rPr>
      <w:rFonts w:cs="Arial"/>
      <w:smallCaps/>
      <w:szCs w:val="20"/>
      <w:lang w:val="en-GB"/>
    </w:rPr>
  </w:style>
  <w:style w:type="paragraph" w:styleId="BodyText">
    <w:name w:val="Body Text"/>
    <w:basedOn w:val="Normal"/>
    <w:link w:val="BodyTextChar"/>
    <w:rsid w:val="003072EC"/>
    <w:pPr>
      <w:spacing w:after="120"/>
      <w:jc w:val="both"/>
    </w:pPr>
    <w:rPr>
      <w:i/>
      <w:szCs w:val="20"/>
      <w:lang w:val="en-GB"/>
    </w:rPr>
  </w:style>
  <w:style w:type="character" w:styleId="BodyTextChar" w:customStyle="1">
    <w:name w:val="Body Text Char"/>
    <w:basedOn w:val="DefaultParagraphFont"/>
    <w:link w:val="BodyText"/>
    <w:rsid w:val="003072EC"/>
    <w:rPr>
      <w:rFonts w:ascii="Arial" w:hAnsi="Arial" w:eastAsia="Times New Roman" w:cs="Times New Roman"/>
      <w:i/>
      <w:sz w:val="20"/>
      <w:szCs w:val="20"/>
    </w:rPr>
  </w:style>
  <w:style w:type="paragraph" w:styleId="ListParagraph">
    <w:name w:val="List Paragraph"/>
    <w:basedOn w:val="Normal"/>
    <w:uiPriority w:val="34"/>
    <w:unhideWhenUsed/>
    <w:qFormat/>
    <w:rsid w:val="003072EC"/>
    <w:pPr>
      <w:ind w:left="720"/>
      <w:contextualSpacing/>
    </w:pPr>
  </w:style>
  <w:style w:type="paragraph" w:styleId="TOCHeading">
    <w:name w:val="TOC Heading"/>
    <w:basedOn w:val="Heading1"/>
    <w:next w:val="Normal"/>
    <w:uiPriority w:val="39"/>
    <w:semiHidden/>
    <w:unhideWhenUsed/>
    <w:qFormat/>
    <w:rsid w:val="003072EC"/>
    <w:pPr>
      <w:keepNext/>
      <w:keepLines/>
      <w:numPr>
        <w:numId w:val="0"/>
      </w:numPr>
      <w:spacing w:before="480" w:line="276" w:lineRule="auto"/>
      <w:jc w:val="left"/>
      <w:outlineLvl w:val="9"/>
    </w:pPr>
    <w:rPr>
      <w:rFonts w:asciiTheme="majorHAnsi" w:hAnsiTheme="majorHAnsi" w:eastAsiaTheme="majorEastAsia" w:cstheme="majorBidi"/>
      <w:bCs/>
      <w:caps w:val="0"/>
      <w:color w:val="365F91" w:themeColor="accent1" w:themeShade="BF"/>
      <w:szCs w:val="28"/>
      <w:lang w:eastAsia="ja-JP"/>
    </w:rPr>
  </w:style>
  <w:style w:type="character" w:styleId="Hyperlink">
    <w:name w:val="Hyperlink"/>
    <w:basedOn w:val="DefaultParagraphFont"/>
    <w:uiPriority w:val="99"/>
    <w:unhideWhenUsed/>
    <w:rsid w:val="003072EC"/>
    <w:rPr>
      <w:color w:val="0000FF" w:themeColor="hyperlink"/>
      <w:u w:val="single"/>
    </w:rPr>
  </w:style>
  <w:style w:type="paragraph" w:styleId="TOC3">
    <w:name w:val="toc 3"/>
    <w:basedOn w:val="Normal"/>
    <w:next w:val="Normal"/>
    <w:autoRedefine/>
    <w:uiPriority w:val="39"/>
    <w:semiHidden/>
    <w:unhideWhenUsed/>
    <w:qFormat/>
    <w:rsid w:val="003072EC"/>
    <w:pPr>
      <w:spacing w:after="100" w:line="276" w:lineRule="auto"/>
      <w:ind w:left="440"/>
    </w:pPr>
    <w:rPr>
      <w:rFonts w:asciiTheme="minorHAnsi" w:hAnsiTheme="minorHAnsi" w:eastAsiaTheme="minorEastAsia" w:cstheme="minorBidi"/>
      <w:sz w:val="22"/>
      <w:szCs w:val="22"/>
      <w:lang w:eastAsia="ja-JP"/>
    </w:rPr>
  </w:style>
  <w:style w:type="character" w:styleId="CommentReference">
    <w:name w:val="Comment Reference"/>
    <w:basedOn w:val="DefaultParagraphFont"/>
    <w:uiPriority w:val="99"/>
    <w:semiHidden/>
    <w:unhideWhenUsed/>
    <w:rsid w:val="00016411"/>
    <w:rPr>
      <w:sz w:val="16"/>
      <w:szCs w:val="16"/>
    </w:rPr>
  </w:style>
  <w:style w:type="paragraph" w:styleId="CommentText">
    <w:name w:val="Comment Text"/>
    <w:basedOn w:val="Normal"/>
    <w:link w:val="CommentTextChar"/>
    <w:uiPriority w:val="99"/>
    <w:unhideWhenUsed/>
    <w:rsid w:val="00016411"/>
    <w:rPr>
      <w:szCs w:val="20"/>
    </w:rPr>
  </w:style>
  <w:style w:type="character" w:styleId="CommentTextChar" w:customStyle="1">
    <w:name w:val="Comment Text Char"/>
    <w:basedOn w:val="DefaultParagraphFont"/>
    <w:link w:val="CommentText"/>
    <w:uiPriority w:val="99"/>
    <w:rsid w:val="00016411"/>
    <w:rPr>
      <w:rFonts w:ascii="Arial" w:hAnsi="Arial" w:eastAsia="Times New Roman" w:cs="Times New Roman"/>
      <w:sz w:val="20"/>
      <w:szCs w:val="20"/>
      <w:lang w:val="en-US"/>
    </w:rPr>
  </w:style>
  <w:style w:type="paragraph" w:styleId="CommentSubject">
    <w:name w:val="Comment Subject"/>
    <w:basedOn w:val="CommentText"/>
    <w:next w:val="CommentText"/>
    <w:link w:val="CommentSubjectChar"/>
    <w:uiPriority w:val="99"/>
    <w:semiHidden/>
    <w:unhideWhenUsed/>
    <w:rsid w:val="00016411"/>
    <w:rPr>
      <w:b/>
      <w:bCs/>
    </w:rPr>
  </w:style>
  <w:style w:type="character" w:styleId="CommentSubjectChar" w:customStyle="1">
    <w:name w:val="Comment Subject Char"/>
    <w:basedOn w:val="CommentTextChar"/>
    <w:link w:val="CommentSubject"/>
    <w:uiPriority w:val="99"/>
    <w:semiHidden/>
    <w:rsid w:val="00016411"/>
    <w:rPr>
      <w:rFonts w:ascii="Arial" w:hAnsi="Arial" w:eastAsia="Times New Roman" w:cs="Times New Roman"/>
      <w:b/>
      <w:bCs/>
      <w:sz w:val="20"/>
      <w:szCs w:val="20"/>
      <w:lang w:val="en-US"/>
    </w:rPr>
  </w:style>
  <w:style w:type="paragraph" w:styleId="Revision">
    <w:name w:val="Revision"/>
    <w:hidden/>
    <w:uiPriority w:val="99"/>
    <w:semiHidden/>
    <w:rsid w:val="00361E14"/>
    <w:pPr>
      <w:spacing w:after="0" w:line="240" w:lineRule="auto"/>
    </w:pPr>
    <w:rPr>
      <w:rFonts w:ascii="Arial" w:hAnsi="Arial" w:eastAsia="Times New Roman" w:cs="Times New Roman"/>
      <w:sz w:val="20"/>
      <w:szCs w:val="24"/>
      <w:lang w:val="en-US"/>
    </w:rPr>
  </w:style>
  <w:style w:type="paragraph" w:styleId="DocumentTitle" w:customStyle="1">
    <w:name w:val="Document Title"/>
    <w:next w:val="Normal"/>
    <w:rsid w:val="00F9124D"/>
    <w:pPr>
      <w:spacing w:after="120" w:line="240" w:lineRule="auto"/>
      <w:jc w:val="right"/>
    </w:pPr>
    <w:rPr>
      <w:rFonts w:ascii="Arial" w:hAnsi="Arial" w:eastAsia="Times New Roman" w:cs="Times New Roman"/>
      <w:b/>
      <w:noProof/>
      <w:sz w:val="36"/>
      <w:szCs w:val="20"/>
      <w:lang w:val="en-US"/>
    </w:rPr>
  </w:style>
  <w:style w:type="paragraph" w:styleId="EndnoteText">
    <w:name w:val="endnote text"/>
    <w:basedOn w:val="Normal"/>
    <w:link w:val="EndnoteTextChar"/>
    <w:uiPriority w:val="99"/>
    <w:semiHidden/>
    <w:unhideWhenUsed/>
    <w:rsid w:val="00E517FF"/>
    <w:rPr>
      <w:szCs w:val="20"/>
    </w:rPr>
  </w:style>
  <w:style w:type="character" w:styleId="EndnoteTextChar" w:customStyle="1">
    <w:name w:val="Endnote Text Char"/>
    <w:basedOn w:val="DefaultParagraphFont"/>
    <w:link w:val="EndnoteText"/>
    <w:uiPriority w:val="99"/>
    <w:semiHidden/>
    <w:rsid w:val="00E517FF"/>
    <w:rPr>
      <w:rFonts w:ascii="Arial" w:hAnsi="Arial" w:eastAsia="Times New Roman" w:cs="Times New Roman"/>
      <w:sz w:val="20"/>
      <w:szCs w:val="20"/>
      <w:lang w:val="en-IE"/>
    </w:rPr>
  </w:style>
  <w:style w:type="character" w:styleId="EndnoteReference">
    <w:name w:val="endnote reference"/>
    <w:basedOn w:val="DefaultParagraphFont"/>
    <w:uiPriority w:val="99"/>
    <w:semiHidden/>
    <w:unhideWhenUsed/>
    <w:rsid w:val="00E517FF"/>
    <w:rPr>
      <w:vertAlign w:val="superscript"/>
    </w:rPr>
  </w:style>
  <w:style w:type="paragraph" w:styleId="FootnoteText">
    <w:name w:val="footnote text"/>
    <w:basedOn w:val="Normal"/>
    <w:link w:val="FootnoteTextChar"/>
    <w:uiPriority w:val="99"/>
    <w:semiHidden/>
    <w:unhideWhenUsed/>
    <w:rsid w:val="00E517FF"/>
    <w:rPr>
      <w:szCs w:val="20"/>
    </w:rPr>
  </w:style>
  <w:style w:type="character" w:styleId="FootnoteTextChar" w:customStyle="1">
    <w:name w:val="Footnote Text Char"/>
    <w:basedOn w:val="DefaultParagraphFont"/>
    <w:link w:val="FootnoteText"/>
    <w:uiPriority w:val="99"/>
    <w:semiHidden/>
    <w:rsid w:val="00E517FF"/>
    <w:rPr>
      <w:rFonts w:ascii="Arial" w:hAnsi="Arial" w:eastAsia="Times New Roman" w:cs="Times New Roman"/>
      <w:sz w:val="20"/>
      <w:szCs w:val="20"/>
      <w:lang w:val="en-IE"/>
    </w:rPr>
  </w:style>
  <w:style w:type="character" w:styleId="FootnoteReference">
    <w:name w:val="footnote reference"/>
    <w:basedOn w:val="DefaultParagraphFont"/>
    <w:uiPriority w:val="99"/>
    <w:semiHidden/>
    <w:unhideWhenUsed/>
    <w:rsid w:val="00E517FF"/>
    <w:rPr>
      <w:vertAlign w:val="superscript"/>
    </w:rPr>
  </w:style>
  <w:style w:type="paragraph" w:styleId="NormalWeb">
    <w:name w:val="Normal (Web)"/>
    <w:basedOn w:val="Normal"/>
    <w:uiPriority w:val="99"/>
    <w:semiHidden/>
    <w:unhideWhenUsed/>
    <w:rsid w:val="00B0349D"/>
    <w:pPr>
      <w:spacing w:before="100" w:beforeAutospacing="1" w:after="100" w:afterAutospacing="1"/>
    </w:pPr>
    <w:rPr>
      <w:rFonts w:ascii="Times New Roman" w:hAnsi="Times New Roman" w:eastAsiaTheme="minorEastAsia"/>
      <w:sz w:val="24"/>
      <w:lang w:eastAsia="en-IE"/>
    </w:rPr>
  </w:style>
  <w:style w:type="character" w:styleId="Strong">
    <w:name w:val="Strong"/>
    <w:basedOn w:val="DefaultParagraphFont"/>
    <w:uiPriority w:val="22"/>
    <w:qFormat/>
    <w:rsid w:val="007E4F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5002">
      <w:bodyDiv w:val="1"/>
      <w:marLeft w:val="0"/>
      <w:marRight w:val="0"/>
      <w:marTop w:val="0"/>
      <w:marBottom w:val="0"/>
      <w:divBdr>
        <w:top w:val="none" w:sz="0" w:space="0" w:color="auto"/>
        <w:left w:val="none" w:sz="0" w:space="0" w:color="auto"/>
        <w:bottom w:val="none" w:sz="0" w:space="0" w:color="auto"/>
        <w:right w:val="none" w:sz="0" w:space="0" w:color="auto"/>
      </w:divBdr>
    </w:div>
    <w:div w:id="21369401">
      <w:bodyDiv w:val="1"/>
      <w:marLeft w:val="0"/>
      <w:marRight w:val="0"/>
      <w:marTop w:val="0"/>
      <w:marBottom w:val="0"/>
      <w:divBdr>
        <w:top w:val="none" w:sz="0" w:space="0" w:color="auto"/>
        <w:left w:val="none" w:sz="0" w:space="0" w:color="auto"/>
        <w:bottom w:val="none" w:sz="0" w:space="0" w:color="auto"/>
        <w:right w:val="none" w:sz="0" w:space="0" w:color="auto"/>
      </w:divBdr>
    </w:div>
    <w:div w:id="285039324">
      <w:bodyDiv w:val="1"/>
      <w:marLeft w:val="0"/>
      <w:marRight w:val="0"/>
      <w:marTop w:val="0"/>
      <w:marBottom w:val="0"/>
      <w:divBdr>
        <w:top w:val="none" w:sz="0" w:space="0" w:color="auto"/>
        <w:left w:val="none" w:sz="0" w:space="0" w:color="auto"/>
        <w:bottom w:val="none" w:sz="0" w:space="0" w:color="auto"/>
        <w:right w:val="none" w:sz="0" w:space="0" w:color="auto"/>
      </w:divBdr>
    </w:div>
    <w:div w:id="1492595603">
      <w:bodyDiv w:val="1"/>
      <w:marLeft w:val="0"/>
      <w:marRight w:val="0"/>
      <w:marTop w:val="0"/>
      <w:marBottom w:val="0"/>
      <w:divBdr>
        <w:top w:val="none" w:sz="0" w:space="0" w:color="auto"/>
        <w:left w:val="none" w:sz="0" w:space="0" w:color="auto"/>
        <w:bottom w:val="none" w:sz="0" w:space="0" w:color="auto"/>
        <w:right w:val="none" w:sz="0" w:space="0" w:color="auto"/>
      </w:divBdr>
    </w:div>
    <w:div w:id="1503466767">
      <w:bodyDiv w:val="1"/>
      <w:marLeft w:val="0"/>
      <w:marRight w:val="0"/>
      <w:marTop w:val="0"/>
      <w:marBottom w:val="0"/>
      <w:divBdr>
        <w:top w:val="none" w:sz="0" w:space="0" w:color="auto"/>
        <w:left w:val="none" w:sz="0" w:space="0" w:color="auto"/>
        <w:bottom w:val="none" w:sz="0" w:space="0" w:color="auto"/>
        <w:right w:val="none" w:sz="0" w:space="0" w:color="auto"/>
      </w:divBdr>
    </w:div>
    <w:div w:id="2145467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oleObject" Target="embeddings/oleObject1.bin"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emf"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_rels/header1.xml.rels><?xml version="1.0" encoding="UTF-8" standalone="yes"?>
<Relationships xmlns="http://schemas.openxmlformats.org/package/2006/relationships"><Relationship Id="rId2" Type="http://schemas.openxmlformats.org/officeDocument/2006/relationships/image" Target="cid:image003.png@01D757A6.21DD0700"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24C973FFA58942826C17E560B9A89D" ma:contentTypeVersion="16" ma:contentTypeDescription="Create a new document." ma:contentTypeScope="" ma:versionID="74ff9175efd69cdf976ff11ecd467f61">
  <xsd:schema xmlns:xsd="http://www.w3.org/2001/XMLSchema" xmlns:xs="http://www.w3.org/2001/XMLSchema" xmlns:p="http://schemas.microsoft.com/office/2006/metadata/properties" xmlns:ns2="f7a2bfeb-4596-4887-8f0d-b4ce6f969818" xmlns:ns3="14b6f8b2-d363-4288-869b-566df5d0df39" targetNamespace="http://schemas.microsoft.com/office/2006/metadata/properties" ma:root="true" ma:fieldsID="0a71e5f14e5bf316db098f29ad509e42" ns2:_="" ns3:_="">
    <xsd:import namespace="f7a2bfeb-4596-4887-8f0d-b4ce6f969818"/>
    <xsd:import namespace="14b6f8b2-d363-4288-869b-566df5d0df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ortfolio" minOccurs="0"/>
                <xsd:element ref="ns2:DateAdded"/>
                <xsd:element ref="ns2:WPReference_x0028_e_x002e_g_x003a_BEMDE_x0029_"/>
                <xsd:element ref="ns2:Status"/>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a2bfeb-4596-4887-8f0d-b4ce6f969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ortfolio" ma:index="11" nillable="true" ma:displayName="Portfolio" ma:description="B2B, Consumer, Digital or Technology" ma:format="Dropdown" ma:internalName="Portfolio">
      <xsd:simpleType>
        <xsd:restriction base="dms:Choice">
          <xsd:enumeration value="B2B"/>
          <xsd:enumeration value="Consumer"/>
          <xsd:enumeration value="Digital"/>
          <xsd:enumeration value="Technology"/>
          <xsd:enumeration value="Other"/>
        </xsd:restriction>
      </xsd:simpleType>
    </xsd:element>
    <xsd:element name="DateAdded" ma:index="12" ma:displayName="Date Added" ma:default="[today]" ma:format="DateOnly" ma:internalName="DateAdded">
      <xsd:simpleType>
        <xsd:restriction base="dms:DateTime"/>
      </xsd:simpleType>
    </xsd:element>
    <xsd:element name="WPReference_x0028_e_x002e_g_x003a_BEMDE_x0029_" ma:index="13" ma:displayName="DMA Reference" ma:description="Work Package Reference" ma:format="Dropdown" ma:internalName="WPReference_x0028_e_x002e_g_x003a_BEMDE_x0029_">
      <xsd:simpleType>
        <xsd:restriction base="dms:Text">
          <xsd:maxLength value="25"/>
        </xsd:restriction>
      </xsd:simpleType>
    </xsd:element>
    <xsd:element name="Status" ma:index="14" ma:displayName="Status" ma:format="Dropdown" ma:internalName="Status">
      <xsd:simpleType>
        <xsd:restriction base="dms:Choice">
          <xsd:enumeration value="Open"/>
          <xsd:enumeration value="Closed"/>
          <xsd:enumeration value="Cancelled"/>
          <xsd:enumeration value="On Hold"/>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3e50966-3b8a-4923-a606-5fdc3ce40cd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b6f8b2-d363-4288-869b-566df5d0df3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025a00d4-cfb1-43ea-bac3-f1b570e643b9}" ma:internalName="TaxCatchAll" ma:showField="CatchAllData" ma:web="14b6f8b2-d363-4288-869b-566df5d0df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ortfolio xmlns="f7a2bfeb-4596-4887-8f0d-b4ce6f969818" xsi:nil="true"/>
    <WPReference_x0028_e_x002e_g_x003a_BEMDE_x0029_ xmlns="f7a2bfeb-4596-4887-8f0d-b4ce6f969818"/>
    <Status xmlns="f7a2bfeb-4596-4887-8f0d-b4ce6f969818"/>
    <DateAdded xmlns="f7a2bfeb-4596-4887-8f0d-b4ce6f969818">2026-07-09T15:25:55+00:00</DateAdded>
    <lcf76f155ced4ddcb4097134ff3c332f xmlns="f7a2bfeb-4596-4887-8f0d-b4ce6f969818">
      <Terms xmlns="http://schemas.microsoft.com/office/infopath/2007/PartnerControls"/>
    </lcf76f155ced4ddcb4097134ff3c332f>
    <TaxCatchAll xmlns="14b6f8b2-d363-4288-869b-566df5d0df3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0DC07D0-1578-4130-8F12-BE997F5A3036}"/>
</file>

<file path=customXml/itemProps2.xml><?xml version="1.0" encoding="utf-8"?>
<ds:datastoreItem xmlns:ds="http://schemas.openxmlformats.org/officeDocument/2006/customXml" ds:itemID="{F13C74AD-F8EF-4E32-8B03-359FF851FF76}">
  <ds:schemaRefs>
    <ds:schemaRef ds:uri="http://schemas.openxmlformats.org/officeDocument/2006/bibliography"/>
  </ds:schemaRefs>
</ds:datastoreItem>
</file>

<file path=customXml/itemProps3.xml><?xml version="1.0" encoding="utf-8"?>
<ds:datastoreItem xmlns:ds="http://schemas.openxmlformats.org/officeDocument/2006/customXml" ds:itemID="{BAD9DFCB-42A3-4C92-A3E8-1C76EF79ED9B}">
  <ds:schemaRefs>
    <ds:schemaRef ds:uri="http://schemas.microsoft.com/office/2006/metadata/properties"/>
    <ds:schemaRef ds:uri="http://schemas.microsoft.com/office/infopath/2007/PartnerControls"/>
    <ds:schemaRef ds:uri="88caae6c-f70c-4fe1-b5fd-d334b015f88d"/>
    <ds:schemaRef ds:uri="43452dcd-b9dd-46ad-bf63-befd681c54b4"/>
  </ds:schemaRefs>
</ds:datastoreItem>
</file>

<file path=customXml/itemProps4.xml><?xml version="1.0" encoding="utf-8"?>
<ds:datastoreItem xmlns:ds="http://schemas.openxmlformats.org/officeDocument/2006/customXml" ds:itemID="{A2C3E5E3-1302-41E2-99E5-DE6025F5D81F}">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Virgin Media</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Doc Template Feb 2019</dc:title>
  <dc:subject/>
  <dc:creator>Stanford, Jacqueline</dc:creator>
  <cp:keywords/>
  <cp:lastModifiedBy>Gemma Bacon</cp:lastModifiedBy>
  <cp:revision>17</cp:revision>
  <cp:lastPrinted>2020-02-27T16:18:00Z</cp:lastPrinted>
  <dcterms:created xsi:type="dcterms:W3CDTF">2026-04-28T23:52:00Z</dcterms:created>
  <dcterms:modified xsi:type="dcterms:W3CDTF">2026-05-21T17:47:23Z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0x010100A624C973FFA58942826C17E560B9A89D</vt:lpwstr>
  </property>
  <property fmtid="{D5CDD505-2E9C-101B-9397-08002B2CF9AE}" pid="3" name="GrammarlyDocumentId">
    <vt:lpwstr>b035fa858c6ef967b75d8c87714aabee282a59f2d53491636791ee98a8a64c18</vt:lpwstr>
  </property>
  <property fmtid="{D5CDD505-2E9C-101B-9397-08002B2CF9AE}" pid="4" name="MediaServiceImageTags">
    <vt:lpwstr/>
  </property>
  <property fmtid="{D5CDD505-2E9C-101B-9397-08002B2CF9AE}" pid="5" name="docLang">
    <vt:lpwstr>en</vt:lpwstr>
  </property>
</Properties>
</file>
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081"/>
      </w:tblGrid>
      <w:tr w:rsidR="007D0C66" w:rsidRPr="00B45F29" w14:paraId="5B14B814" w14:textId="77777777" w:rsidTr="007D0C66">
        <w:tc>
          <w:tcPr>
            <w:tcW w:w="9576" w:type="dxa"/>
            <w:gridSpan w:val="2"/>
          </w:tcPr>
          <w:p w14:paraId="74AE3ADA" w14:textId="46FC1A50" w:rsidR="007D0C66" w:rsidRPr="007D0C66" w:rsidRDefault="007D0C66" w:rsidP="003D6BA2">
            <w:pPr>
              <w:pStyle w:val="DocumentTitle"/>
              <w:spacing w:line="360" w:lineRule="auto"/>
              <w:jc w:val="center"/>
              <w:rPr>
                <w:szCs w:val="28"/>
                <w:lang w:val="en-GB"/>
              </w:rPr>
            </w:pPr>
            <w:r w:rsidRPr="007D0C66">
              <w:rPr>
                <w:rFonts w:cs="Arial"/>
                <w:noProof w:val="0"/>
                <w:szCs w:val="28"/>
                <w:lang w:val="en-GB"/>
              </w:rPr>
              <w:t>V</w:t>
            </w:r>
            <w:r w:rsidRPr="007D0C66">
              <w:rPr>
                <w:rFonts w:cs="Arial"/>
                <w:noProof w:val="0"/>
                <w:szCs w:val="28"/>
                <w:lang w:val="en-GB"/>
              </w:rPr>
              <w:fldChar w:fldCharType="begin"/>
            </w:r>
            <w:r w:rsidRPr="007D0C66">
              <w:rPr>
                <w:rFonts w:cs="Arial"/>
                <w:noProof w:val="0"/>
                <w:szCs w:val="28"/>
                <w:lang w:val="en-GB"/>
              </w:rPr>
              <w:instrText xml:space="preserve"> TITLE   \* MERGEFORMAT </w:instrText>
            </w:r>
            <w:r w:rsidRPr="007D0C66">
              <w:rPr>
                <w:rFonts w:cs="Arial"/>
                <w:noProof w:val="0"/>
                <w:szCs w:val="28"/>
                <w:lang w:val="en-GB"/>
              </w:rPr>
              <w:fldChar w:fldCharType="separate"/>
            </w:r>
            <w:r w:rsidRPr="007D0C66">
              <w:rPr>
                <w:rFonts w:cs="Arial"/>
                <w:noProof w:val="0"/>
                <w:szCs w:val="28"/>
                <w:lang w:val="en-GB"/>
              </w:rPr>
              <w:t>ision Document</w:t>
            </w:r>
            <w:r w:rsidRPr="007D0C66">
              <w:rPr>
                <w:rFonts w:cs="Arial"/>
                <w:noProof w:val="0"/>
                <w:szCs w:val="28"/>
                <w:lang w:val="en-GB"/>
              </w:rPr>
              <w:fldChar w:fldCharType="end"/>
            </w:r>
          </w:p>
        </w:tc>
      </w:tr>
      <w:tr w:rsidR="007508F4" w:rsidRPr="00CD414D" w14:paraId="4A746032" w14:textId="77777777" w:rsidTr="00677EFF">
        <w:trPr>
          <w:gridAfter w:val="1"/>
          <w:wAfter w:w="4081" w:type="dxa"/>
        </w:trPr>
        <w:tc>
          <w:tcPr>
            <w:tcW w:w="5495" w:type="dxa"/>
          </w:tcPr>
          <w:p w14:paraId="44E6ACE9" w14:textId="3C780D81" w:rsidR="007508F4" w:rsidRPr="007D0C66" w:rsidRDefault="007508F4" w:rsidP="00677EFF">
            <w:pPr>
              <w:spacing w:line="360" w:lineRule="auto"/>
              <w:rPr>
                <w:b/>
                <w:sz w:val="32"/>
                <w:szCs w:val="36"/>
                <w:lang w:val="en-GB"/>
              </w:rPr>
            </w:pPr>
            <w:r w:rsidRPr="007D0C66">
              <w:rPr>
                <w:rFonts w:cs="Arial"/>
                <w:b/>
                <w:sz w:val="32"/>
                <w:szCs w:val="36"/>
                <w:lang w:val="en-GB"/>
              </w:rPr>
              <w:t>Idea Name</w:t>
            </w:r>
            <w:ins w:id="0" w:author="Dean Edwards (UK)" w:date="2026-06-09T16:30:00Z" w16du:dateUtc="2026-06-09T15:30:00Z">
              <w:r w:rsidR="00CD414D">
                <w:rPr>
                  <w:rFonts w:cs="Arial"/>
                  <w:b/>
                  <w:sz w:val="32"/>
                  <w:szCs w:val="36"/>
                  <w:lang w:val="en-GB"/>
                </w:rPr>
                <w:t xml:space="preserve"> </w:t>
              </w:r>
            </w:ins>
            <w:r w:rsidR="009F0A7A">
              <w:rPr>
                <w:rFonts w:cs="Arial"/>
                <w:b/>
                <w:sz w:val="32"/>
                <w:szCs w:val="36"/>
                <w:lang w:val="en-GB"/>
              </w:rPr>
              <w:t xml:space="preserve">                                                    eSIM</w:t>
            </w:r>
            <w:r w:rsidR="00B36DF4">
              <w:rPr>
                <w:rFonts w:cs="Arial"/>
                <w:b/>
                <w:sz w:val="32"/>
                <w:szCs w:val="36"/>
                <w:lang w:val="en-GB"/>
              </w:rPr>
              <w:t xml:space="preserve"> Capability </w:t>
            </w:r>
            <w:r w:rsidR="00BD7257">
              <w:rPr>
                <w:rFonts w:cs="Arial"/>
                <w:b/>
                <w:sz w:val="32"/>
                <w:szCs w:val="36"/>
                <w:lang w:val="en-GB"/>
              </w:rPr>
              <w:t xml:space="preserve">for Wholesale Partners </w:t>
            </w:r>
            <w:r w:rsidR="00D84BBE">
              <w:rPr>
                <w:rFonts w:cs="Arial"/>
                <w:b/>
                <w:sz w:val="32"/>
                <w:szCs w:val="36"/>
                <w:lang w:val="en-GB"/>
              </w:rPr>
              <w:t>only (</w:t>
            </w:r>
            <w:r w:rsidR="00BD7257">
              <w:rPr>
                <w:rFonts w:cs="Arial"/>
                <w:b/>
                <w:sz w:val="32"/>
                <w:szCs w:val="36"/>
                <w:lang w:val="en-GB"/>
              </w:rPr>
              <w:t>x 13</w:t>
            </w:r>
            <w:r w:rsidR="00D84BBE">
              <w:rPr>
                <w:rFonts w:cs="Arial"/>
                <w:b/>
                <w:sz w:val="32"/>
                <w:szCs w:val="36"/>
                <w:lang w:val="en-GB"/>
              </w:rPr>
              <w:t>) via API</w:t>
            </w:r>
          </w:p>
        </w:tc>
      </w:tr>
      <w:tr w:rsidR="00F9124D" w:rsidRPr="00B45F29" w14:paraId="75F91C50" w14:textId="77777777" w:rsidTr="00677EFF">
        <w:tc>
          <w:tcPr>
            <w:tcW w:w="5495" w:type="dxa"/>
          </w:tcPr>
          <w:p w14:paraId="6D9B3DC5" w14:textId="5879D061" w:rsidR="00F9124D" w:rsidRPr="007D0C66" w:rsidRDefault="00F9124D" w:rsidP="00677EFF">
            <w:pPr>
              <w:spacing w:line="360" w:lineRule="auto"/>
              <w:rPr>
                <w:rFonts w:cs="Arial"/>
                <w:b/>
                <w:sz w:val="32"/>
                <w:szCs w:val="36"/>
                <w:lang w:val="en-GB"/>
              </w:rPr>
            </w:pPr>
            <w:r w:rsidRPr="007D0C66">
              <w:rPr>
                <w:rFonts w:cs="Arial"/>
                <w:b/>
                <w:sz w:val="32"/>
                <w:szCs w:val="36"/>
                <w:lang w:val="en-GB"/>
              </w:rPr>
              <w:t>Sponsor</w:t>
            </w:r>
            <w:r w:rsidR="00C50F4C">
              <w:rPr>
                <w:rFonts w:cs="Arial"/>
                <w:b/>
                <w:sz w:val="32"/>
                <w:szCs w:val="36"/>
                <w:lang w:val="en-GB"/>
              </w:rPr>
              <w:t xml:space="preserve"> / Sponsor Delegate</w:t>
            </w:r>
          </w:p>
        </w:tc>
        <w:tc>
          <w:tcPr>
            <w:tcW w:w="4081" w:type="dxa"/>
          </w:tcPr>
          <w:p w14:paraId="0DB41192" w14:textId="77777777" w:rsidR="009F0A7A" w:rsidRDefault="009F0A7A" w:rsidP="00C50F4C">
            <w:pPr>
              <w:spacing w:line="360" w:lineRule="auto"/>
              <w:rPr>
                <w:sz w:val="28"/>
                <w:szCs w:val="28"/>
                <w:lang w:val="en-GB"/>
              </w:rPr>
            </w:pPr>
          </w:p>
          <w:p w14:paraId="08B79027" w14:textId="77777777" w:rsidR="009F0A7A" w:rsidRDefault="009F0A7A" w:rsidP="00C50F4C">
            <w:pPr>
              <w:spacing w:line="360" w:lineRule="auto"/>
              <w:rPr>
                <w:sz w:val="28"/>
                <w:szCs w:val="28"/>
                <w:lang w:val="en-GB"/>
              </w:rPr>
            </w:pPr>
          </w:p>
          <w:p w14:paraId="779DA613" w14:textId="3A1D14E6" w:rsidR="00F9124D" w:rsidRPr="00B45F29" w:rsidRDefault="007054AF" w:rsidP="009F0A7A">
            <w:pPr>
              <w:spacing w:line="360" w:lineRule="auto"/>
              <w:rPr>
                <w:sz w:val="28"/>
                <w:szCs w:val="28"/>
                <w:lang w:val="en-GB"/>
              </w:rPr>
            </w:pPr>
            <w:r w:rsidRPr="00B45F29">
              <w:rPr>
                <w:sz w:val="28"/>
                <w:szCs w:val="28"/>
                <w:lang w:val="en-GB"/>
              </w:rPr>
              <w:t>N</w:t>
            </w:r>
            <w:r w:rsidR="00F9124D" w:rsidRPr="00B45F29">
              <w:rPr>
                <w:sz w:val="28"/>
                <w:szCs w:val="28"/>
                <w:lang w:val="en-GB"/>
              </w:rPr>
              <w:t>ame</w:t>
            </w:r>
            <w:r>
              <w:rPr>
                <w:sz w:val="28"/>
                <w:szCs w:val="28"/>
                <w:lang w:val="en-GB"/>
              </w:rPr>
              <w:t xml:space="preserve">: </w:t>
            </w:r>
            <w:r w:rsidR="00655292">
              <w:rPr>
                <w:sz w:val="28"/>
                <w:szCs w:val="28"/>
                <w:lang w:val="en-GB"/>
              </w:rPr>
              <w:t>Dean Edwards</w:t>
            </w:r>
          </w:p>
        </w:tc>
      </w:tr>
    </w:tbl>
    <w:p w14:paraId="70C01B2D" w14:textId="77777777" w:rsidR="00F9124D" w:rsidRPr="00B45F29" w:rsidRDefault="00F9124D" w:rsidP="00F9124D">
      <w:pPr>
        <w:rPr>
          <w:rFonts w:cs="Arial"/>
          <w:b/>
          <w:lang w:val="en-GB"/>
        </w:rPr>
      </w:pPr>
    </w:p>
    <w:tbl>
      <w:tblPr>
        <w:tblW w:w="100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tblCellMar>
        <w:tblLook w:val="01E0" w:firstRow="1" w:lastRow="1" w:firstColumn="1" w:lastColumn="1" w:noHBand="0" w:noVBand="0"/>
      </w:tblPr>
      <w:tblGrid>
        <w:gridCol w:w="9322"/>
        <w:gridCol w:w="697"/>
      </w:tblGrid>
      <w:tr w:rsidR="00C50F4C" w:rsidRPr="00B45F29" w14:paraId="5F758D91" w14:textId="77777777" w:rsidTr="00C50F4C">
        <w:trPr>
          <w:trHeight w:val="285"/>
        </w:trPr>
        <w:tc>
          <w:tcPr>
            <w:tcW w:w="9322" w:type="dxa"/>
            <w:tcBorders>
              <w:top w:val="nil"/>
              <w:left w:val="nil"/>
              <w:bottom w:val="nil"/>
              <w:right w:val="single" w:sz="4" w:space="0" w:color="808080"/>
            </w:tcBorders>
            <w:vAlign w:val="center"/>
          </w:tcPr>
          <w:p w14:paraId="14DF7FC4" w14:textId="77777777" w:rsidR="00C50F4C" w:rsidRPr="00B45F29" w:rsidRDefault="00C50F4C" w:rsidP="00C50F4C">
            <w:pPr>
              <w:jc w:val="right"/>
              <w:rPr>
                <w:rFonts w:cs="Arial"/>
                <w:lang w:val="en-GB"/>
              </w:rPr>
            </w:pPr>
            <w:r w:rsidRPr="00C50F4C">
              <w:rPr>
                <w:rFonts w:cs="Arial"/>
                <w:lang w:val="en-GB"/>
              </w:rPr>
              <w:t>Has a Vision document been created for this idea previously?</w:t>
            </w:r>
          </w:p>
        </w:tc>
        <w:tc>
          <w:tcPr>
            <w:tcW w:w="697" w:type="dxa"/>
            <w:tcBorders>
              <w:top w:val="single" w:sz="4" w:space="0" w:color="808080"/>
              <w:left w:val="single" w:sz="4" w:space="0" w:color="808080"/>
              <w:bottom w:val="single" w:sz="4" w:space="0" w:color="808080"/>
              <w:right w:val="single" w:sz="4" w:space="0" w:color="808080"/>
            </w:tcBorders>
            <w:vAlign w:val="center"/>
          </w:tcPr>
          <w:p w14:paraId="5D3543C4" w14:textId="0C0BF01E" w:rsidR="00C50F4C" w:rsidRPr="00B45F29" w:rsidRDefault="00D84BBE" w:rsidP="00C50F4C">
            <w:pPr>
              <w:jc w:val="center"/>
              <w:rPr>
                <w:rFonts w:cs="Arial"/>
                <w:lang w:val="en-GB"/>
              </w:rPr>
            </w:pPr>
            <w:r>
              <w:rPr>
                <w:rFonts w:cs="Arial"/>
                <w:lang w:val="en-GB"/>
              </w:rPr>
              <w:t>n</w:t>
            </w:r>
          </w:p>
        </w:tc>
      </w:tr>
    </w:tbl>
    <w:p w14:paraId="3BC4EBF0" w14:textId="77777777" w:rsidR="00F9124D" w:rsidRPr="00B45F29" w:rsidRDefault="00F9124D" w:rsidP="00F9124D">
      <w:pPr>
        <w:rPr>
          <w:rFonts w:cs="Arial"/>
          <w:b/>
          <w:lang w:val="en-GB"/>
        </w:rPr>
      </w:pPr>
    </w:p>
    <w:p w14:paraId="4FD84B7E" w14:textId="77777777" w:rsidR="00F9124D" w:rsidRDefault="00F9124D" w:rsidP="00F9124D">
      <w:pPr>
        <w:rPr>
          <w:b/>
          <w:sz w:val="32"/>
          <w:lang w:val="en-GB"/>
        </w:rPr>
      </w:pPr>
      <w:bookmarkStart w:id="1" w:name="_Toc504631768"/>
      <w:r w:rsidRPr="00B45F29">
        <w:rPr>
          <w:b/>
          <w:sz w:val="32"/>
          <w:lang w:val="en-GB"/>
        </w:rPr>
        <w:t>DOCUMENT HISTORY</w:t>
      </w:r>
      <w:bookmarkEnd w:id="1"/>
    </w:p>
    <w:p w14:paraId="37D504BB" w14:textId="77777777" w:rsidR="00DF0633" w:rsidRPr="00B30D30" w:rsidRDefault="00DF0633" w:rsidP="00DF0633">
      <w:pPr>
        <w:rPr>
          <w:i/>
          <w:szCs w:val="20"/>
          <w:lang w:val="en-GB"/>
        </w:rPr>
      </w:pPr>
      <w:r w:rsidRPr="00B30D30">
        <w:rPr>
          <w:i/>
          <w:szCs w:val="20"/>
          <w:lang w:val="en-GB"/>
        </w:rPr>
        <w:t xml:space="preserve">[Whilst the document is in draft, it should have the numbering convention of Draft v0.1.  Once approved, it needs to be </w:t>
      </w:r>
      <w:r w:rsidR="00584FB0" w:rsidRPr="00B30D30">
        <w:rPr>
          <w:i/>
          <w:szCs w:val="20"/>
          <w:lang w:val="en-GB"/>
        </w:rPr>
        <w:t>changed to Approved v1.0.</w:t>
      </w:r>
      <w:r w:rsidRPr="00B30D30">
        <w:rPr>
          <w:i/>
          <w:szCs w:val="20"/>
          <w:lang w:val="en-GB"/>
        </w:rPr>
        <w:t>]</w:t>
      </w:r>
    </w:p>
    <w:p w14:paraId="02233941" w14:textId="77777777" w:rsidR="00DF0633" w:rsidRPr="00073AE3" w:rsidRDefault="00DF0633" w:rsidP="00DF0633">
      <w:pPr>
        <w:rPr>
          <w:b/>
          <w:bCs/>
          <w:i/>
          <w:color w:val="FF0000"/>
          <w:sz w:val="22"/>
          <w:lang w:val="en-GB"/>
        </w:rPr>
      </w:pPr>
    </w:p>
    <w:tbl>
      <w:tblPr>
        <w:tblpPr w:leftFromText="180" w:rightFromText="180" w:vertAnchor="text" w:horzAnchor="margin" w:tblpY="8"/>
        <w:tblW w:w="100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tblCellMar>
        <w:tblLook w:val="01E0" w:firstRow="1" w:lastRow="1" w:firstColumn="1" w:lastColumn="1" w:noHBand="0" w:noVBand="0"/>
      </w:tblPr>
      <w:tblGrid>
        <w:gridCol w:w="2469"/>
        <w:gridCol w:w="1511"/>
        <w:gridCol w:w="1498"/>
        <w:gridCol w:w="4553"/>
      </w:tblGrid>
      <w:tr w:rsidR="00073AE3" w:rsidRPr="00073AE3" w14:paraId="213542BC" w14:textId="77777777" w:rsidTr="00073AE3">
        <w:trPr>
          <w:trHeight w:val="245"/>
        </w:trPr>
        <w:tc>
          <w:tcPr>
            <w:tcW w:w="2469" w:type="dxa"/>
            <w:tcBorders>
              <w:top w:val="single" w:sz="4" w:space="0" w:color="808080"/>
              <w:left w:val="single" w:sz="4" w:space="0" w:color="808080"/>
              <w:bottom w:val="single" w:sz="4" w:space="0" w:color="808080"/>
              <w:right w:val="single" w:sz="4" w:space="0" w:color="808080"/>
            </w:tcBorders>
            <w:shd w:val="clear" w:color="auto" w:fill="002060"/>
          </w:tcPr>
          <w:p w14:paraId="1C581263" w14:textId="77777777" w:rsidR="00F9124D" w:rsidRPr="00073AE3" w:rsidRDefault="00F9124D" w:rsidP="00677EFF">
            <w:pPr>
              <w:rPr>
                <w:rFonts w:cs="Arial"/>
                <w:b/>
                <w:bCs/>
                <w:color w:val="FF0000"/>
                <w:lang w:val="en-GB"/>
              </w:rPr>
            </w:pPr>
            <w:r w:rsidRPr="00073AE3">
              <w:rPr>
                <w:rFonts w:cs="Arial"/>
                <w:b/>
                <w:bCs/>
                <w:color w:val="FF0000"/>
                <w:lang w:val="en-GB"/>
              </w:rPr>
              <w:t>Author</w:t>
            </w:r>
          </w:p>
        </w:tc>
        <w:tc>
          <w:tcPr>
            <w:tcW w:w="1511" w:type="dxa"/>
            <w:tcBorders>
              <w:top w:val="single" w:sz="4" w:space="0" w:color="808080"/>
              <w:left w:val="single" w:sz="4" w:space="0" w:color="808080"/>
              <w:bottom w:val="single" w:sz="4" w:space="0" w:color="808080"/>
              <w:right w:val="single" w:sz="4" w:space="0" w:color="808080"/>
            </w:tcBorders>
            <w:shd w:val="clear" w:color="auto" w:fill="002060"/>
          </w:tcPr>
          <w:p w14:paraId="79C6140A" w14:textId="77777777" w:rsidR="00F9124D" w:rsidRPr="00073AE3" w:rsidRDefault="00F9124D" w:rsidP="00677EFF">
            <w:pPr>
              <w:rPr>
                <w:rFonts w:cs="Arial"/>
                <w:b/>
                <w:bCs/>
                <w:color w:val="FF0000"/>
                <w:lang w:val="en-GB"/>
              </w:rPr>
            </w:pPr>
            <w:r w:rsidRPr="00073AE3">
              <w:rPr>
                <w:rFonts w:cs="Arial"/>
                <w:b/>
                <w:bCs/>
                <w:color w:val="FF0000"/>
                <w:lang w:val="en-GB"/>
              </w:rPr>
              <w:t>Version</w:t>
            </w:r>
          </w:p>
        </w:tc>
        <w:tc>
          <w:tcPr>
            <w:tcW w:w="1498" w:type="dxa"/>
            <w:tcBorders>
              <w:top w:val="single" w:sz="4" w:space="0" w:color="808080"/>
              <w:left w:val="single" w:sz="4" w:space="0" w:color="808080"/>
              <w:bottom w:val="single" w:sz="4" w:space="0" w:color="808080"/>
              <w:right w:val="single" w:sz="4" w:space="0" w:color="808080"/>
            </w:tcBorders>
            <w:shd w:val="clear" w:color="auto" w:fill="002060"/>
          </w:tcPr>
          <w:p w14:paraId="3EFBBDB1" w14:textId="77777777" w:rsidR="00F9124D" w:rsidRPr="00073AE3" w:rsidRDefault="00F9124D" w:rsidP="00677EFF">
            <w:pPr>
              <w:rPr>
                <w:rFonts w:cs="Arial"/>
                <w:b/>
                <w:bCs/>
                <w:color w:val="FF0000"/>
                <w:lang w:val="en-GB"/>
              </w:rPr>
            </w:pPr>
            <w:r w:rsidRPr="00073AE3">
              <w:rPr>
                <w:rFonts w:cs="Arial"/>
                <w:b/>
                <w:bCs/>
                <w:color w:val="FF0000"/>
                <w:lang w:val="en-GB"/>
              </w:rPr>
              <w:t>Date</w:t>
            </w:r>
          </w:p>
        </w:tc>
        <w:tc>
          <w:tcPr>
            <w:tcW w:w="4553" w:type="dxa"/>
            <w:tcBorders>
              <w:top w:val="single" w:sz="4" w:space="0" w:color="808080"/>
              <w:left w:val="single" w:sz="4" w:space="0" w:color="808080"/>
              <w:bottom w:val="single" w:sz="4" w:space="0" w:color="808080"/>
              <w:right w:val="single" w:sz="4" w:space="0" w:color="808080"/>
            </w:tcBorders>
            <w:shd w:val="clear" w:color="auto" w:fill="002060"/>
          </w:tcPr>
          <w:p w14:paraId="5AA90518" w14:textId="77777777" w:rsidR="00F9124D" w:rsidRPr="00073AE3" w:rsidRDefault="00F9124D" w:rsidP="00677EFF">
            <w:pPr>
              <w:rPr>
                <w:rFonts w:cs="Arial"/>
                <w:b/>
                <w:bCs/>
                <w:color w:val="FF0000"/>
                <w:lang w:val="en-GB"/>
              </w:rPr>
            </w:pPr>
            <w:r w:rsidRPr="00073AE3">
              <w:rPr>
                <w:rFonts w:cs="Arial"/>
                <w:b/>
                <w:bCs/>
                <w:color w:val="FF0000"/>
                <w:lang w:val="en-GB"/>
              </w:rPr>
              <w:t>Reason</w:t>
            </w:r>
          </w:p>
        </w:tc>
      </w:tr>
      <w:tr w:rsidR="00F9124D" w:rsidRPr="00B45F29" w14:paraId="5715A46B" w14:textId="77777777" w:rsidTr="00FB6225">
        <w:trPr>
          <w:trHeight w:val="79"/>
        </w:trPr>
        <w:tc>
          <w:tcPr>
            <w:tcW w:w="2469" w:type="dxa"/>
            <w:tcBorders>
              <w:top w:val="single" w:sz="4" w:space="0" w:color="808080"/>
              <w:left w:val="single" w:sz="4" w:space="0" w:color="808080"/>
              <w:bottom w:val="single" w:sz="4" w:space="0" w:color="808080"/>
              <w:right w:val="single" w:sz="4" w:space="0" w:color="808080"/>
            </w:tcBorders>
          </w:tcPr>
          <w:p w14:paraId="134DF80C" w14:textId="78E1DBC0" w:rsidR="00F9124D" w:rsidRPr="00B45F29" w:rsidRDefault="008C5319" w:rsidP="00677EFF">
            <w:pPr>
              <w:rPr>
                <w:rFonts w:cs="Arial"/>
                <w:i/>
                <w:lang w:val="en-GB"/>
              </w:rPr>
            </w:pPr>
            <w:r>
              <w:rPr>
                <w:rFonts w:cs="Arial"/>
                <w:i/>
                <w:lang w:val="en-GB"/>
              </w:rPr>
              <w:t>Dean Edwards</w:t>
            </w:r>
          </w:p>
        </w:tc>
        <w:tc>
          <w:tcPr>
            <w:tcW w:w="1511" w:type="dxa"/>
            <w:tcBorders>
              <w:top w:val="single" w:sz="4" w:space="0" w:color="808080"/>
              <w:left w:val="single" w:sz="4" w:space="0" w:color="808080"/>
              <w:bottom w:val="single" w:sz="4" w:space="0" w:color="808080"/>
              <w:right w:val="single" w:sz="4" w:space="0" w:color="808080"/>
            </w:tcBorders>
          </w:tcPr>
          <w:p w14:paraId="31319E5B" w14:textId="77777777" w:rsidR="00F9124D" w:rsidRPr="00B45F29" w:rsidRDefault="00C50F4C" w:rsidP="00677EFF">
            <w:pPr>
              <w:rPr>
                <w:rFonts w:cs="Arial"/>
                <w:lang w:val="en-GB"/>
              </w:rPr>
            </w:pPr>
            <w:r>
              <w:rPr>
                <w:rFonts w:cs="Arial"/>
                <w:lang w:val="en-GB"/>
              </w:rPr>
              <w:t>Draft v</w:t>
            </w:r>
            <w:r w:rsidR="00F9124D" w:rsidRPr="00B45F29">
              <w:rPr>
                <w:rFonts w:cs="Arial"/>
                <w:lang w:val="en-GB"/>
              </w:rPr>
              <w:t>0.1</w:t>
            </w:r>
          </w:p>
        </w:tc>
        <w:tc>
          <w:tcPr>
            <w:tcW w:w="1498" w:type="dxa"/>
            <w:tcBorders>
              <w:top w:val="single" w:sz="4" w:space="0" w:color="808080"/>
              <w:left w:val="single" w:sz="4" w:space="0" w:color="808080"/>
              <w:bottom w:val="single" w:sz="4" w:space="0" w:color="808080"/>
              <w:right w:val="single" w:sz="4" w:space="0" w:color="808080"/>
            </w:tcBorders>
          </w:tcPr>
          <w:p w14:paraId="5794D329" w14:textId="4A3657EE" w:rsidR="00F9124D" w:rsidRPr="00B45F29" w:rsidRDefault="001167D6" w:rsidP="00677EFF">
            <w:pPr>
              <w:rPr>
                <w:rFonts w:cs="Arial"/>
                <w:i/>
                <w:lang w:val="en-GB"/>
              </w:rPr>
            </w:pPr>
            <w:r>
              <w:rPr>
                <w:rFonts w:cs="Arial"/>
                <w:i/>
                <w:lang w:val="en-GB"/>
              </w:rPr>
              <w:t>0</w:t>
            </w:r>
            <w:r w:rsidR="00D84BBE">
              <w:rPr>
                <w:rFonts w:cs="Arial"/>
                <w:i/>
                <w:lang w:val="en-GB"/>
              </w:rPr>
              <w:t>2</w:t>
            </w:r>
            <w:r>
              <w:rPr>
                <w:rFonts w:cs="Arial"/>
                <w:i/>
                <w:lang w:val="en-GB"/>
              </w:rPr>
              <w:t>.0</w:t>
            </w:r>
            <w:r w:rsidR="00D84BBE">
              <w:rPr>
                <w:rFonts w:cs="Arial"/>
                <w:i/>
                <w:lang w:val="en-GB"/>
              </w:rPr>
              <w:t>7</w:t>
            </w:r>
            <w:r>
              <w:rPr>
                <w:rFonts w:cs="Arial"/>
                <w:i/>
                <w:lang w:val="en-GB"/>
              </w:rPr>
              <w:t>.2026</w:t>
            </w:r>
          </w:p>
        </w:tc>
        <w:tc>
          <w:tcPr>
            <w:tcW w:w="4553" w:type="dxa"/>
            <w:tcBorders>
              <w:top w:val="single" w:sz="4" w:space="0" w:color="808080"/>
              <w:left w:val="single" w:sz="4" w:space="0" w:color="808080"/>
              <w:bottom w:val="single" w:sz="4" w:space="0" w:color="808080"/>
              <w:right w:val="single" w:sz="4" w:space="0" w:color="808080"/>
            </w:tcBorders>
          </w:tcPr>
          <w:p w14:paraId="0375BE64" w14:textId="0FDD88F7" w:rsidR="00F9124D" w:rsidRPr="00B45F29" w:rsidRDefault="00D84BBE" w:rsidP="00F94CC8">
            <w:pPr>
              <w:rPr>
                <w:rFonts w:cs="Arial"/>
                <w:i/>
                <w:lang w:val="en-GB"/>
              </w:rPr>
            </w:pPr>
            <w:r>
              <w:rPr>
                <w:rFonts w:cs="Arial"/>
                <w:i/>
                <w:lang w:val="en-GB"/>
              </w:rPr>
              <w:t>1</w:t>
            </w:r>
            <w:r w:rsidRPr="00D84BBE">
              <w:rPr>
                <w:rFonts w:cs="Arial"/>
                <w:i/>
                <w:vertAlign w:val="superscript"/>
                <w:lang w:val="en-GB"/>
              </w:rPr>
              <w:t>st</w:t>
            </w:r>
            <w:r>
              <w:rPr>
                <w:rFonts w:cs="Arial"/>
                <w:i/>
                <w:lang w:val="en-GB"/>
              </w:rPr>
              <w:t xml:space="preserve"> Draft</w:t>
            </w:r>
          </w:p>
        </w:tc>
      </w:tr>
      <w:tr w:rsidR="00F9124D" w:rsidRPr="00B45F29" w14:paraId="1F993430" w14:textId="77777777" w:rsidTr="00FB6225">
        <w:trPr>
          <w:trHeight w:val="79"/>
        </w:trPr>
        <w:tc>
          <w:tcPr>
            <w:tcW w:w="2469" w:type="dxa"/>
            <w:tcBorders>
              <w:top w:val="single" w:sz="4" w:space="0" w:color="808080"/>
              <w:left w:val="single" w:sz="4" w:space="0" w:color="808080"/>
              <w:bottom w:val="single" w:sz="4" w:space="0" w:color="808080"/>
              <w:right w:val="single" w:sz="4" w:space="0" w:color="808080"/>
            </w:tcBorders>
          </w:tcPr>
          <w:p w14:paraId="74518F82" w14:textId="77777777" w:rsidR="00F9124D" w:rsidRPr="00B45F29" w:rsidRDefault="00F9124D" w:rsidP="00677EFF">
            <w:pPr>
              <w:rPr>
                <w:rFonts w:cs="Arial"/>
                <w:i/>
                <w:lang w:val="en-GB"/>
              </w:rPr>
            </w:pPr>
          </w:p>
        </w:tc>
        <w:tc>
          <w:tcPr>
            <w:tcW w:w="1511" w:type="dxa"/>
            <w:tcBorders>
              <w:top w:val="single" w:sz="4" w:space="0" w:color="808080"/>
              <w:left w:val="single" w:sz="4" w:space="0" w:color="808080"/>
              <w:bottom w:val="single" w:sz="4" w:space="0" w:color="808080"/>
              <w:right w:val="single" w:sz="4" w:space="0" w:color="808080"/>
            </w:tcBorders>
          </w:tcPr>
          <w:p w14:paraId="77FB6AFB" w14:textId="77777777" w:rsidR="00F9124D" w:rsidRPr="00B45F29" w:rsidRDefault="00F9124D" w:rsidP="00677EFF">
            <w:pPr>
              <w:rPr>
                <w:rFonts w:cs="Arial"/>
                <w:i/>
                <w:lang w:val="en-GB"/>
              </w:rPr>
            </w:pPr>
          </w:p>
        </w:tc>
        <w:tc>
          <w:tcPr>
            <w:tcW w:w="1498" w:type="dxa"/>
            <w:tcBorders>
              <w:top w:val="single" w:sz="4" w:space="0" w:color="808080"/>
              <w:left w:val="single" w:sz="4" w:space="0" w:color="808080"/>
              <w:bottom w:val="single" w:sz="4" w:space="0" w:color="808080"/>
              <w:right w:val="single" w:sz="4" w:space="0" w:color="808080"/>
            </w:tcBorders>
          </w:tcPr>
          <w:p w14:paraId="034409A9" w14:textId="77777777" w:rsidR="00F9124D" w:rsidRPr="00B45F29" w:rsidRDefault="00F9124D" w:rsidP="00677EFF">
            <w:pPr>
              <w:rPr>
                <w:rFonts w:cs="Arial"/>
                <w:i/>
                <w:lang w:val="en-GB"/>
              </w:rPr>
            </w:pPr>
          </w:p>
        </w:tc>
        <w:tc>
          <w:tcPr>
            <w:tcW w:w="4553" w:type="dxa"/>
            <w:tcBorders>
              <w:top w:val="single" w:sz="4" w:space="0" w:color="808080"/>
              <w:left w:val="single" w:sz="4" w:space="0" w:color="808080"/>
              <w:bottom w:val="single" w:sz="4" w:space="0" w:color="808080"/>
              <w:right w:val="single" w:sz="4" w:space="0" w:color="808080"/>
            </w:tcBorders>
          </w:tcPr>
          <w:p w14:paraId="64335037" w14:textId="77777777" w:rsidR="00F9124D" w:rsidRPr="00B45F29" w:rsidRDefault="00F9124D" w:rsidP="00677EFF">
            <w:pPr>
              <w:rPr>
                <w:rFonts w:cs="Arial"/>
                <w:iCs/>
                <w:lang w:val="en-GB"/>
              </w:rPr>
            </w:pPr>
          </w:p>
        </w:tc>
      </w:tr>
    </w:tbl>
    <w:p w14:paraId="5373D6A0" w14:textId="77777777" w:rsidR="00F9124D" w:rsidRPr="00B45F29" w:rsidRDefault="00F9124D" w:rsidP="00F9124D">
      <w:pPr>
        <w:rPr>
          <w:rFonts w:cs="Arial"/>
          <w:b/>
          <w:lang w:val="en-GB"/>
        </w:rPr>
      </w:pPr>
    </w:p>
    <w:p w14:paraId="1DFD9304" w14:textId="77777777" w:rsidR="00F9124D" w:rsidRDefault="00F9124D" w:rsidP="00F9124D">
      <w:pPr>
        <w:rPr>
          <w:rFonts w:cs="Arial"/>
          <w:lang w:val="en-GB"/>
        </w:rPr>
      </w:pPr>
    </w:p>
    <w:p w14:paraId="23FDC098" w14:textId="77777777" w:rsidR="00F9124D" w:rsidRPr="00B45F29" w:rsidRDefault="00F9124D" w:rsidP="00F9124D">
      <w:pPr>
        <w:rPr>
          <w:rFonts w:cs="Arial"/>
          <w:lang w:val="en-GB"/>
        </w:rPr>
      </w:pPr>
    </w:p>
    <w:p w14:paraId="443B68D0" w14:textId="77777777" w:rsidR="00106EA3" w:rsidRDefault="00106EA3">
      <w:pPr>
        <w:pStyle w:val="TOC1"/>
        <w:rPr>
          <w:sz w:val="22"/>
          <w:szCs w:val="22"/>
        </w:rPr>
      </w:pPr>
    </w:p>
    <w:p w14:paraId="58D24D47" w14:textId="55CA12AD" w:rsidR="00494A2D" w:rsidRDefault="004F0314">
      <w:pPr>
        <w:pStyle w:val="TOC1"/>
        <w:rPr>
          <w:rFonts w:asciiTheme="minorHAnsi" w:eastAsiaTheme="minorEastAsia" w:hAnsiTheme="minorHAnsi" w:cstheme="minorBidi"/>
          <w:b w:val="0"/>
          <w:caps w:val="0"/>
          <w:noProof/>
          <w:sz w:val="22"/>
          <w:szCs w:val="22"/>
          <w:lang w:eastAsia="en-GB"/>
        </w:rPr>
      </w:pPr>
      <w:r>
        <w:rPr>
          <w:sz w:val="22"/>
          <w:szCs w:val="22"/>
        </w:rPr>
        <w:fldChar w:fldCharType="begin"/>
      </w:r>
      <w:r>
        <w:rPr>
          <w:sz w:val="22"/>
          <w:szCs w:val="22"/>
        </w:rPr>
        <w:instrText xml:space="preserve"> TOC \o "1-1" \h \z \u </w:instrText>
      </w:r>
      <w:r>
        <w:rPr>
          <w:sz w:val="22"/>
          <w:szCs w:val="22"/>
        </w:rPr>
        <w:fldChar w:fldCharType="separate"/>
      </w:r>
      <w:hyperlink w:anchor="_Toc34905928" w:history="1">
        <w:r w:rsidR="00494A2D" w:rsidRPr="00F44FE4">
          <w:rPr>
            <w:rStyle w:val="Hyperlink"/>
            <w:noProof/>
          </w:rPr>
          <w:t>1.</w:t>
        </w:r>
        <w:r w:rsidR="00494A2D">
          <w:rPr>
            <w:rFonts w:asciiTheme="minorHAnsi" w:eastAsiaTheme="minorEastAsia" w:hAnsiTheme="minorHAnsi" w:cstheme="minorBidi"/>
            <w:b w:val="0"/>
            <w:caps w:val="0"/>
            <w:noProof/>
            <w:sz w:val="22"/>
            <w:szCs w:val="22"/>
            <w:lang w:eastAsia="en-GB"/>
          </w:rPr>
          <w:tab/>
        </w:r>
        <w:r w:rsidR="00494A2D" w:rsidRPr="00F44FE4">
          <w:rPr>
            <w:rStyle w:val="Hyperlink"/>
            <w:noProof/>
          </w:rPr>
          <w:t>PROBLEM or Opportunity Statement</w:t>
        </w:r>
        <w:r w:rsidR="00494A2D">
          <w:rPr>
            <w:noProof/>
            <w:webHidden/>
          </w:rPr>
          <w:tab/>
        </w:r>
        <w:r w:rsidR="00494A2D">
          <w:rPr>
            <w:noProof/>
            <w:webHidden/>
          </w:rPr>
          <w:fldChar w:fldCharType="begin"/>
        </w:r>
        <w:r w:rsidR="00494A2D">
          <w:rPr>
            <w:noProof/>
            <w:webHidden/>
          </w:rPr>
          <w:instrText xml:space="preserve"> PAGEREF _Toc34905928 \h </w:instrText>
        </w:r>
        <w:r w:rsidR="00494A2D">
          <w:rPr>
            <w:noProof/>
            <w:webHidden/>
          </w:rPr>
        </w:r>
        <w:r w:rsidR="00494A2D">
          <w:rPr>
            <w:noProof/>
            <w:webHidden/>
          </w:rPr>
          <w:fldChar w:fldCharType="separate"/>
        </w:r>
        <w:r w:rsidR="00494A2D">
          <w:rPr>
            <w:noProof/>
            <w:webHidden/>
          </w:rPr>
          <w:t>2</w:t>
        </w:r>
        <w:r w:rsidR="00494A2D">
          <w:rPr>
            <w:noProof/>
            <w:webHidden/>
          </w:rPr>
          <w:fldChar w:fldCharType="end"/>
        </w:r>
      </w:hyperlink>
    </w:p>
    <w:p w14:paraId="16EB7044"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29" w:history="1">
        <w:r w:rsidRPr="00F44FE4">
          <w:rPr>
            <w:rStyle w:val="Hyperlink"/>
            <w:noProof/>
          </w:rPr>
          <w:t>2.</w:t>
        </w:r>
        <w:r>
          <w:rPr>
            <w:rFonts w:asciiTheme="minorHAnsi" w:eastAsiaTheme="minorEastAsia" w:hAnsiTheme="minorHAnsi" w:cstheme="minorBidi"/>
            <w:b w:val="0"/>
            <w:caps w:val="0"/>
            <w:noProof/>
            <w:sz w:val="22"/>
            <w:szCs w:val="22"/>
            <w:lang w:eastAsia="en-GB"/>
          </w:rPr>
          <w:tab/>
        </w:r>
        <w:r w:rsidRPr="00F44FE4">
          <w:rPr>
            <w:rStyle w:val="Hyperlink"/>
            <w:noProof/>
          </w:rPr>
          <w:t>Objectives / Goals</w:t>
        </w:r>
        <w:r>
          <w:rPr>
            <w:noProof/>
            <w:webHidden/>
          </w:rPr>
          <w:tab/>
        </w:r>
        <w:r>
          <w:rPr>
            <w:noProof/>
            <w:webHidden/>
          </w:rPr>
          <w:fldChar w:fldCharType="begin"/>
        </w:r>
        <w:r>
          <w:rPr>
            <w:noProof/>
            <w:webHidden/>
          </w:rPr>
          <w:instrText xml:space="preserve"> PAGEREF _Toc34905929 \h </w:instrText>
        </w:r>
        <w:r>
          <w:rPr>
            <w:noProof/>
            <w:webHidden/>
          </w:rPr>
        </w:r>
        <w:r>
          <w:rPr>
            <w:noProof/>
            <w:webHidden/>
          </w:rPr>
          <w:fldChar w:fldCharType="separate"/>
        </w:r>
        <w:r>
          <w:rPr>
            <w:noProof/>
            <w:webHidden/>
          </w:rPr>
          <w:t>2</w:t>
        </w:r>
        <w:r>
          <w:rPr>
            <w:noProof/>
            <w:webHidden/>
          </w:rPr>
          <w:fldChar w:fldCharType="end"/>
        </w:r>
      </w:hyperlink>
    </w:p>
    <w:p w14:paraId="613EA184"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30" w:history="1">
        <w:r w:rsidRPr="00F44FE4">
          <w:rPr>
            <w:rStyle w:val="Hyperlink"/>
            <w:noProof/>
          </w:rPr>
          <w:t>3.</w:t>
        </w:r>
        <w:r>
          <w:rPr>
            <w:rFonts w:asciiTheme="minorHAnsi" w:eastAsiaTheme="minorEastAsia" w:hAnsiTheme="minorHAnsi" w:cstheme="minorBidi"/>
            <w:b w:val="0"/>
            <w:caps w:val="0"/>
            <w:noProof/>
            <w:sz w:val="22"/>
            <w:szCs w:val="22"/>
            <w:lang w:eastAsia="en-GB"/>
          </w:rPr>
          <w:tab/>
        </w:r>
        <w:r w:rsidRPr="00F44FE4">
          <w:rPr>
            <w:rStyle w:val="Hyperlink"/>
            <w:noProof/>
          </w:rPr>
          <w:t>BUSINESS JUSTIFICATION &amp; BENEFITS</w:t>
        </w:r>
        <w:r>
          <w:rPr>
            <w:noProof/>
            <w:webHidden/>
          </w:rPr>
          <w:tab/>
        </w:r>
        <w:r>
          <w:rPr>
            <w:noProof/>
            <w:webHidden/>
          </w:rPr>
          <w:fldChar w:fldCharType="begin"/>
        </w:r>
        <w:r>
          <w:rPr>
            <w:noProof/>
            <w:webHidden/>
          </w:rPr>
          <w:instrText xml:space="preserve"> PAGEREF _Toc34905930 \h </w:instrText>
        </w:r>
        <w:r>
          <w:rPr>
            <w:noProof/>
            <w:webHidden/>
          </w:rPr>
        </w:r>
        <w:r>
          <w:rPr>
            <w:noProof/>
            <w:webHidden/>
          </w:rPr>
          <w:fldChar w:fldCharType="separate"/>
        </w:r>
        <w:r>
          <w:rPr>
            <w:noProof/>
            <w:webHidden/>
          </w:rPr>
          <w:t>2</w:t>
        </w:r>
        <w:r>
          <w:rPr>
            <w:noProof/>
            <w:webHidden/>
          </w:rPr>
          <w:fldChar w:fldCharType="end"/>
        </w:r>
      </w:hyperlink>
    </w:p>
    <w:p w14:paraId="3AC7235D"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31" w:history="1">
        <w:r w:rsidRPr="00F44FE4">
          <w:rPr>
            <w:rStyle w:val="Hyperlink"/>
            <w:noProof/>
          </w:rPr>
          <w:t>4.</w:t>
        </w:r>
        <w:r>
          <w:rPr>
            <w:rFonts w:asciiTheme="minorHAnsi" w:eastAsiaTheme="minorEastAsia" w:hAnsiTheme="minorHAnsi" w:cstheme="minorBidi"/>
            <w:b w:val="0"/>
            <w:caps w:val="0"/>
            <w:noProof/>
            <w:sz w:val="22"/>
            <w:szCs w:val="22"/>
            <w:lang w:eastAsia="en-GB"/>
          </w:rPr>
          <w:tab/>
        </w:r>
        <w:r w:rsidRPr="00F44FE4">
          <w:rPr>
            <w:rStyle w:val="Hyperlink"/>
            <w:noProof/>
          </w:rPr>
          <w:t>SCOPE</w:t>
        </w:r>
        <w:r>
          <w:rPr>
            <w:noProof/>
            <w:webHidden/>
          </w:rPr>
          <w:tab/>
        </w:r>
        <w:r>
          <w:rPr>
            <w:noProof/>
            <w:webHidden/>
          </w:rPr>
          <w:fldChar w:fldCharType="begin"/>
        </w:r>
        <w:r>
          <w:rPr>
            <w:noProof/>
            <w:webHidden/>
          </w:rPr>
          <w:instrText xml:space="preserve"> PAGEREF _Toc34905931 \h </w:instrText>
        </w:r>
        <w:r>
          <w:rPr>
            <w:noProof/>
            <w:webHidden/>
          </w:rPr>
        </w:r>
        <w:r>
          <w:rPr>
            <w:noProof/>
            <w:webHidden/>
          </w:rPr>
          <w:fldChar w:fldCharType="separate"/>
        </w:r>
        <w:r>
          <w:rPr>
            <w:noProof/>
            <w:webHidden/>
          </w:rPr>
          <w:t>3</w:t>
        </w:r>
        <w:r>
          <w:rPr>
            <w:noProof/>
            <w:webHidden/>
          </w:rPr>
          <w:fldChar w:fldCharType="end"/>
        </w:r>
      </w:hyperlink>
    </w:p>
    <w:p w14:paraId="04A47B88"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32" w:history="1">
        <w:r w:rsidRPr="00F44FE4">
          <w:rPr>
            <w:rStyle w:val="Hyperlink"/>
            <w:noProof/>
          </w:rPr>
          <w:t>5.</w:t>
        </w:r>
        <w:r>
          <w:rPr>
            <w:rFonts w:asciiTheme="minorHAnsi" w:eastAsiaTheme="minorEastAsia" w:hAnsiTheme="minorHAnsi" w:cstheme="minorBidi"/>
            <w:b w:val="0"/>
            <w:caps w:val="0"/>
            <w:noProof/>
            <w:sz w:val="22"/>
            <w:szCs w:val="22"/>
            <w:lang w:eastAsia="en-GB"/>
          </w:rPr>
          <w:tab/>
        </w:r>
        <w:r w:rsidRPr="00F44FE4">
          <w:rPr>
            <w:rStyle w:val="Hyperlink"/>
            <w:noProof/>
          </w:rPr>
          <w:t>Customer Impacts</w:t>
        </w:r>
        <w:r>
          <w:rPr>
            <w:noProof/>
            <w:webHidden/>
          </w:rPr>
          <w:tab/>
        </w:r>
        <w:r>
          <w:rPr>
            <w:noProof/>
            <w:webHidden/>
          </w:rPr>
          <w:fldChar w:fldCharType="begin"/>
        </w:r>
        <w:r>
          <w:rPr>
            <w:noProof/>
            <w:webHidden/>
          </w:rPr>
          <w:instrText xml:space="preserve"> PAGEREF _Toc34905932 \h </w:instrText>
        </w:r>
        <w:r>
          <w:rPr>
            <w:noProof/>
            <w:webHidden/>
          </w:rPr>
        </w:r>
        <w:r>
          <w:rPr>
            <w:noProof/>
            <w:webHidden/>
          </w:rPr>
          <w:fldChar w:fldCharType="separate"/>
        </w:r>
        <w:r>
          <w:rPr>
            <w:noProof/>
            <w:webHidden/>
          </w:rPr>
          <w:t>3</w:t>
        </w:r>
        <w:r>
          <w:rPr>
            <w:noProof/>
            <w:webHidden/>
          </w:rPr>
          <w:fldChar w:fldCharType="end"/>
        </w:r>
      </w:hyperlink>
    </w:p>
    <w:p w14:paraId="3523D498"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33" w:history="1">
        <w:r w:rsidRPr="00F44FE4">
          <w:rPr>
            <w:rStyle w:val="Hyperlink"/>
            <w:noProof/>
          </w:rPr>
          <w:t>6.</w:t>
        </w:r>
        <w:r>
          <w:rPr>
            <w:rFonts w:asciiTheme="minorHAnsi" w:eastAsiaTheme="minorEastAsia" w:hAnsiTheme="minorHAnsi" w:cstheme="minorBidi"/>
            <w:b w:val="0"/>
            <w:caps w:val="0"/>
            <w:noProof/>
            <w:sz w:val="22"/>
            <w:szCs w:val="22"/>
            <w:lang w:eastAsia="en-GB"/>
          </w:rPr>
          <w:tab/>
        </w:r>
        <w:r w:rsidRPr="00F44FE4">
          <w:rPr>
            <w:rStyle w:val="Hyperlink"/>
            <w:noProof/>
          </w:rPr>
          <w:t>ASpirational timelines</w:t>
        </w:r>
        <w:r>
          <w:rPr>
            <w:noProof/>
            <w:webHidden/>
          </w:rPr>
          <w:tab/>
        </w:r>
        <w:r>
          <w:rPr>
            <w:noProof/>
            <w:webHidden/>
          </w:rPr>
          <w:fldChar w:fldCharType="begin"/>
        </w:r>
        <w:r>
          <w:rPr>
            <w:noProof/>
            <w:webHidden/>
          </w:rPr>
          <w:instrText xml:space="preserve"> PAGEREF _Toc34905933 \h </w:instrText>
        </w:r>
        <w:r>
          <w:rPr>
            <w:noProof/>
            <w:webHidden/>
          </w:rPr>
        </w:r>
        <w:r>
          <w:rPr>
            <w:noProof/>
            <w:webHidden/>
          </w:rPr>
          <w:fldChar w:fldCharType="separate"/>
        </w:r>
        <w:r>
          <w:rPr>
            <w:noProof/>
            <w:webHidden/>
          </w:rPr>
          <w:t>4</w:t>
        </w:r>
        <w:r>
          <w:rPr>
            <w:noProof/>
            <w:webHidden/>
          </w:rPr>
          <w:fldChar w:fldCharType="end"/>
        </w:r>
      </w:hyperlink>
    </w:p>
    <w:p w14:paraId="3A9F89EF"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34" w:history="1">
        <w:r w:rsidRPr="00F44FE4">
          <w:rPr>
            <w:rStyle w:val="Hyperlink"/>
            <w:noProof/>
          </w:rPr>
          <w:t>7.</w:t>
        </w:r>
        <w:r>
          <w:rPr>
            <w:rFonts w:asciiTheme="minorHAnsi" w:eastAsiaTheme="minorEastAsia" w:hAnsiTheme="minorHAnsi" w:cstheme="minorBidi"/>
            <w:b w:val="0"/>
            <w:caps w:val="0"/>
            <w:noProof/>
            <w:sz w:val="22"/>
            <w:szCs w:val="22"/>
            <w:lang w:eastAsia="en-GB"/>
          </w:rPr>
          <w:tab/>
        </w:r>
        <w:r w:rsidRPr="00F44FE4">
          <w:rPr>
            <w:rStyle w:val="Hyperlink"/>
            <w:noProof/>
          </w:rPr>
          <w:t>Budget</w:t>
        </w:r>
        <w:r>
          <w:rPr>
            <w:noProof/>
            <w:webHidden/>
          </w:rPr>
          <w:tab/>
        </w:r>
        <w:r>
          <w:rPr>
            <w:noProof/>
            <w:webHidden/>
          </w:rPr>
          <w:fldChar w:fldCharType="begin"/>
        </w:r>
        <w:r>
          <w:rPr>
            <w:noProof/>
            <w:webHidden/>
          </w:rPr>
          <w:instrText xml:space="preserve"> PAGEREF _Toc34905934 \h </w:instrText>
        </w:r>
        <w:r>
          <w:rPr>
            <w:noProof/>
            <w:webHidden/>
          </w:rPr>
        </w:r>
        <w:r>
          <w:rPr>
            <w:noProof/>
            <w:webHidden/>
          </w:rPr>
          <w:fldChar w:fldCharType="separate"/>
        </w:r>
        <w:r>
          <w:rPr>
            <w:noProof/>
            <w:webHidden/>
          </w:rPr>
          <w:t>4</w:t>
        </w:r>
        <w:r>
          <w:rPr>
            <w:noProof/>
            <w:webHidden/>
          </w:rPr>
          <w:fldChar w:fldCharType="end"/>
        </w:r>
      </w:hyperlink>
    </w:p>
    <w:p w14:paraId="157B70F1"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35" w:history="1">
        <w:r w:rsidRPr="00F44FE4">
          <w:rPr>
            <w:rStyle w:val="Hyperlink"/>
            <w:noProof/>
          </w:rPr>
          <w:t>8.</w:t>
        </w:r>
        <w:r>
          <w:rPr>
            <w:rFonts w:asciiTheme="minorHAnsi" w:eastAsiaTheme="minorEastAsia" w:hAnsiTheme="minorHAnsi" w:cstheme="minorBidi"/>
            <w:b w:val="0"/>
            <w:caps w:val="0"/>
            <w:noProof/>
            <w:sz w:val="22"/>
            <w:szCs w:val="22"/>
            <w:lang w:eastAsia="en-GB"/>
          </w:rPr>
          <w:tab/>
        </w:r>
        <w:r w:rsidRPr="00F44FE4">
          <w:rPr>
            <w:rStyle w:val="Hyperlink"/>
            <w:noProof/>
          </w:rPr>
          <w:t>Initial Risks, Assumptions, Dependencies</w:t>
        </w:r>
        <w:r>
          <w:rPr>
            <w:noProof/>
            <w:webHidden/>
          </w:rPr>
          <w:tab/>
        </w:r>
        <w:r>
          <w:rPr>
            <w:noProof/>
            <w:webHidden/>
          </w:rPr>
          <w:fldChar w:fldCharType="begin"/>
        </w:r>
        <w:r>
          <w:rPr>
            <w:noProof/>
            <w:webHidden/>
          </w:rPr>
          <w:instrText xml:space="preserve"> PAGEREF _Toc34905935 \h </w:instrText>
        </w:r>
        <w:r>
          <w:rPr>
            <w:noProof/>
            <w:webHidden/>
          </w:rPr>
        </w:r>
        <w:r>
          <w:rPr>
            <w:noProof/>
            <w:webHidden/>
          </w:rPr>
          <w:fldChar w:fldCharType="separate"/>
        </w:r>
        <w:r>
          <w:rPr>
            <w:noProof/>
            <w:webHidden/>
          </w:rPr>
          <w:t>5</w:t>
        </w:r>
        <w:r>
          <w:rPr>
            <w:noProof/>
            <w:webHidden/>
          </w:rPr>
          <w:fldChar w:fldCharType="end"/>
        </w:r>
      </w:hyperlink>
    </w:p>
    <w:p w14:paraId="3BA87C3B"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36" w:history="1">
        <w:r w:rsidRPr="00F44FE4">
          <w:rPr>
            <w:rStyle w:val="Hyperlink"/>
            <w:noProof/>
          </w:rPr>
          <w:t>9.</w:t>
        </w:r>
        <w:r>
          <w:rPr>
            <w:rFonts w:asciiTheme="minorHAnsi" w:eastAsiaTheme="minorEastAsia" w:hAnsiTheme="minorHAnsi" w:cstheme="minorBidi"/>
            <w:b w:val="0"/>
            <w:caps w:val="0"/>
            <w:noProof/>
            <w:sz w:val="22"/>
            <w:szCs w:val="22"/>
            <w:lang w:eastAsia="en-GB"/>
          </w:rPr>
          <w:tab/>
        </w:r>
        <w:r w:rsidRPr="00F44FE4">
          <w:rPr>
            <w:rStyle w:val="Hyperlink"/>
            <w:noProof/>
          </w:rPr>
          <w:t>Glossary</w:t>
        </w:r>
        <w:r>
          <w:rPr>
            <w:noProof/>
            <w:webHidden/>
          </w:rPr>
          <w:tab/>
        </w:r>
        <w:r>
          <w:rPr>
            <w:noProof/>
            <w:webHidden/>
          </w:rPr>
          <w:fldChar w:fldCharType="begin"/>
        </w:r>
        <w:r>
          <w:rPr>
            <w:noProof/>
            <w:webHidden/>
          </w:rPr>
          <w:instrText xml:space="preserve"> PAGEREF _Toc34905936 \h </w:instrText>
        </w:r>
        <w:r>
          <w:rPr>
            <w:noProof/>
            <w:webHidden/>
          </w:rPr>
        </w:r>
        <w:r>
          <w:rPr>
            <w:noProof/>
            <w:webHidden/>
          </w:rPr>
          <w:fldChar w:fldCharType="separate"/>
        </w:r>
        <w:r>
          <w:rPr>
            <w:noProof/>
            <w:webHidden/>
          </w:rPr>
          <w:t>6</w:t>
        </w:r>
        <w:r>
          <w:rPr>
            <w:noProof/>
            <w:webHidden/>
          </w:rPr>
          <w:fldChar w:fldCharType="end"/>
        </w:r>
      </w:hyperlink>
    </w:p>
    <w:p w14:paraId="49B2C37E"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37" w:history="1">
        <w:r w:rsidRPr="00F44FE4">
          <w:rPr>
            <w:rStyle w:val="Hyperlink"/>
            <w:noProof/>
          </w:rPr>
          <w:t>10.</w:t>
        </w:r>
        <w:r>
          <w:rPr>
            <w:rFonts w:asciiTheme="minorHAnsi" w:eastAsiaTheme="minorEastAsia" w:hAnsiTheme="minorHAnsi" w:cstheme="minorBidi"/>
            <w:b w:val="0"/>
            <w:caps w:val="0"/>
            <w:noProof/>
            <w:sz w:val="22"/>
            <w:szCs w:val="22"/>
            <w:lang w:eastAsia="en-GB"/>
          </w:rPr>
          <w:tab/>
        </w:r>
        <w:r w:rsidRPr="00F44FE4">
          <w:rPr>
            <w:rStyle w:val="Hyperlink"/>
            <w:noProof/>
          </w:rPr>
          <w:t>DISTRIBUTION LIST</w:t>
        </w:r>
        <w:r>
          <w:rPr>
            <w:noProof/>
            <w:webHidden/>
          </w:rPr>
          <w:tab/>
        </w:r>
        <w:r>
          <w:rPr>
            <w:noProof/>
            <w:webHidden/>
          </w:rPr>
          <w:fldChar w:fldCharType="begin"/>
        </w:r>
        <w:r>
          <w:rPr>
            <w:noProof/>
            <w:webHidden/>
          </w:rPr>
          <w:instrText xml:space="preserve"> PAGEREF _Toc34905937 \h </w:instrText>
        </w:r>
        <w:r>
          <w:rPr>
            <w:noProof/>
            <w:webHidden/>
          </w:rPr>
        </w:r>
        <w:r>
          <w:rPr>
            <w:noProof/>
            <w:webHidden/>
          </w:rPr>
          <w:fldChar w:fldCharType="separate"/>
        </w:r>
        <w:r>
          <w:rPr>
            <w:noProof/>
            <w:webHidden/>
          </w:rPr>
          <w:t>6</w:t>
        </w:r>
        <w:r>
          <w:rPr>
            <w:noProof/>
            <w:webHidden/>
          </w:rPr>
          <w:fldChar w:fldCharType="end"/>
        </w:r>
      </w:hyperlink>
    </w:p>
    <w:p w14:paraId="6A028D5E" w14:textId="77777777" w:rsidR="00494A2D" w:rsidRDefault="00494A2D">
      <w:pPr>
        <w:pStyle w:val="TOC1"/>
        <w:rPr>
          <w:rFonts w:asciiTheme="minorHAnsi" w:eastAsiaTheme="minorEastAsia" w:hAnsiTheme="minorHAnsi" w:cstheme="minorBidi"/>
          <w:b w:val="0"/>
          <w:caps w:val="0"/>
          <w:noProof/>
          <w:sz w:val="22"/>
          <w:szCs w:val="22"/>
          <w:lang w:eastAsia="en-GB"/>
        </w:rPr>
      </w:pPr>
      <w:hyperlink w:anchor="_Toc34905938" w:history="1">
        <w:r w:rsidRPr="00F44FE4">
          <w:rPr>
            <w:rStyle w:val="Hyperlink"/>
            <w:noProof/>
            <w:lang w:val="en"/>
          </w:rPr>
          <w:t>11.</w:t>
        </w:r>
        <w:r>
          <w:rPr>
            <w:rFonts w:asciiTheme="minorHAnsi" w:eastAsiaTheme="minorEastAsia" w:hAnsiTheme="minorHAnsi" w:cstheme="minorBidi"/>
            <w:b w:val="0"/>
            <w:caps w:val="0"/>
            <w:noProof/>
            <w:sz w:val="22"/>
            <w:szCs w:val="22"/>
            <w:lang w:eastAsia="en-GB"/>
          </w:rPr>
          <w:tab/>
        </w:r>
        <w:r w:rsidRPr="00F44FE4">
          <w:rPr>
            <w:rStyle w:val="Hyperlink"/>
            <w:noProof/>
            <w:lang w:val="en"/>
          </w:rPr>
          <w:t>Key Stakeholders</w:t>
        </w:r>
        <w:r>
          <w:rPr>
            <w:noProof/>
            <w:webHidden/>
          </w:rPr>
          <w:tab/>
        </w:r>
        <w:r>
          <w:rPr>
            <w:noProof/>
            <w:webHidden/>
          </w:rPr>
          <w:fldChar w:fldCharType="begin"/>
        </w:r>
        <w:r>
          <w:rPr>
            <w:noProof/>
            <w:webHidden/>
          </w:rPr>
          <w:instrText xml:space="preserve"> PAGEREF _Toc34905938 \h </w:instrText>
        </w:r>
        <w:r>
          <w:rPr>
            <w:noProof/>
            <w:webHidden/>
          </w:rPr>
        </w:r>
        <w:r>
          <w:rPr>
            <w:noProof/>
            <w:webHidden/>
          </w:rPr>
          <w:fldChar w:fldCharType="separate"/>
        </w:r>
        <w:r>
          <w:rPr>
            <w:noProof/>
            <w:webHidden/>
          </w:rPr>
          <w:t>6</w:t>
        </w:r>
        <w:r>
          <w:rPr>
            <w:noProof/>
            <w:webHidden/>
          </w:rPr>
          <w:fldChar w:fldCharType="end"/>
        </w:r>
      </w:hyperlink>
    </w:p>
    <w:p w14:paraId="7EF62BC2" w14:textId="77777777" w:rsidR="00603FDB" w:rsidRDefault="004F0314" w:rsidP="00E42A0E">
      <w:pPr>
        <w:pStyle w:val="TOC1"/>
      </w:pPr>
      <w:r>
        <w:fldChar w:fldCharType="end"/>
      </w:r>
    </w:p>
    <w:p w14:paraId="44F99ECC" w14:textId="77777777" w:rsidR="00B30D30" w:rsidRDefault="00603FDB" w:rsidP="00E42A0E">
      <w:r>
        <w:lastRenderedPageBreak/>
        <w:br w:type="page"/>
      </w:r>
    </w:p>
    <w:p w14:paraId="374DD28C" w14:textId="46151568" w:rsidR="00E6600A" w:rsidRDefault="00CE7636" w:rsidP="00142AD5">
      <w:pPr>
        <w:rPr>
          <w:rFonts w:cs="Arial"/>
          <w:szCs w:val="20"/>
        </w:rPr>
      </w:pPr>
      <w:del w:id="2" w:author="Helen Dixon" w:date="2026-04-27T16:56:00Z" w16du:dateUtc="2026-04-27T15:56:00Z">
        <w:r w:rsidDel="00F61FB7">
          <w:rPr>
            <w:noProof/>
          </w:rPr>
          <w:lastRenderedPageBreak/>
          <w:drawing>
            <wp:inline distT="0" distB="0" distL="0" distR="0" wp14:anchorId="00E0E025" wp14:editId="06272D80">
              <wp:extent cx="6329129" cy="946165"/>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62516" cy="951156"/>
                      </a:xfrm>
                      <a:prstGeom prst="rect">
                        <a:avLst/>
                      </a:prstGeom>
                    </pic:spPr>
                  </pic:pic>
                </a:graphicData>
              </a:graphic>
            </wp:inline>
          </w:drawing>
        </w:r>
      </w:del>
    </w:p>
    <w:p w14:paraId="3F9327EA" w14:textId="77777777" w:rsidR="00E6600A" w:rsidRDefault="00E6600A" w:rsidP="00142AD5">
      <w:pPr>
        <w:rPr>
          <w:rFonts w:cs="Arial"/>
          <w:szCs w:val="20"/>
        </w:rPr>
      </w:pPr>
    </w:p>
    <w:p w14:paraId="0B6F1ACC" w14:textId="6B414632" w:rsidR="00EB3C44" w:rsidRDefault="00EB3C44" w:rsidP="00142AD5">
      <w:pPr>
        <w:rPr>
          <w:rFonts w:cs="Arial"/>
          <w:szCs w:val="20"/>
        </w:rPr>
      </w:pPr>
      <w:r w:rsidRPr="00EB3C44">
        <w:rPr>
          <w:rFonts w:cs="Arial"/>
          <w:szCs w:val="20"/>
        </w:rPr>
        <w:t xml:space="preserve">The purpose of the Vision document is to capture the key features of </w:t>
      </w:r>
      <w:r w:rsidR="001E29F3">
        <w:rPr>
          <w:rFonts w:cs="Arial"/>
          <w:szCs w:val="20"/>
        </w:rPr>
        <w:t xml:space="preserve">the </w:t>
      </w:r>
      <w:r>
        <w:rPr>
          <w:rFonts w:cs="Arial"/>
          <w:szCs w:val="20"/>
        </w:rPr>
        <w:t xml:space="preserve">idea, the business objectives, requested scope and benefits.  The Vision document will be used to engage key stakeholders and as a handover to the </w:t>
      </w:r>
      <w:ins w:id="3" w:author="Helen Dixon" w:date="2026-04-27T10:57:00Z" w16du:dateUtc="2026-04-27T09:57:00Z">
        <w:r w:rsidR="006F24B8">
          <w:rPr>
            <w:rFonts w:cs="Arial"/>
            <w:szCs w:val="20"/>
          </w:rPr>
          <w:t xml:space="preserve">prime partner </w:t>
        </w:r>
      </w:ins>
      <w:r w:rsidRPr="00EB3C44">
        <w:rPr>
          <w:rFonts w:cs="Arial"/>
          <w:szCs w:val="20"/>
        </w:rPr>
        <w:t xml:space="preserve">who will create an </w:t>
      </w:r>
      <w:r w:rsidR="002905E2">
        <w:rPr>
          <w:rFonts w:cs="Arial"/>
          <w:szCs w:val="20"/>
        </w:rPr>
        <w:t xml:space="preserve">Ideate Pack and Initial </w:t>
      </w:r>
      <w:r w:rsidR="00C169BA">
        <w:rPr>
          <w:rFonts w:cs="Arial"/>
          <w:szCs w:val="20"/>
        </w:rPr>
        <w:t>Impact Assessment (IIA)</w:t>
      </w:r>
      <w:r w:rsidR="0071065E">
        <w:rPr>
          <w:rFonts w:cs="Arial"/>
          <w:szCs w:val="20"/>
        </w:rPr>
        <w:t>.</w:t>
      </w:r>
      <w:r>
        <w:rPr>
          <w:rFonts w:cs="Arial"/>
          <w:szCs w:val="20"/>
        </w:rPr>
        <w:t xml:space="preserve"> </w:t>
      </w:r>
      <w:r w:rsidR="0071065E">
        <w:rPr>
          <w:rFonts w:cs="Arial"/>
          <w:szCs w:val="20"/>
        </w:rPr>
        <w:t xml:space="preserve"> T</w:t>
      </w:r>
      <w:r w:rsidR="00E84C5F">
        <w:rPr>
          <w:rFonts w:cs="Arial"/>
          <w:szCs w:val="20"/>
        </w:rPr>
        <w:t xml:space="preserve">he </w:t>
      </w:r>
      <w:r w:rsidR="00C169BA">
        <w:rPr>
          <w:rFonts w:cs="Arial"/>
          <w:szCs w:val="20"/>
        </w:rPr>
        <w:t>Ideate Pack</w:t>
      </w:r>
      <w:r w:rsidRPr="00EB3C44">
        <w:rPr>
          <w:rFonts w:cs="Arial"/>
          <w:szCs w:val="20"/>
        </w:rPr>
        <w:t xml:space="preserve"> is a key input to the Initial Impact Assessment (IIA)</w:t>
      </w:r>
      <w:r>
        <w:rPr>
          <w:rFonts w:cs="Arial"/>
          <w:szCs w:val="20"/>
        </w:rPr>
        <w:t xml:space="preserve"> which will provide an initial view of expected costs and </w:t>
      </w:r>
      <w:r w:rsidR="00E84C5F">
        <w:rPr>
          <w:rFonts w:cs="Arial"/>
          <w:szCs w:val="20"/>
        </w:rPr>
        <w:t xml:space="preserve">delivery </w:t>
      </w:r>
      <w:r>
        <w:rPr>
          <w:rFonts w:cs="Arial"/>
          <w:szCs w:val="20"/>
        </w:rPr>
        <w:t xml:space="preserve">timelines.  </w:t>
      </w:r>
      <w:r w:rsidRPr="00EB3C44">
        <w:rPr>
          <w:rFonts w:cs="Arial"/>
          <w:szCs w:val="20"/>
        </w:rPr>
        <w:t>A well-constructed Vision document will speed up the time to complete the architectural steer and lead to a better quality and more accurate Initial Impact Assessment.</w:t>
      </w:r>
    </w:p>
    <w:p w14:paraId="4063AEF8" w14:textId="77777777" w:rsidR="00142AD5" w:rsidRDefault="00142AD5" w:rsidP="00142AD5">
      <w:pPr>
        <w:rPr>
          <w:rFonts w:cs="Arial"/>
          <w:szCs w:val="20"/>
        </w:rPr>
      </w:pPr>
    </w:p>
    <w:p w14:paraId="4B3C3609" w14:textId="5F99527C" w:rsidR="00142AD5" w:rsidRDefault="00142AD5" w:rsidP="00142AD5">
      <w:r w:rsidRPr="00E42A0E">
        <w:t xml:space="preserve">The Vision </w:t>
      </w:r>
      <w:r>
        <w:t xml:space="preserve">document is a pre-requisite for </w:t>
      </w:r>
      <w:r w:rsidR="00A96AA8">
        <w:t xml:space="preserve">receiving seed funding </w:t>
      </w:r>
      <w:r w:rsidR="00411F16">
        <w:t xml:space="preserve">and taking your project </w:t>
      </w:r>
      <w:r w:rsidR="00B16875">
        <w:t>through the</w:t>
      </w:r>
      <w:r w:rsidR="00411F16">
        <w:t xml:space="preserve"> Front Door process</w:t>
      </w:r>
      <w:r>
        <w:t xml:space="preserve">.  The contents of </w:t>
      </w:r>
      <w:r w:rsidR="001E29F3">
        <w:t xml:space="preserve">the </w:t>
      </w:r>
      <w:r>
        <w:t xml:space="preserve">Vision document should be discussed and approved with the </w:t>
      </w:r>
      <w:r w:rsidR="003E2406">
        <w:t>Business Engagement and Mobilisation Partner</w:t>
      </w:r>
      <w:r>
        <w:t xml:space="preserve"> </w:t>
      </w:r>
      <w:ins w:id="4" w:author="Helen Dixon" w:date="2026-04-27T10:56:00Z" w16du:dateUtc="2026-04-27T09:56:00Z">
        <w:r w:rsidR="003E0B6A">
          <w:t>(BEMP)</w:t>
        </w:r>
      </w:ins>
      <w:r w:rsidR="00E5747A">
        <w:t xml:space="preserve"> </w:t>
      </w:r>
      <w:r>
        <w:t xml:space="preserve">and the project sponsor.  </w:t>
      </w:r>
    </w:p>
    <w:p w14:paraId="5FF1DE38" w14:textId="77777777" w:rsidR="001E29F3" w:rsidRDefault="001E29F3" w:rsidP="00142AD5"/>
    <w:p w14:paraId="5CE6FA36" w14:textId="3347A600" w:rsidR="00142AD5" w:rsidRDefault="001E29F3" w:rsidP="007D0C66">
      <w:r>
        <w:t xml:space="preserve">If not already engaged, please contact your </w:t>
      </w:r>
      <w:r w:rsidR="003E0B6A">
        <w:t xml:space="preserve">BEMP </w:t>
      </w:r>
      <w:r>
        <w:t>as soon as possible.</w:t>
      </w:r>
    </w:p>
    <w:p w14:paraId="2419CABA" w14:textId="77777777" w:rsidR="00337120" w:rsidRPr="007D0C66" w:rsidRDefault="00337120" w:rsidP="007D0C66"/>
    <w:p w14:paraId="0C8304A2" w14:textId="77777777" w:rsidR="003072EC" w:rsidRDefault="00B30D30" w:rsidP="00393AD6">
      <w:pPr>
        <w:pStyle w:val="Heading1"/>
        <w:jc w:val="left"/>
      </w:pPr>
      <w:bookmarkStart w:id="5" w:name="_Toc34905928"/>
      <w:r>
        <w:t>PROBLEM or Opportunity Statement</w:t>
      </w:r>
      <w:bookmarkEnd w:id="5"/>
    </w:p>
    <w:p w14:paraId="6808BF95" w14:textId="77777777" w:rsidR="007D0475" w:rsidRDefault="007D0475" w:rsidP="007D0475"/>
    <w:p w14:paraId="393BDAF5" w14:textId="77777777" w:rsidR="00B97925" w:rsidRDefault="00B97925" w:rsidP="00B97925">
      <w:pPr>
        <w:rPr>
          <w:lang w:val="en-GB"/>
        </w:rPr>
      </w:pPr>
      <w:r w:rsidRPr="003B31BF">
        <w:rPr>
          <w:lang w:val="en-GB"/>
        </w:rPr>
        <w:t xml:space="preserve">The current process for fulfilling wholesale eSIM orders is manual and </w:t>
      </w:r>
      <w:proofErr w:type="gramStart"/>
      <w:r w:rsidRPr="003B31BF">
        <w:rPr>
          <w:lang w:val="en-GB"/>
        </w:rPr>
        <w:t>paper-based</w:t>
      </w:r>
      <w:proofErr w:type="gramEnd"/>
      <w:r w:rsidRPr="003B31BF">
        <w:rPr>
          <w:lang w:val="en-GB"/>
        </w:rPr>
        <w:t xml:space="preserve">. A wholesale partner submits an order form, which is manually processed by the SN&amp;M team in the ABS system. The request is then sent to Thales for provisioning. Thales sends the QR code data to a third-party, Real Digital, who prints and mails the physical QR codes to the partner. </w:t>
      </w:r>
    </w:p>
    <w:p w14:paraId="484BC398" w14:textId="77777777" w:rsidR="00B97925" w:rsidRPr="003B31BF" w:rsidRDefault="00B97925" w:rsidP="00B97925">
      <w:pPr>
        <w:rPr>
          <w:lang w:val="en-GB"/>
        </w:rPr>
      </w:pPr>
    </w:p>
    <w:p w14:paraId="1D9B68DA" w14:textId="5B22891A" w:rsidR="00B97925" w:rsidRDefault="00B97925" w:rsidP="00B97925">
      <w:pPr>
        <w:rPr>
          <w:lang w:val="en-GB"/>
        </w:rPr>
      </w:pPr>
      <w:r w:rsidRPr="003B31BF">
        <w:rPr>
          <w:lang w:val="en-GB"/>
        </w:rPr>
        <w:t>This multi-step process is lengthy and time-consuming.</w:t>
      </w:r>
      <w:r>
        <w:rPr>
          <w:lang w:val="en-GB"/>
        </w:rPr>
        <w:t xml:space="preserve">  Sometimes the Partner will choose to get a plastic SIM instead, sometimes they will connect a customer to another network that offers an easier eSIM solution such as Vodafone who’s eSIM solution is easier to use</w:t>
      </w:r>
      <w:r w:rsidR="002331B4">
        <w:rPr>
          <w:lang w:val="en-GB"/>
        </w:rPr>
        <w:t>, as is EE’s and they both use an API type conn</w:t>
      </w:r>
      <w:r w:rsidR="00646DD2">
        <w:rPr>
          <w:lang w:val="en-GB"/>
        </w:rPr>
        <w:t>ection.</w:t>
      </w:r>
    </w:p>
    <w:p w14:paraId="79E50C03" w14:textId="77777777" w:rsidR="00B97925" w:rsidRDefault="00B97925">
      <w:pPr>
        <w:rPr>
          <w:ins w:id="6" w:author="Helen Dixon" w:date="2026-04-27T11:06:00Z" w16du:dateUtc="2026-04-27T10:06:00Z"/>
        </w:rPr>
      </w:pPr>
    </w:p>
    <w:p w14:paraId="614B5440" w14:textId="5A5F273B" w:rsidR="00DC4526" w:rsidRDefault="00DC4526">
      <w:r w:rsidRPr="00462938">
        <w:t xml:space="preserve">We need a modern, digital </w:t>
      </w:r>
      <w:r w:rsidR="00C91970">
        <w:t>capability</w:t>
      </w:r>
      <w:r w:rsidR="00C91970" w:rsidRPr="00462938">
        <w:t xml:space="preserve"> </w:t>
      </w:r>
      <w:r w:rsidRPr="00462938">
        <w:t xml:space="preserve">for digital eSIM fulfilment and eSIM management </w:t>
      </w:r>
      <w:r w:rsidR="00831258">
        <w:t xml:space="preserve">all 13 </w:t>
      </w:r>
      <w:r w:rsidR="00777D22">
        <w:t xml:space="preserve">B2B </w:t>
      </w:r>
      <w:r w:rsidRPr="00462938">
        <w:t xml:space="preserve">wholesale partners, with a repeatable approach that can </w:t>
      </w:r>
      <w:r w:rsidR="00646DD2">
        <w:t>allow them to connect to the API as and when they are ready, so be able to get some support of they need it either from VMO2’s SIM and Numbering Team or Thales.</w:t>
      </w:r>
    </w:p>
    <w:p w14:paraId="12F5CA2C" w14:textId="77777777" w:rsidR="00777D22" w:rsidRDefault="00777D22">
      <w:pPr>
        <w:rPr>
          <w:kern w:val="2"/>
          <w:szCs w:val="20"/>
          <w:lang w:eastAsia="en-GB"/>
          <w14:ligatures w14:val="standardContextual"/>
        </w:rPr>
      </w:pPr>
    </w:p>
    <w:p w14:paraId="1E470F1E" w14:textId="528FFB62" w:rsidR="000A351F" w:rsidRPr="00462938" w:rsidRDefault="000A351F">
      <w:pPr>
        <w:rPr>
          <w:kern w:val="2"/>
          <w:szCs w:val="20"/>
          <w:lang w:eastAsia="en-GB"/>
          <w14:ligatures w14:val="standardContextual"/>
        </w:rPr>
      </w:pPr>
      <w:r>
        <w:rPr>
          <w:kern w:val="2"/>
          <w:szCs w:val="20"/>
          <w:lang w:eastAsia="en-GB"/>
          <w14:ligatures w14:val="standardContextual"/>
        </w:rPr>
        <w:t>O2B are not involved with this VD as they are going in their own direction.  Tesco Mobile or any other MVNO are also NOT involved with this VD as they have a solution already</w:t>
      </w:r>
      <w:r w:rsidR="00A243C4">
        <w:rPr>
          <w:kern w:val="2"/>
          <w:szCs w:val="20"/>
          <w:lang w:eastAsia="en-GB"/>
          <w14:ligatures w14:val="standardContextual"/>
        </w:rPr>
        <w:t xml:space="preserve"> for eSIM.</w:t>
      </w:r>
    </w:p>
    <w:p w14:paraId="26578A9F" w14:textId="34AE24B2" w:rsidR="00F94CC8" w:rsidRDefault="00F94CC8">
      <w:pPr>
        <w:rPr>
          <w:kern w:val="2"/>
          <w:szCs w:val="20"/>
          <w:lang w:eastAsia="en-GB"/>
          <w14:ligatures w14:val="standardContextual"/>
        </w:rPr>
      </w:pPr>
    </w:p>
    <w:p w14:paraId="72A46D00" w14:textId="6639573D" w:rsidR="005B28E1" w:rsidRDefault="005B28E1" w:rsidP="00783CF1">
      <w:pPr>
        <w:jc w:val="both"/>
        <w:rPr>
          <w:lang w:val="en-GB"/>
        </w:rPr>
      </w:pPr>
      <w:r>
        <w:rPr>
          <w:lang w:val="en-GB"/>
        </w:rPr>
        <w:t>IOT are not included in this VD as they are on their own journey, needing a slightly different solution.</w:t>
      </w:r>
    </w:p>
    <w:p w14:paraId="6870EECE" w14:textId="77777777" w:rsidR="00F649B0" w:rsidRDefault="00F649B0" w:rsidP="00783CF1">
      <w:pPr>
        <w:jc w:val="both"/>
        <w:rPr>
          <w:lang w:val="en-GB"/>
        </w:rPr>
      </w:pPr>
    </w:p>
    <w:p w14:paraId="6AE7FDD2" w14:textId="77777777" w:rsidR="00F248B7" w:rsidRPr="00084F65" w:rsidRDefault="00F248B7" w:rsidP="00F248B7">
      <w:pPr>
        <w:pStyle w:val="ListParagraph"/>
        <w:ind w:left="2160"/>
        <w:rPr>
          <w:i/>
          <w:szCs w:val="20"/>
        </w:rPr>
      </w:pPr>
    </w:p>
    <w:p w14:paraId="78C1916A" w14:textId="77777777" w:rsidR="003072EC" w:rsidRPr="008D33A1" w:rsidRDefault="003072EC" w:rsidP="00393AD6">
      <w:pPr>
        <w:pStyle w:val="Heading1"/>
        <w:jc w:val="left"/>
      </w:pPr>
      <w:bookmarkStart w:id="7" w:name="_Toc468785155"/>
      <w:bookmarkStart w:id="8" w:name="_Toc34905929"/>
      <w:r w:rsidRPr="008D33A1">
        <w:t>Objectives</w:t>
      </w:r>
      <w:bookmarkEnd w:id="7"/>
      <w:r w:rsidR="001E29F3">
        <w:t xml:space="preserve"> / Goals</w:t>
      </w:r>
      <w:bookmarkEnd w:id="8"/>
    </w:p>
    <w:p w14:paraId="64905980" w14:textId="77777777" w:rsidR="00CE7636" w:rsidRDefault="00CE7636" w:rsidP="00A96AA8">
      <w:pPr>
        <w:ind w:left="360" w:firstLine="360"/>
        <w:rPr>
          <w:i/>
        </w:rPr>
      </w:pPr>
      <w:bookmarkStart w:id="9" w:name="_Toc468785156"/>
    </w:p>
    <w:p w14:paraId="5B304B0E" w14:textId="77DA4151" w:rsidR="00512065" w:rsidRPr="00D86AA0" w:rsidRDefault="00512065" w:rsidP="00D86AA0">
      <w:pPr>
        <w:pStyle w:val="ListParagraph"/>
        <w:numPr>
          <w:ilvl w:val="0"/>
          <w:numId w:val="33"/>
        </w:numPr>
        <w:rPr>
          <w:lang w:val="en-GB"/>
        </w:rPr>
      </w:pPr>
      <w:r w:rsidRPr="00D86AA0">
        <w:rPr>
          <w:lang w:val="en-GB"/>
        </w:rPr>
        <w:t xml:space="preserve">Remove dependency on SIM logistics and postage </w:t>
      </w:r>
      <w:r w:rsidR="00AE5E3A" w:rsidRPr="00D86AA0">
        <w:rPr>
          <w:lang w:val="en-GB"/>
        </w:rPr>
        <w:t xml:space="preserve">of QR codes and </w:t>
      </w:r>
      <w:r w:rsidR="00D86AA0" w:rsidRPr="00D86AA0">
        <w:rPr>
          <w:lang w:val="en-GB"/>
        </w:rPr>
        <w:t xml:space="preserve">plastic </w:t>
      </w:r>
      <w:r w:rsidR="00AE5E3A" w:rsidRPr="00D86AA0">
        <w:rPr>
          <w:lang w:val="en-GB"/>
        </w:rPr>
        <w:t>SIMS</w:t>
      </w:r>
      <w:r w:rsidR="00A243C4">
        <w:rPr>
          <w:lang w:val="en-GB"/>
        </w:rPr>
        <w:t xml:space="preserve"> but keep it in place for those Partners that </w:t>
      </w:r>
      <w:r w:rsidR="008F6F3B">
        <w:rPr>
          <w:lang w:val="en-GB"/>
        </w:rPr>
        <w:t>want to use it for certain situations</w:t>
      </w:r>
    </w:p>
    <w:p w14:paraId="66BC4A20" w14:textId="5DD8A069" w:rsidR="00512065" w:rsidRPr="00D86AA0" w:rsidRDefault="00512065" w:rsidP="00D86AA0">
      <w:pPr>
        <w:pStyle w:val="ListParagraph"/>
        <w:numPr>
          <w:ilvl w:val="0"/>
          <w:numId w:val="33"/>
        </w:numPr>
        <w:rPr>
          <w:lang w:val="en-GB"/>
        </w:rPr>
      </w:pPr>
      <w:r w:rsidRPr="00D86AA0">
        <w:rPr>
          <w:lang w:val="en-GB"/>
        </w:rPr>
        <w:t xml:space="preserve">Accelerate customer onboarding </w:t>
      </w:r>
      <w:r w:rsidR="000D5A9D" w:rsidRPr="00D86AA0">
        <w:rPr>
          <w:lang w:val="en-GB"/>
        </w:rPr>
        <w:t>(maximise revenue)</w:t>
      </w:r>
    </w:p>
    <w:p w14:paraId="607498FF" w14:textId="1DA3E1E8" w:rsidR="00512065" w:rsidRPr="00D86AA0" w:rsidRDefault="00512065" w:rsidP="00D86AA0">
      <w:pPr>
        <w:pStyle w:val="ListParagraph"/>
        <w:numPr>
          <w:ilvl w:val="0"/>
          <w:numId w:val="33"/>
        </w:numPr>
        <w:rPr>
          <w:lang w:val="en-GB"/>
        </w:rPr>
      </w:pPr>
      <w:r w:rsidRPr="00D86AA0">
        <w:rPr>
          <w:lang w:val="en-GB"/>
        </w:rPr>
        <w:t>Reduce operational cost and complexity</w:t>
      </w:r>
      <w:r w:rsidR="005D73BA" w:rsidRPr="00D86AA0">
        <w:rPr>
          <w:lang w:val="en-GB"/>
        </w:rPr>
        <w:t xml:space="preserve"> in the long-term</w:t>
      </w:r>
    </w:p>
    <w:p w14:paraId="13BA617F" w14:textId="06FEE4A6" w:rsidR="00512065" w:rsidRPr="00D86AA0" w:rsidRDefault="00512065" w:rsidP="00D86AA0">
      <w:pPr>
        <w:pStyle w:val="ListParagraph"/>
        <w:numPr>
          <w:ilvl w:val="0"/>
          <w:numId w:val="33"/>
        </w:numPr>
        <w:rPr>
          <w:lang w:val="en-GB"/>
        </w:rPr>
      </w:pPr>
      <w:r w:rsidRPr="00D86AA0">
        <w:rPr>
          <w:lang w:val="en-GB"/>
        </w:rPr>
        <w:t>A more digital SIM solution allows VMO2 to reduce its plastics use</w:t>
      </w:r>
    </w:p>
    <w:p w14:paraId="1651D344" w14:textId="3EFCC778" w:rsidR="00C16008" w:rsidRPr="00D86AA0" w:rsidRDefault="00C16008" w:rsidP="00D86AA0">
      <w:pPr>
        <w:pStyle w:val="ListParagraph"/>
        <w:numPr>
          <w:ilvl w:val="0"/>
          <w:numId w:val="33"/>
        </w:numPr>
        <w:rPr>
          <w:lang w:val="en-GB"/>
        </w:rPr>
      </w:pPr>
      <w:r w:rsidRPr="00D86AA0">
        <w:rPr>
          <w:lang w:val="en-GB"/>
        </w:rPr>
        <w:t>Deliver a Scalable, Standards</w:t>
      </w:r>
      <w:r w:rsidRPr="00D86AA0">
        <w:rPr>
          <w:lang w:val="en-GB"/>
        </w:rPr>
        <w:noBreakHyphen/>
        <w:t>Based eSIM Architecture</w:t>
      </w:r>
      <w:r w:rsidR="00B96836">
        <w:rPr>
          <w:lang w:val="en-GB"/>
        </w:rPr>
        <w:t xml:space="preserve"> where target EID is unknown</w:t>
      </w:r>
      <w:r w:rsidR="002C140F">
        <w:rPr>
          <w:lang w:val="en-GB"/>
        </w:rPr>
        <w:t xml:space="preserve"> or known</w:t>
      </w:r>
    </w:p>
    <w:p w14:paraId="455973C0" w14:textId="77777777" w:rsidR="00512065" w:rsidRDefault="00512065" w:rsidP="00512065">
      <w:pPr>
        <w:spacing w:line="300" w:lineRule="atLeast"/>
        <w:ind w:left="360"/>
        <w:rPr>
          <w:rFonts w:ascii="Segoe UI" w:hAnsi="Segoe UI" w:cs="Segoe UI"/>
          <w:sz w:val="21"/>
          <w:szCs w:val="21"/>
          <w:lang w:val="en-GB" w:eastAsia="en-GB"/>
        </w:rPr>
      </w:pPr>
    </w:p>
    <w:p w14:paraId="0599CFBC" w14:textId="77777777" w:rsidR="00A96AA8" w:rsidRDefault="00A96AA8" w:rsidP="00961B9D">
      <w:pPr>
        <w:rPr>
          <w:rFonts w:eastAsia="Arial Unicode MS"/>
          <w:i/>
        </w:rPr>
      </w:pPr>
    </w:p>
    <w:p w14:paraId="78C31F48" w14:textId="1ADD2386" w:rsidR="001561A9" w:rsidRDefault="001561A9" w:rsidP="001561A9">
      <w:pPr>
        <w:pStyle w:val="Heading1"/>
        <w:jc w:val="left"/>
      </w:pPr>
      <w:bookmarkStart w:id="10" w:name="_Toc34905930"/>
      <w:r w:rsidRPr="00F273B9">
        <w:t>BUSINESS JUSTIFICATION</w:t>
      </w:r>
      <w:r w:rsidRPr="00F77FAD">
        <w:t xml:space="preserve"> </w:t>
      </w:r>
      <w:r w:rsidRPr="00F273B9">
        <w:t>&amp; BENEFITS</w:t>
      </w:r>
      <w:bookmarkEnd w:id="10"/>
    </w:p>
    <w:p w14:paraId="372219A3" w14:textId="77777777" w:rsidR="008D1D93" w:rsidRPr="008D1D93" w:rsidRDefault="008D1D93" w:rsidP="008D1D93"/>
    <w:p w14:paraId="0ED1486E" w14:textId="2A432214" w:rsidR="00D27B06" w:rsidRPr="001063B0" w:rsidRDefault="00D27B06" w:rsidP="00D27B06">
      <w:pPr>
        <w:numPr>
          <w:ilvl w:val="0"/>
          <w:numId w:val="26"/>
        </w:numPr>
        <w:rPr>
          <w:iCs/>
          <w:lang w:val="en-GB"/>
        </w:rPr>
      </w:pPr>
      <w:r w:rsidRPr="001063B0">
        <w:rPr>
          <w:iCs/>
          <w:lang w:val="en-GB"/>
        </w:rPr>
        <w:t xml:space="preserve">This </w:t>
      </w:r>
      <w:r w:rsidR="00BE14ED">
        <w:rPr>
          <w:iCs/>
          <w:lang w:val="en-GB"/>
        </w:rPr>
        <w:t xml:space="preserve">will </w:t>
      </w:r>
      <w:r w:rsidRPr="001063B0">
        <w:rPr>
          <w:iCs/>
          <w:lang w:val="en-GB"/>
        </w:rPr>
        <w:t>speed</w:t>
      </w:r>
      <w:r w:rsidR="004A1EA5">
        <w:rPr>
          <w:iCs/>
          <w:lang w:val="en-GB"/>
        </w:rPr>
        <w:t xml:space="preserve"> up</w:t>
      </w:r>
      <w:r w:rsidRPr="001063B0">
        <w:rPr>
          <w:iCs/>
          <w:lang w:val="en-GB"/>
        </w:rPr>
        <w:t xml:space="preserve"> </w:t>
      </w:r>
      <w:r w:rsidR="004A1EA5">
        <w:rPr>
          <w:iCs/>
          <w:lang w:val="en-GB"/>
        </w:rPr>
        <w:t xml:space="preserve">fulfilment </w:t>
      </w:r>
      <w:r w:rsidRPr="001063B0">
        <w:rPr>
          <w:iCs/>
          <w:lang w:val="en-GB"/>
        </w:rPr>
        <w:t>and helps VMO2 stay competitive with multi</w:t>
      </w:r>
      <w:r>
        <w:rPr>
          <w:iCs/>
          <w:lang w:val="en-GB"/>
        </w:rPr>
        <w:t>-network</w:t>
      </w:r>
      <w:r w:rsidRPr="001063B0">
        <w:rPr>
          <w:iCs/>
          <w:lang w:val="en-GB"/>
        </w:rPr>
        <w:t xml:space="preserve"> partners</w:t>
      </w:r>
      <w:r w:rsidR="002C140F">
        <w:rPr>
          <w:iCs/>
          <w:lang w:val="en-GB"/>
        </w:rPr>
        <w:t>.</w:t>
      </w:r>
    </w:p>
    <w:p w14:paraId="3B577B46" w14:textId="3E2AE2C0" w:rsidR="001063B0" w:rsidRDefault="001063B0" w:rsidP="00D90826">
      <w:pPr>
        <w:numPr>
          <w:ilvl w:val="0"/>
          <w:numId w:val="26"/>
        </w:numPr>
        <w:rPr>
          <w:iCs/>
          <w:lang w:val="en-GB"/>
        </w:rPr>
      </w:pPr>
      <w:r w:rsidRPr="001063B0">
        <w:rPr>
          <w:iCs/>
          <w:lang w:val="en-GB"/>
        </w:rPr>
        <w:t>The solution also future-proofs us as eSIM becomes standard, especially with Apple’s eSIM-only devices</w:t>
      </w:r>
      <w:r w:rsidR="00FC71DF">
        <w:rPr>
          <w:iCs/>
          <w:lang w:val="en-GB"/>
        </w:rPr>
        <w:t xml:space="preserve"> in the future, and surely other manufacturers will follow suit.</w:t>
      </w:r>
    </w:p>
    <w:p w14:paraId="61C4EA9D" w14:textId="140ACCBA" w:rsidR="00DC4526" w:rsidRDefault="00DC4526" w:rsidP="00DC4526">
      <w:pPr>
        <w:numPr>
          <w:ilvl w:val="0"/>
          <w:numId w:val="26"/>
        </w:numPr>
        <w:rPr>
          <w:kern w:val="2"/>
          <w:szCs w:val="20"/>
          <w:lang w:eastAsia="en-GB"/>
          <w14:ligatures w14:val="standardContextual"/>
        </w:rPr>
      </w:pPr>
      <w:r>
        <w:t xml:space="preserve">Other networks already provide more streamlined </w:t>
      </w:r>
      <w:r w:rsidRPr="00FB3E58">
        <w:t xml:space="preserve">digital eSIM </w:t>
      </w:r>
      <w:r w:rsidR="00FB3E58">
        <w:t xml:space="preserve">fulfilment options </w:t>
      </w:r>
      <w:r>
        <w:t>which can influence partners</w:t>
      </w:r>
      <w:r w:rsidR="003461D7">
        <w:t xml:space="preserve"> and competitors</w:t>
      </w:r>
      <w:r>
        <w:t xml:space="preserve"> to place customers with competitors when eSIM is required.</w:t>
      </w:r>
    </w:p>
    <w:p w14:paraId="2F03A3F1" w14:textId="4B0ED39B" w:rsidR="001B30BF" w:rsidRDefault="001B30BF" w:rsidP="00D90826">
      <w:pPr>
        <w:numPr>
          <w:ilvl w:val="0"/>
          <w:numId w:val="26"/>
        </w:numPr>
        <w:rPr>
          <w:iCs/>
          <w:lang w:val="en-GB"/>
        </w:rPr>
      </w:pPr>
      <w:r>
        <w:rPr>
          <w:iCs/>
          <w:lang w:val="en-GB"/>
        </w:rPr>
        <w:t>Scalable architecture once built</w:t>
      </w:r>
      <w:r w:rsidR="003461D7">
        <w:rPr>
          <w:iCs/>
          <w:lang w:val="en-GB"/>
        </w:rPr>
        <w:t xml:space="preserve"> </w:t>
      </w:r>
      <w:r w:rsidR="003461D7" w:rsidRPr="00001C2D">
        <w:rPr>
          <w:iCs/>
          <w:lang w:val="en-GB"/>
        </w:rPr>
        <w:t>so that Wholesale B2B Partners can opt in</w:t>
      </w:r>
      <w:r w:rsidR="006A57FE" w:rsidRPr="00001C2D">
        <w:rPr>
          <w:iCs/>
          <w:lang w:val="en-GB"/>
        </w:rPr>
        <w:t xml:space="preserve"> to the service </w:t>
      </w:r>
      <w:r w:rsidR="00001C2D" w:rsidRPr="00001C2D">
        <w:rPr>
          <w:iCs/>
          <w:lang w:val="en-GB"/>
        </w:rPr>
        <w:t>when they are ready.</w:t>
      </w:r>
    </w:p>
    <w:p w14:paraId="4B9A0AD4" w14:textId="6BC057FA" w:rsidR="00F4683C" w:rsidRPr="00A52BD0" w:rsidRDefault="00DC4526" w:rsidP="003579EF">
      <w:pPr>
        <w:pStyle w:val="ListParagraph"/>
        <w:numPr>
          <w:ilvl w:val="0"/>
          <w:numId w:val="26"/>
        </w:numPr>
        <w:spacing w:line="300" w:lineRule="atLeast"/>
        <w:rPr>
          <w:iCs/>
          <w:lang w:val="en-GB"/>
        </w:rPr>
      </w:pPr>
      <w:r w:rsidRPr="00550B61">
        <w:t xml:space="preserve">Replacing physical SIMs </w:t>
      </w:r>
      <w:r w:rsidR="00001C2D" w:rsidRPr="00001C2D">
        <w:rPr>
          <w:i/>
          <w:iCs/>
        </w:rPr>
        <w:t>eventually</w:t>
      </w:r>
      <w:r w:rsidR="00001C2D">
        <w:t xml:space="preserve"> </w:t>
      </w:r>
      <w:r w:rsidRPr="00550B61">
        <w:t xml:space="preserve">and </w:t>
      </w:r>
      <w:r w:rsidR="00001C2D">
        <w:t xml:space="preserve">reducing </w:t>
      </w:r>
      <w:r w:rsidRPr="00550B61">
        <w:t xml:space="preserve">posted QR codes with digital eSIM </w:t>
      </w:r>
      <w:r w:rsidR="000E2B8D">
        <w:t>fulfilment</w:t>
      </w:r>
      <w:r w:rsidR="000E2B8D" w:rsidRPr="00550B61">
        <w:t xml:space="preserve"> </w:t>
      </w:r>
      <w:r w:rsidRPr="00550B61">
        <w:t>reduces</w:t>
      </w:r>
      <w:r>
        <w:t xml:space="preserve"> </w:t>
      </w:r>
      <w:r w:rsidR="00F4683C" w:rsidRPr="00A52BD0">
        <w:rPr>
          <w:iCs/>
          <w:lang w:val="en-GB"/>
        </w:rPr>
        <w:t>SIM pack manufacturing</w:t>
      </w:r>
    </w:p>
    <w:p w14:paraId="0BBAF012" w14:textId="4D849F1F" w:rsidR="00CA4787" w:rsidRDefault="00CA4787" w:rsidP="00115B22">
      <w:pPr>
        <w:pStyle w:val="ListParagraph"/>
        <w:numPr>
          <w:ilvl w:val="0"/>
          <w:numId w:val="47"/>
        </w:numPr>
        <w:spacing w:before="100" w:beforeAutospacing="1" w:after="100" w:afterAutospacing="1" w:line="300" w:lineRule="atLeast"/>
        <w:rPr>
          <w:iCs/>
          <w:lang w:val="en-GB"/>
        </w:rPr>
      </w:pPr>
      <w:r>
        <w:rPr>
          <w:iCs/>
          <w:lang w:val="en-GB"/>
        </w:rPr>
        <w:t>SIM pack manufacturing</w:t>
      </w:r>
    </w:p>
    <w:p w14:paraId="6F9E3696" w14:textId="3CBBCD2C" w:rsidR="00F4683C" w:rsidRPr="00D86AA0" w:rsidRDefault="00F4683C" w:rsidP="00115B22">
      <w:pPr>
        <w:pStyle w:val="ListParagraph"/>
        <w:numPr>
          <w:ilvl w:val="0"/>
          <w:numId w:val="47"/>
        </w:numPr>
        <w:spacing w:before="100" w:beforeAutospacing="1" w:after="100" w:afterAutospacing="1" w:line="300" w:lineRule="atLeast"/>
        <w:rPr>
          <w:iCs/>
          <w:lang w:val="en-GB"/>
        </w:rPr>
      </w:pPr>
      <w:r w:rsidRPr="00D86AA0">
        <w:rPr>
          <w:iCs/>
          <w:lang w:val="en-GB"/>
        </w:rPr>
        <w:t>SIM logistics &amp; postage</w:t>
      </w:r>
    </w:p>
    <w:p w14:paraId="23A114F3" w14:textId="77777777" w:rsidR="00F4683C" w:rsidRPr="00D86AA0" w:rsidRDefault="00F4683C" w:rsidP="00115B22">
      <w:pPr>
        <w:pStyle w:val="ListParagraph"/>
        <w:numPr>
          <w:ilvl w:val="0"/>
          <w:numId w:val="47"/>
        </w:numPr>
        <w:spacing w:before="100" w:beforeAutospacing="1" w:after="100" w:afterAutospacing="1" w:line="300" w:lineRule="atLeast"/>
        <w:rPr>
          <w:iCs/>
          <w:lang w:val="en-GB"/>
        </w:rPr>
      </w:pPr>
      <w:r w:rsidRPr="00D86AA0">
        <w:rPr>
          <w:iCs/>
          <w:lang w:val="en-GB"/>
        </w:rPr>
        <w:t>Warehouse storage</w:t>
      </w:r>
    </w:p>
    <w:p w14:paraId="75AD7CE0" w14:textId="77777777" w:rsidR="00F4683C" w:rsidRPr="00D86AA0" w:rsidRDefault="00F4683C" w:rsidP="00115B22">
      <w:pPr>
        <w:pStyle w:val="ListParagraph"/>
        <w:numPr>
          <w:ilvl w:val="0"/>
          <w:numId w:val="47"/>
        </w:numPr>
        <w:spacing w:before="100" w:beforeAutospacing="1" w:after="100" w:afterAutospacing="1" w:line="300" w:lineRule="atLeast"/>
        <w:rPr>
          <w:iCs/>
          <w:lang w:val="en-GB"/>
        </w:rPr>
      </w:pPr>
      <w:r w:rsidRPr="00D86AA0">
        <w:rPr>
          <w:iCs/>
          <w:lang w:val="en-GB"/>
        </w:rPr>
        <w:t>Lost / damaged / failed SIM orders</w:t>
      </w:r>
    </w:p>
    <w:p w14:paraId="1B9C8BF9" w14:textId="7B16E30B" w:rsidR="00F4683C" w:rsidRDefault="00F4683C" w:rsidP="00115B22">
      <w:pPr>
        <w:pStyle w:val="ListParagraph"/>
        <w:numPr>
          <w:ilvl w:val="0"/>
          <w:numId w:val="47"/>
        </w:numPr>
        <w:spacing w:before="100" w:beforeAutospacing="1" w:after="100" w:afterAutospacing="1" w:line="300" w:lineRule="atLeast"/>
        <w:rPr>
          <w:iCs/>
          <w:lang w:val="en-GB"/>
        </w:rPr>
      </w:pPr>
      <w:r w:rsidRPr="00D86AA0">
        <w:rPr>
          <w:iCs/>
          <w:lang w:val="en-GB"/>
        </w:rPr>
        <w:t>SIM swap operational overhead</w:t>
      </w:r>
    </w:p>
    <w:p w14:paraId="7BBFC17E" w14:textId="55D1B17F" w:rsidR="00444429" w:rsidRPr="00444429" w:rsidRDefault="001A712C" w:rsidP="001A712C">
      <w:pPr>
        <w:pStyle w:val="Heading1"/>
        <w:numPr>
          <w:ilvl w:val="0"/>
          <w:numId w:val="0"/>
        </w:numPr>
        <w:jc w:val="both"/>
        <w:rPr>
          <w:lang w:val="en-GB"/>
        </w:rPr>
      </w:pPr>
      <w:r>
        <w:rPr>
          <w:lang w:val="en-GB"/>
        </w:rPr>
        <w:t>4</w:t>
      </w:r>
      <w:r w:rsidR="003579EF">
        <w:rPr>
          <w:lang w:val="en-GB"/>
        </w:rPr>
        <w:t>.</w:t>
      </w:r>
      <w:r>
        <w:rPr>
          <w:lang w:val="en-GB"/>
        </w:rPr>
        <w:t xml:space="preserve"> </w:t>
      </w:r>
      <w:r w:rsidR="00705432">
        <w:rPr>
          <w:lang w:val="en-GB"/>
        </w:rPr>
        <w:t>Business Outcome</w:t>
      </w:r>
      <w:r w:rsidR="0074080E">
        <w:rPr>
          <w:lang w:val="en-GB"/>
        </w:rPr>
        <w:t>s</w:t>
      </w:r>
    </w:p>
    <w:p w14:paraId="0BE9B3FE" w14:textId="77777777" w:rsidR="007E0DCA" w:rsidRPr="009A5965" w:rsidRDefault="007E0DCA">
      <w:pPr>
        <w:pStyle w:val="ListParagraph"/>
        <w:rPr>
          <w:iCs/>
          <w:lang w:val="en-GB"/>
        </w:rPr>
        <w:pPrChange w:id="11" w:author="Helen Dixon" w:date="2026-04-27T11:22:00Z" w16du:dateUtc="2026-04-27T10:22:00Z">
          <w:pPr>
            <w:ind w:left="720"/>
          </w:pPr>
        </w:pPrChange>
      </w:pPr>
    </w:p>
    <w:p w14:paraId="4BF08303" w14:textId="1D689C51" w:rsidR="00A74879" w:rsidRPr="00744992" w:rsidRDefault="00744992" w:rsidP="00744992">
      <w:pPr>
        <w:pStyle w:val="ListParagraph"/>
        <w:numPr>
          <w:ilvl w:val="0"/>
          <w:numId w:val="48"/>
        </w:numPr>
        <w:rPr>
          <w:rFonts w:eastAsia="Arial Unicode MS"/>
          <w:i/>
          <w:rPrChange w:id="12" w:author="Helen Dixon" w:date="2026-04-27T15:15:00Z" w16du:dateUtc="2026-04-27T14:15:00Z">
            <w:rPr>
              <w:iCs/>
              <w:lang w:val="en-GB"/>
            </w:rPr>
          </w:rPrChange>
        </w:rPr>
      </w:pPr>
      <w:r>
        <w:rPr>
          <w:iCs/>
          <w:lang w:val="en-GB"/>
        </w:rPr>
        <w:t xml:space="preserve">Faster eSIM fulfilment and activation – currently 24 hours for posted SIMS, target is &lt;60 </w:t>
      </w:r>
      <w:r w:rsidR="00E36B91">
        <w:rPr>
          <w:iCs/>
          <w:lang w:val="en-GB"/>
        </w:rPr>
        <w:t>minutes; this</w:t>
      </w:r>
      <w:r>
        <w:rPr>
          <w:iCs/>
          <w:lang w:val="en-GB"/>
        </w:rPr>
        <w:t xml:space="preserve"> will help VMO2 stay competitive with multi-network partners.</w:t>
      </w:r>
    </w:p>
    <w:p w14:paraId="00F0886B" w14:textId="1044FF00" w:rsidR="00744992" w:rsidRDefault="00744992" w:rsidP="00744992">
      <w:pPr>
        <w:numPr>
          <w:ilvl w:val="0"/>
          <w:numId w:val="48"/>
        </w:numPr>
        <w:rPr>
          <w:iCs/>
          <w:lang w:val="en-GB"/>
        </w:rPr>
      </w:pPr>
      <w:r>
        <w:rPr>
          <w:iCs/>
          <w:lang w:val="en-GB"/>
        </w:rPr>
        <w:t xml:space="preserve">Scalable reliable standards-based platform -  </w:t>
      </w:r>
      <w:r w:rsidRPr="00CD7E42">
        <w:rPr>
          <w:b/>
          <w:bCs/>
          <w:iCs/>
          <w:lang w:val="en-GB"/>
        </w:rPr>
        <w:t>99.9%</w:t>
      </w:r>
      <w:r>
        <w:rPr>
          <w:iCs/>
          <w:lang w:val="en-GB"/>
        </w:rPr>
        <w:t xml:space="preserve"> availability;  </w:t>
      </w:r>
      <w:r w:rsidRPr="00CD7E42">
        <w:rPr>
          <w:b/>
          <w:bCs/>
          <w:iCs/>
          <w:lang w:val="en-GB"/>
        </w:rPr>
        <w:t>99%</w:t>
      </w:r>
      <w:r>
        <w:rPr>
          <w:iCs/>
          <w:lang w:val="en-GB"/>
        </w:rPr>
        <w:t xml:space="preserve"> eSIM fulfilment success.</w:t>
      </w:r>
    </w:p>
    <w:p w14:paraId="6EB5DF7D" w14:textId="2D9034C4" w:rsidR="00744992" w:rsidRPr="00F7783D" w:rsidRDefault="00744992" w:rsidP="00744992">
      <w:pPr>
        <w:pStyle w:val="ListParagraph"/>
        <w:numPr>
          <w:ilvl w:val="0"/>
          <w:numId w:val="48"/>
        </w:numPr>
        <w:rPr>
          <w:rFonts w:eastAsia="Arial Unicode MS"/>
          <w:i/>
        </w:rPr>
      </w:pPr>
      <w:r>
        <w:t xml:space="preserve">Removal of dependency of SIM logistics and postage - </w:t>
      </w:r>
      <w:r>
        <w:rPr>
          <w:b/>
          <w:bCs/>
        </w:rPr>
        <w:t>X</w:t>
      </w:r>
      <w:r w:rsidRPr="003A7346">
        <w:rPr>
          <w:b/>
          <w:bCs/>
        </w:rPr>
        <w:t>%</w:t>
      </w:r>
      <w:r>
        <w:t xml:space="preserve"> of wholesale eSIM fulfilments delivered </w:t>
      </w:r>
      <w:r w:rsidR="000D796D">
        <w:t>/</w:t>
      </w:r>
      <w:r>
        <w:t>digitally (no physical mail) and number of posted QR code packs</w:t>
      </w:r>
      <w:r w:rsidR="00C34E3F">
        <w:t xml:space="preserve"> where the EID is unknown</w:t>
      </w:r>
      <w:r>
        <w:t>.</w:t>
      </w:r>
      <w:r w:rsidR="00501336">
        <w:t xml:space="preserve"> (current</w:t>
      </w:r>
      <w:r w:rsidR="00497959">
        <w:t xml:space="preserve"> volume of</w:t>
      </w:r>
      <w:r w:rsidR="00501336">
        <w:t xml:space="preserve"> SIM orders from </w:t>
      </w:r>
      <w:r w:rsidR="000D796D">
        <w:t xml:space="preserve">07/01/25 to </w:t>
      </w:r>
      <w:r w:rsidR="00497959">
        <w:t>17/04/26 177,205)</w:t>
      </w:r>
      <w:r w:rsidR="00CE3E3D">
        <w:t>.</w:t>
      </w:r>
    </w:p>
    <w:p w14:paraId="4FDDD74D" w14:textId="7F9A9464" w:rsidR="00F7783D" w:rsidRPr="00C34E3F" w:rsidRDefault="00F7783D" w:rsidP="00744992">
      <w:pPr>
        <w:pStyle w:val="ListParagraph"/>
        <w:numPr>
          <w:ilvl w:val="0"/>
          <w:numId w:val="48"/>
        </w:numPr>
        <w:rPr>
          <w:rFonts w:eastAsia="Arial Unicode MS"/>
          <w:i/>
        </w:rPr>
      </w:pPr>
      <w:r w:rsidRPr="00F7783D">
        <w:rPr>
          <w:rFonts w:eastAsia="Arial Unicode MS"/>
          <w:i/>
        </w:rPr>
        <w:t xml:space="preserve">The objective is to provide partners with a standardised way to request and manage digital </w:t>
      </w:r>
      <w:proofErr w:type="spellStart"/>
      <w:r w:rsidRPr="00F7783D">
        <w:rPr>
          <w:rFonts w:eastAsia="Arial Unicode MS"/>
          <w:i/>
        </w:rPr>
        <w:t>eSIMs</w:t>
      </w:r>
      <w:proofErr w:type="spellEnd"/>
      <w:r w:rsidRPr="00F7783D">
        <w:rPr>
          <w:rFonts w:eastAsia="Arial Unicode MS"/>
          <w:i/>
        </w:rPr>
        <w:t xml:space="preserve"> without requiring physical stock management</w:t>
      </w:r>
    </w:p>
    <w:p w14:paraId="1318075F" w14:textId="61CC8EE5" w:rsidR="0074080E" w:rsidRPr="00C34E3F" w:rsidDel="000D796D" w:rsidRDefault="0074080E">
      <w:pPr>
        <w:pStyle w:val="ListParagraph"/>
        <w:rPr>
          <w:del w:id="13" w:author="Helen Dixon" w:date="2026-04-27T16:15:00Z" w16du:dateUtc="2026-04-27T15:15:00Z"/>
          <w:rFonts w:eastAsia="Arial Unicode MS"/>
          <w:i/>
        </w:rPr>
        <w:pPrChange w:id="14" w:author="Helen Dixon" w:date="2026-04-27T15:16:00Z" w16du:dateUtc="2026-04-27T14:16:00Z">
          <w:pPr/>
        </w:pPrChange>
      </w:pPr>
    </w:p>
    <w:p w14:paraId="26290A68" w14:textId="4CAD343F" w:rsidR="003072EC" w:rsidRPr="00BE1EBC" w:rsidRDefault="003072EC" w:rsidP="00BE1EBC">
      <w:pPr>
        <w:pStyle w:val="Heading1"/>
        <w:numPr>
          <w:ilvl w:val="0"/>
          <w:numId w:val="66"/>
        </w:numPr>
        <w:jc w:val="left"/>
        <w:rPr>
          <w:rFonts w:eastAsia="Arial Unicode MS"/>
        </w:rPr>
      </w:pPr>
      <w:bookmarkStart w:id="15" w:name="_Toc34905931"/>
      <w:r w:rsidRPr="00BE1EBC">
        <w:rPr>
          <w:rFonts w:eastAsia="Arial Unicode MS"/>
        </w:rPr>
        <w:t>SCOPE</w:t>
      </w:r>
      <w:bookmarkEnd w:id="9"/>
      <w:bookmarkEnd w:id="15"/>
    </w:p>
    <w:p w14:paraId="0F8103D6" w14:textId="77777777" w:rsidR="003072EC" w:rsidRPr="008D33A1" w:rsidRDefault="003072EC" w:rsidP="00BE1EBC">
      <w:pPr>
        <w:pStyle w:val="Heading2"/>
        <w:keepNext/>
        <w:widowControl w:val="0"/>
        <w:numPr>
          <w:ilvl w:val="0"/>
          <w:numId w:val="0"/>
        </w:numPr>
        <w:spacing w:before="120" w:after="60" w:line="240" w:lineRule="atLeast"/>
        <w:ind w:firstLine="360"/>
      </w:pPr>
      <w:bookmarkStart w:id="16" w:name="_Toc468785157"/>
      <w:r w:rsidRPr="008D33A1">
        <w:t>In Scope</w:t>
      </w:r>
      <w:bookmarkEnd w:id="16"/>
    </w:p>
    <w:p w14:paraId="505BF26B" w14:textId="47F621BD" w:rsidR="003072EC" w:rsidRDefault="003072EC" w:rsidP="009D7722">
      <w:pPr>
        <w:ind w:firstLine="507"/>
        <w:rPr>
          <w:rFonts w:cs="Arial"/>
          <w:i/>
          <w:szCs w:val="20"/>
        </w:rPr>
      </w:pPr>
    </w:p>
    <w:p w14:paraId="3B155D02" w14:textId="77777777" w:rsidR="00F94CC8" w:rsidRDefault="00F94CC8">
      <w:pPr>
        <w:rPr>
          <w:kern w:val="2"/>
          <w:szCs w:val="20"/>
          <w:lang w:eastAsia="en-GB"/>
          <w14:ligatures w14:val="standardContextual"/>
        </w:rPr>
      </w:pPr>
      <w:bookmarkStart w:id="17" w:name="_Toc468785158"/>
      <w:r>
        <w:rPr>
          <w:b/>
          <w:bCs/>
        </w:rPr>
        <w:t>In-scope outcomes / requirements (what):</w:t>
      </w:r>
    </w:p>
    <w:p w14:paraId="78324B41" w14:textId="1FF65E92" w:rsidR="00DC4526" w:rsidRPr="001853BD" w:rsidRDefault="00DC4526" w:rsidP="00DC4526">
      <w:pPr>
        <w:numPr>
          <w:ilvl w:val="0"/>
          <w:numId w:val="38"/>
        </w:numPr>
        <w:rPr>
          <w:kern w:val="2"/>
          <w:szCs w:val="20"/>
          <w:lang w:eastAsia="en-GB"/>
          <w14:ligatures w14:val="standardContextual"/>
        </w:rPr>
      </w:pPr>
      <w:r w:rsidRPr="00532447">
        <w:t xml:space="preserve">Enable </w:t>
      </w:r>
      <w:r w:rsidR="00956F49" w:rsidRPr="00956F49">
        <w:rPr>
          <w:u w:val="single"/>
        </w:rPr>
        <w:t xml:space="preserve">ALL 13 </w:t>
      </w:r>
      <w:r w:rsidR="008D7F31">
        <w:rPr>
          <w:u w:val="single"/>
        </w:rPr>
        <w:t>x</w:t>
      </w:r>
      <w:r w:rsidR="00956F49">
        <w:t xml:space="preserve"> </w:t>
      </w:r>
      <w:r w:rsidRPr="00577D8B">
        <w:rPr>
          <w:u w:val="single"/>
        </w:rPr>
        <w:t>wholesale partners</w:t>
      </w:r>
      <w:r w:rsidR="00731191" w:rsidRPr="00577D8B">
        <w:rPr>
          <w:u w:val="single"/>
        </w:rPr>
        <w:t>,</w:t>
      </w:r>
      <w:r w:rsidR="00BE1EBC">
        <w:rPr>
          <w:u w:val="single"/>
        </w:rPr>
        <w:t xml:space="preserve"> </w:t>
      </w:r>
      <w:r w:rsidRPr="00532447">
        <w:t>to</w:t>
      </w:r>
      <w:r w:rsidR="007626CA">
        <w:t xml:space="preserve"> be able to</w:t>
      </w:r>
      <w:r w:rsidRPr="00532447">
        <w:t xml:space="preserve"> request digital eSIM fulfilment of eSIM activation details</w:t>
      </w:r>
      <w:r>
        <w:t xml:space="preserve"> </w:t>
      </w:r>
      <w:r w:rsidRPr="00382B16">
        <w:t>and</w:t>
      </w:r>
      <w:r w:rsidR="008D7F31">
        <w:t xml:space="preserve"> </w:t>
      </w:r>
      <w:r w:rsidRPr="00382B16">
        <w:t>reduce</w:t>
      </w:r>
      <w:r w:rsidR="008D7F31">
        <w:t xml:space="preserve"> </w:t>
      </w:r>
      <w:r w:rsidRPr="00382B16">
        <w:t>reliance on paper-based fulfilment</w:t>
      </w:r>
      <w:r w:rsidR="00215A6F">
        <w:t>.</w:t>
      </w:r>
    </w:p>
    <w:p w14:paraId="7EC47FA0" w14:textId="4996CBAC" w:rsidR="00DC4526" w:rsidRDefault="00DC4526" w:rsidP="00DC4526">
      <w:pPr>
        <w:numPr>
          <w:ilvl w:val="0"/>
          <w:numId w:val="38"/>
        </w:numPr>
        <w:rPr>
          <w:kern w:val="2"/>
          <w:szCs w:val="20"/>
          <w:lang w:eastAsia="en-GB"/>
          <w14:ligatures w14:val="standardContextual"/>
        </w:rPr>
      </w:pPr>
      <w:r w:rsidRPr="00E2515C">
        <w:rPr>
          <w:rPrChange w:id="18" w:author="Helen Dixon" w:date="2026-04-27T11:34:00Z" w16du:dateUtc="2026-04-27T10:34:00Z">
            <w:rPr>
              <w:u w:val="single"/>
            </w:rPr>
          </w:rPrChange>
        </w:rPr>
        <w:t>Provide at least one fulfilment channel</w:t>
      </w:r>
      <w:r>
        <w:t xml:space="preserve"> appropriate for </w:t>
      </w:r>
      <w:r w:rsidR="00524D80">
        <w:rPr>
          <w:u w:val="single"/>
        </w:rPr>
        <w:t>All 13 Wholesale</w:t>
      </w:r>
      <w:r w:rsidR="00C2577E" w:rsidRPr="00577D8B">
        <w:rPr>
          <w:u w:val="single"/>
        </w:rPr>
        <w:t xml:space="preserve"> partners, </w:t>
      </w:r>
      <w:r>
        <w:t>(e.g</w:t>
      </w:r>
      <w:r w:rsidRPr="00E2515C">
        <w:t xml:space="preserve">., </w:t>
      </w:r>
      <w:r w:rsidRPr="00956F49">
        <w:t>digital QR code data</w:t>
      </w:r>
      <w:r>
        <w:t xml:space="preserve"> for partner-controlled presentation to end users).</w:t>
      </w:r>
    </w:p>
    <w:p w14:paraId="39CE57F7" w14:textId="3B9324E5" w:rsidR="00215A6F" w:rsidRPr="00594776" w:rsidRDefault="00215A6F" w:rsidP="007B5B98">
      <w:pPr>
        <w:numPr>
          <w:ilvl w:val="0"/>
          <w:numId w:val="38"/>
        </w:numPr>
      </w:pPr>
      <w:r>
        <w:t xml:space="preserve">Support Partners by providing </w:t>
      </w:r>
      <w:r w:rsidR="00405115" w:rsidRPr="00405115">
        <w:rPr>
          <w:lang w:val="en-GB"/>
        </w:rPr>
        <w:t>a single wholesale-partner SM-DP+ tenant owned and managed by the Wholesale Partners team.</w:t>
      </w:r>
    </w:p>
    <w:p w14:paraId="261EA537" w14:textId="000C8E0F" w:rsidR="00594776" w:rsidRDefault="00F36E36" w:rsidP="007B5B98">
      <w:pPr>
        <w:numPr>
          <w:ilvl w:val="0"/>
          <w:numId w:val="38"/>
        </w:numPr>
      </w:pPr>
      <w:r>
        <w:t xml:space="preserve">Standard </w:t>
      </w:r>
      <w:r w:rsidR="00594776" w:rsidRPr="00594776">
        <w:t>APIs would be exposed through a middleware layer (</w:t>
      </w:r>
      <w:r w:rsidR="00594776">
        <w:t>such as</w:t>
      </w:r>
      <w:r w:rsidR="00594776" w:rsidRPr="00594776">
        <w:t xml:space="preserve"> Apigee).</w:t>
      </w:r>
    </w:p>
    <w:p w14:paraId="65DD390F" w14:textId="37E17D6C" w:rsidR="00F36E36" w:rsidRDefault="00F36E36" w:rsidP="007B5B98">
      <w:pPr>
        <w:numPr>
          <w:ilvl w:val="0"/>
          <w:numId w:val="38"/>
        </w:numPr>
      </w:pPr>
      <w:r>
        <w:t xml:space="preserve">Be able to cancel and </w:t>
      </w:r>
      <w:r w:rsidR="009F0A3E">
        <w:t>return orders if needed.</w:t>
      </w:r>
    </w:p>
    <w:p w14:paraId="574395BF" w14:textId="2FF78B10" w:rsidR="009F0A3E" w:rsidRPr="00BC6AA2" w:rsidRDefault="009F0A3E" w:rsidP="00BC6AA2">
      <w:pPr>
        <w:numPr>
          <w:ilvl w:val="0"/>
          <w:numId w:val="38"/>
        </w:numPr>
      </w:pPr>
      <w:r>
        <w:rPr>
          <w:rFonts w:ascii="Segoe UI" w:hAnsi="Segoe UI" w:cs="Segoe UI"/>
          <w:sz w:val="21"/>
          <w:szCs w:val="21"/>
        </w:rPr>
        <w:t xml:space="preserve">Partner must </w:t>
      </w:r>
      <w:r w:rsidRPr="00BC6AA2">
        <w:t xml:space="preserve">be able to receive all information required to: </w:t>
      </w:r>
    </w:p>
    <w:p w14:paraId="56D4950E" w14:textId="77777777" w:rsidR="009F0A3E" w:rsidRPr="00BC6AA2" w:rsidRDefault="009F0A3E" w:rsidP="00BC6AA2">
      <w:pPr>
        <w:numPr>
          <w:ilvl w:val="0"/>
          <w:numId w:val="38"/>
        </w:numPr>
      </w:pPr>
      <w:r w:rsidRPr="00BC6AA2">
        <w:t>Generate QR codes.</w:t>
      </w:r>
    </w:p>
    <w:p w14:paraId="34671DAB" w14:textId="5130F39B" w:rsidR="009F0A3E" w:rsidRPr="00BC6AA2" w:rsidRDefault="009F0A3E" w:rsidP="00BC6AA2">
      <w:pPr>
        <w:numPr>
          <w:ilvl w:val="0"/>
          <w:numId w:val="38"/>
        </w:numPr>
      </w:pPr>
      <w:r w:rsidRPr="00BC6AA2">
        <w:t>Support journeys where the EID is known or not known.</w:t>
      </w:r>
    </w:p>
    <w:p w14:paraId="031825AD" w14:textId="333DF347" w:rsidR="009F0A3E" w:rsidRPr="00BC6AA2" w:rsidRDefault="002A61A7" w:rsidP="00BC6AA2">
      <w:pPr>
        <w:numPr>
          <w:ilvl w:val="0"/>
          <w:numId w:val="38"/>
        </w:numPr>
      </w:pPr>
      <w:r w:rsidRPr="00BC6AA2">
        <w:t>That this process is as close to instantaneous as possible.</w:t>
      </w:r>
    </w:p>
    <w:p w14:paraId="616587A4" w14:textId="3279CF35" w:rsidR="009F0A3E" w:rsidRDefault="00BC6AA2" w:rsidP="009F0A3E">
      <w:pPr>
        <w:numPr>
          <w:ilvl w:val="0"/>
          <w:numId w:val="38"/>
        </w:numPr>
      </w:pPr>
      <w:r>
        <w:t>Partners must be able to b</w:t>
      </w:r>
      <w:r w:rsidR="009F0A3E" w:rsidRPr="00BC6AA2">
        <w:t>uild their own customer experiences</w:t>
      </w:r>
      <w:r>
        <w:t xml:space="preserve"> at their end.</w:t>
      </w:r>
    </w:p>
    <w:p w14:paraId="54659CE2" w14:textId="5E8D1B34" w:rsidR="00F94CC8" w:rsidRDefault="00F94CC8" w:rsidP="00F94CC8">
      <w:pPr>
        <w:numPr>
          <w:ilvl w:val="0"/>
          <w:numId w:val="38"/>
        </w:numPr>
      </w:pPr>
      <w:r>
        <w:lastRenderedPageBreak/>
        <w:t xml:space="preserve">Define a repeatable wholesale partner onboarding model (interfaces, assurance, testing, operational support, and documentation) that can be reused across </w:t>
      </w:r>
      <w:r w:rsidR="005D66F5" w:rsidRPr="005D66F5">
        <w:rPr>
          <w:u w:val="single"/>
        </w:rPr>
        <w:t xml:space="preserve">all </w:t>
      </w:r>
      <w:r w:rsidR="003C42C7" w:rsidRPr="005D66F5">
        <w:rPr>
          <w:u w:val="single"/>
        </w:rPr>
        <w:t>wholesale</w:t>
      </w:r>
      <w:r w:rsidR="003C42C7" w:rsidRPr="00577D8B">
        <w:rPr>
          <w:u w:val="single"/>
        </w:rPr>
        <w:t xml:space="preserve"> partners</w:t>
      </w:r>
      <w:r w:rsidR="00B90C05">
        <w:rPr>
          <w:u w:val="single"/>
        </w:rPr>
        <w:t>.</w:t>
      </w:r>
    </w:p>
    <w:p w14:paraId="59406D9B" w14:textId="77777777" w:rsidR="00F94CC8" w:rsidRDefault="00F94CC8" w:rsidP="00F94CC8">
      <w:pPr>
        <w:numPr>
          <w:ilvl w:val="0"/>
          <w:numId w:val="38"/>
        </w:numPr>
      </w:pPr>
      <w:r>
        <w:t>Meet security, privacy, audit, and fraud controls appropriate for remote provisioning (including customer/partner authentication, authorisation, and traceability).</w:t>
      </w:r>
    </w:p>
    <w:p w14:paraId="3BFD9A2E" w14:textId="528E50F1" w:rsidR="0052625C" w:rsidRDefault="0052625C" w:rsidP="00F94CC8">
      <w:pPr>
        <w:numPr>
          <w:ilvl w:val="0"/>
          <w:numId w:val="38"/>
        </w:numPr>
      </w:pPr>
      <w:r>
        <w:t xml:space="preserve">Provide appropriate messaging and communications to the Wholesale Partner which enables them to </w:t>
      </w:r>
      <w:r w:rsidR="00647B39">
        <w:t>keep their customers informed of the eSIM fulfilment journey.</w:t>
      </w:r>
    </w:p>
    <w:p w14:paraId="52CB08AE" w14:textId="504C233E" w:rsidR="00D2559A" w:rsidRDefault="00D2559A" w:rsidP="00D2559A">
      <w:pPr>
        <w:pStyle w:val="ListParagraph"/>
        <w:numPr>
          <w:ilvl w:val="0"/>
          <w:numId w:val="38"/>
        </w:numPr>
      </w:pPr>
      <w:r w:rsidRPr="00D2559A">
        <w:t xml:space="preserve">The IIA must support Wholesale Mobile team in making a commercial decision to deliver </w:t>
      </w:r>
      <w:r w:rsidR="004404CF">
        <w:t xml:space="preserve">to </w:t>
      </w:r>
      <w:r w:rsidRPr="00D2559A">
        <w:t>13</w:t>
      </w:r>
      <w:r w:rsidR="004404CF">
        <w:t xml:space="preserve"> x</w:t>
      </w:r>
      <w:r w:rsidRPr="00D2559A">
        <w:t xml:space="preserve"> SMB Wholesale partners</w:t>
      </w:r>
      <w:r w:rsidR="00786ED3">
        <w:t xml:space="preserve"> an API that they can use as an when they are ready.</w:t>
      </w:r>
    </w:p>
    <w:p w14:paraId="17386A7C" w14:textId="77777777" w:rsidR="00A87397" w:rsidRDefault="00A87397" w:rsidP="00A87397">
      <w:pPr>
        <w:pStyle w:val="ListParagraph"/>
        <w:numPr>
          <w:ilvl w:val="0"/>
          <w:numId w:val="38"/>
        </w:numPr>
        <w:spacing w:line="300" w:lineRule="atLeast"/>
        <w:rPr>
          <w:rFonts w:ascii="Segoe UI" w:hAnsi="Segoe UI" w:cs="Segoe UI"/>
          <w:sz w:val="21"/>
          <w:szCs w:val="21"/>
          <w:lang w:val="en-GB" w:eastAsia="en-GB"/>
        </w:rPr>
      </w:pPr>
      <w:r w:rsidRPr="00A87397">
        <w:rPr>
          <w:rFonts w:ascii="Segoe UI" w:hAnsi="Segoe UI" w:cs="Segoe UI"/>
          <w:sz w:val="21"/>
          <w:szCs w:val="21"/>
          <w:lang w:val="en-GB" w:eastAsia="en-GB"/>
        </w:rPr>
        <w:t>IIA guidance required on Phase 2 mobilisation timing and dependencies:</w:t>
      </w:r>
    </w:p>
    <w:p w14:paraId="31CDC166" w14:textId="77777777" w:rsidR="00D2559A" w:rsidRDefault="00D2559A" w:rsidP="00D2559A">
      <w:pPr>
        <w:pStyle w:val="ListParagraph"/>
      </w:pPr>
    </w:p>
    <w:p w14:paraId="7A71DC18" w14:textId="77777777" w:rsidR="002E1257" w:rsidRDefault="002E1257">
      <w:r>
        <w:rPr>
          <w:b/>
          <w:bCs/>
        </w:rPr>
        <w:t>Indicative solution approach (how) – to be confirmed via Architectural Steer:</w:t>
      </w:r>
      <w:r>
        <w:t xml:space="preserve"> Deliver the above outcomes using industry-standard eSIM remote provisioning capabilities with appropriate partner connectivity and operational tooling. Specific platform components, integration patterns, and vendor interfaces will be confirmed during the Architectural Steer and Initial Impact Assessment.</w:t>
      </w:r>
    </w:p>
    <w:p w14:paraId="4C3C1E91" w14:textId="77777777" w:rsidR="00D723F5" w:rsidRDefault="00D723F5">
      <w:pPr>
        <w:rPr>
          <w:kern w:val="2"/>
          <w:szCs w:val="20"/>
          <w:lang w:eastAsia="en-GB"/>
          <w14:ligatures w14:val="standardContextual"/>
        </w:rPr>
      </w:pPr>
    </w:p>
    <w:p w14:paraId="47326699" w14:textId="77777777" w:rsidR="003072EC" w:rsidRPr="00E04F49" w:rsidRDefault="003072EC" w:rsidP="00BE1EBC">
      <w:pPr>
        <w:pStyle w:val="Heading2"/>
        <w:numPr>
          <w:ilvl w:val="1"/>
          <w:numId w:val="62"/>
        </w:numPr>
      </w:pPr>
      <w:r w:rsidRPr="00E04F49">
        <w:t>OUT OF Scope</w:t>
      </w:r>
      <w:bookmarkEnd w:id="17"/>
    </w:p>
    <w:p w14:paraId="30C9D191" w14:textId="77777777" w:rsidR="00726050" w:rsidRPr="00726050" w:rsidRDefault="00726050" w:rsidP="00726050">
      <w:pPr>
        <w:numPr>
          <w:ilvl w:val="1"/>
          <w:numId w:val="1"/>
        </w:numPr>
        <w:rPr>
          <w:rFonts w:cs="Arial"/>
          <w:b/>
          <w:iCs/>
          <w:szCs w:val="20"/>
          <w:lang w:val="en-GB"/>
        </w:rPr>
      </w:pPr>
      <w:r w:rsidRPr="00726050">
        <w:rPr>
          <w:rFonts w:cs="Arial"/>
          <w:b/>
          <w:iCs/>
          <w:szCs w:val="20"/>
          <w:lang w:val="en-US"/>
        </w:rPr>
        <w:t>Physical SIM delivery process</w:t>
      </w:r>
    </w:p>
    <w:p w14:paraId="497975C0" w14:textId="77777777" w:rsidR="00726050" w:rsidRPr="00726050" w:rsidRDefault="00726050" w:rsidP="00726050">
      <w:pPr>
        <w:numPr>
          <w:ilvl w:val="1"/>
          <w:numId w:val="1"/>
        </w:numPr>
        <w:rPr>
          <w:rFonts w:cs="Arial"/>
          <w:b/>
          <w:iCs/>
          <w:szCs w:val="20"/>
          <w:lang w:val="en-GB"/>
        </w:rPr>
      </w:pPr>
      <w:r w:rsidRPr="00726050">
        <w:rPr>
          <w:rFonts w:cs="Arial"/>
          <w:b/>
          <w:iCs/>
          <w:szCs w:val="20"/>
          <w:lang w:val="en-US"/>
        </w:rPr>
        <w:t>Billing and Collection</w:t>
      </w:r>
    </w:p>
    <w:p w14:paraId="53A72AEE" w14:textId="77777777" w:rsidR="00726050" w:rsidRPr="00726050" w:rsidRDefault="00726050" w:rsidP="00726050">
      <w:pPr>
        <w:numPr>
          <w:ilvl w:val="1"/>
          <w:numId w:val="1"/>
        </w:numPr>
        <w:rPr>
          <w:rFonts w:cs="Arial"/>
          <w:b/>
          <w:iCs/>
          <w:szCs w:val="20"/>
          <w:lang w:val="en-GB"/>
        </w:rPr>
      </w:pPr>
      <w:r w:rsidRPr="00726050">
        <w:rPr>
          <w:rFonts w:cs="Arial"/>
          <w:b/>
          <w:iCs/>
          <w:szCs w:val="20"/>
          <w:lang w:val="en-US"/>
        </w:rPr>
        <w:t>Reporting activities</w:t>
      </w:r>
    </w:p>
    <w:p w14:paraId="4F26C0AE" w14:textId="5232E552" w:rsidR="00726050" w:rsidRPr="00726050" w:rsidRDefault="00726050" w:rsidP="00726050">
      <w:pPr>
        <w:numPr>
          <w:ilvl w:val="1"/>
          <w:numId w:val="1"/>
        </w:numPr>
        <w:rPr>
          <w:rFonts w:cs="Arial"/>
          <w:b/>
          <w:iCs/>
          <w:szCs w:val="20"/>
          <w:lang w:val="en-GB"/>
        </w:rPr>
      </w:pPr>
      <w:r w:rsidRPr="00726050">
        <w:rPr>
          <w:rFonts w:cs="Arial"/>
          <w:b/>
          <w:iCs/>
          <w:szCs w:val="20"/>
          <w:lang w:val="en-US"/>
        </w:rPr>
        <w:t>VMO2</w:t>
      </w:r>
      <w:r w:rsidR="003C3686">
        <w:rPr>
          <w:rFonts w:cs="Arial"/>
          <w:b/>
          <w:iCs/>
          <w:szCs w:val="20"/>
          <w:lang w:val="en-US"/>
        </w:rPr>
        <w:t xml:space="preserve">, MVNO’s </w:t>
      </w:r>
      <w:r w:rsidRPr="00726050">
        <w:rPr>
          <w:rFonts w:cs="Arial"/>
          <w:b/>
          <w:iCs/>
          <w:szCs w:val="20"/>
          <w:lang w:val="en-US"/>
        </w:rPr>
        <w:t xml:space="preserve">and </w:t>
      </w:r>
      <w:r w:rsidR="003C3686">
        <w:rPr>
          <w:rFonts w:cs="Arial"/>
          <w:b/>
          <w:iCs/>
          <w:szCs w:val="20"/>
          <w:lang w:val="en-US"/>
        </w:rPr>
        <w:t xml:space="preserve">direct </w:t>
      </w:r>
      <w:r w:rsidR="00DB093B">
        <w:rPr>
          <w:rFonts w:cs="Arial"/>
          <w:b/>
          <w:iCs/>
          <w:szCs w:val="20"/>
          <w:lang w:val="en-US"/>
        </w:rPr>
        <w:t>customers</w:t>
      </w:r>
    </w:p>
    <w:p w14:paraId="32234956" w14:textId="6708A198" w:rsidR="00487FA0" w:rsidRDefault="00487FA0" w:rsidP="00726050">
      <w:pPr>
        <w:numPr>
          <w:ilvl w:val="1"/>
          <w:numId w:val="1"/>
        </w:numPr>
        <w:rPr>
          <w:rFonts w:cs="Arial"/>
          <w:b/>
          <w:iCs/>
          <w:szCs w:val="20"/>
          <w:lang w:val="en-GB"/>
        </w:rPr>
      </w:pPr>
      <w:r>
        <w:rPr>
          <w:rFonts w:cs="Arial"/>
          <w:b/>
          <w:iCs/>
          <w:szCs w:val="20"/>
          <w:lang w:val="en-GB"/>
        </w:rPr>
        <w:t>IOT.  They need their own journey for eSIM</w:t>
      </w:r>
    </w:p>
    <w:p w14:paraId="7396D69E" w14:textId="3560AD1F" w:rsidR="003072EC" w:rsidRPr="004A784D" w:rsidRDefault="003072EC" w:rsidP="00726050">
      <w:pPr>
        <w:ind w:left="1653"/>
        <w:rPr>
          <w:rFonts w:cs="Arial"/>
          <w:b/>
          <w:i/>
          <w:szCs w:val="20"/>
        </w:rPr>
      </w:pPr>
    </w:p>
    <w:p w14:paraId="7CB45FD5" w14:textId="77777777" w:rsidR="00961B9D" w:rsidRPr="009A2EA3" w:rsidRDefault="00961B9D" w:rsidP="00961B9D">
      <w:pPr>
        <w:ind w:left="1653"/>
        <w:rPr>
          <w:rFonts w:cs="Arial"/>
          <w:b/>
          <w:szCs w:val="20"/>
        </w:rPr>
      </w:pPr>
    </w:p>
    <w:p w14:paraId="2ECD7913" w14:textId="77777777" w:rsidR="003072EC" w:rsidRDefault="003072EC" w:rsidP="00BE1EBC">
      <w:pPr>
        <w:pStyle w:val="Heading2"/>
        <w:keepNext/>
        <w:widowControl w:val="0"/>
        <w:numPr>
          <w:ilvl w:val="1"/>
          <w:numId w:val="62"/>
        </w:numPr>
        <w:spacing w:before="120" w:after="60" w:line="240" w:lineRule="atLeast"/>
        <w:rPr>
          <w:rFonts w:cs="Arial"/>
        </w:rPr>
      </w:pPr>
      <w:bookmarkStart w:id="19" w:name="_Toc468785159"/>
      <w:r w:rsidRPr="008D33A1">
        <w:rPr>
          <w:rFonts w:cs="Arial"/>
        </w:rPr>
        <w:t>Future Scope Items</w:t>
      </w:r>
      <w:bookmarkEnd w:id="19"/>
    </w:p>
    <w:p w14:paraId="145EBF74" w14:textId="2629EE87" w:rsidR="00CE7636" w:rsidRDefault="00A1069B" w:rsidP="00A87397">
      <w:pPr>
        <w:pStyle w:val="ListParagraph"/>
        <w:numPr>
          <w:ilvl w:val="0"/>
          <w:numId w:val="25"/>
        </w:numPr>
        <w:rPr>
          <w:rFonts w:cs="Arial"/>
          <w:i/>
          <w:szCs w:val="20"/>
        </w:rPr>
      </w:pPr>
      <w:r>
        <w:rPr>
          <w:rFonts w:cs="Arial"/>
          <w:i/>
          <w:szCs w:val="20"/>
        </w:rPr>
        <w:t>NA</w:t>
      </w:r>
    </w:p>
    <w:p w14:paraId="59041D5B" w14:textId="77777777" w:rsidR="00A87397" w:rsidRPr="00A87397" w:rsidRDefault="00A87397" w:rsidP="00A87397">
      <w:pPr>
        <w:pStyle w:val="ListParagraph"/>
        <w:ind w:left="1800"/>
        <w:rPr>
          <w:rFonts w:cs="Arial"/>
          <w:i/>
          <w:szCs w:val="20"/>
        </w:rPr>
      </w:pPr>
    </w:p>
    <w:p w14:paraId="578812EB" w14:textId="77777777" w:rsidR="00922DD1" w:rsidRDefault="00922DD1" w:rsidP="003173B4">
      <w:pPr>
        <w:pStyle w:val="Heading2"/>
        <w:numPr>
          <w:ilvl w:val="0"/>
          <w:numId w:val="0"/>
        </w:numPr>
        <w:ind w:left="720"/>
        <w:rPr>
          <w:kern w:val="2"/>
          <w:szCs w:val="22"/>
          <w:lang w:eastAsia="en-GB"/>
          <w14:ligatures w14:val="standardContextual"/>
        </w:rPr>
      </w:pPr>
      <w:bookmarkStart w:id="20" w:name="_Toc534706673"/>
      <w:bookmarkStart w:id="21" w:name="_Toc34905932"/>
      <w:bookmarkEnd w:id="20"/>
      <w:r>
        <w:t>5.4 High-level requirements</w:t>
      </w:r>
    </w:p>
    <w:p w14:paraId="45462CF1" w14:textId="0C231B57" w:rsidR="00922DD1" w:rsidRDefault="00922DD1">
      <w:r>
        <w:t xml:space="preserve">The following high-level requirements describe the partner-facing capabilities needed to deliver digital eSIM fulfilment </w:t>
      </w:r>
      <w:r w:rsidR="003173B4">
        <w:t xml:space="preserve">of </w:t>
      </w:r>
      <w:r w:rsidR="00796319">
        <w:t>an API</w:t>
      </w:r>
      <w:r w:rsidR="003173B4">
        <w:t xml:space="preserve"> nature </w:t>
      </w:r>
      <w:r w:rsidR="006C7728">
        <w:t>for</w:t>
      </w:r>
      <w:r>
        <w:t xml:space="preserve"> </w:t>
      </w:r>
      <w:r w:rsidR="00DB093B" w:rsidRPr="005D66F5">
        <w:rPr>
          <w:u w:val="single"/>
        </w:rPr>
        <w:t>all wholesale</w:t>
      </w:r>
      <w:r w:rsidR="00DB093B" w:rsidRPr="00577D8B">
        <w:rPr>
          <w:u w:val="single"/>
        </w:rPr>
        <w:t xml:space="preserve"> partners</w:t>
      </w:r>
      <w:r w:rsidR="00796319">
        <w:rPr>
          <w:u w:val="single"/>
        </w:rPr>
        <w:t xml:space="preserve">. </w:t>
      </w:r>
      <w:r>
        <w:t xml:space="preserve"> VMO2 will not have direct contact with partners’ end users; </w:t>
      </w:r>
      <w:r w:rsidR="00B50AF0">
        <w:t>therefore,</w:t>
      </w:r>
      <w:r>
        <w:t xml:space="preserve"> requirements focus on partner interfaces, partner-consumable statuses, and appropriate security and audit controls.</w:t>
      </w:r>
    </w:p>
    <w:p w14:paraId="7AB5D2B1" w14:textId="77777777" w:rsidR="00A8581C" w:rsidRDefault="00A8581C">
      <w:pPr>
        <w:rPr>
          <w:kern w:val="2"/>
          <w:szCs w:val="20"/>
          <w:lang w:eastAsia="en-GB"/>
          <w14:ligatures w14:val="standardContextual"/>
        </w:rPr>
      </w:pP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94"/>
        <w:gridCol w:w="7265"/>
        <w:gridCol w:w="1493"/>
      </w:tblGrid>
      <w:tr w:rsidR="00922DD1" w14:paraId="4894F3CD" w14:textId="77777777">
        <w:tc>
          <w:tcPr>
            <w:tcW w:w="600" w:type="pct"/>
            <w:tcBorders>
              <w:top w:val="single" w:sz="8" w:space="0" w:color="auto"/>
              <w:left w:val="single" w:sz="8" w:space="0" w:color="auto"/>
              <w:bottom w:val="single" w:sz="8" w:space="0" w:color="auto"/>
              <w:right w:val="single" w:sz="8" w:space="0" w:color="auto"/>
            </w:tcBorders>
            <w:shd w:val="clear" w:color="auto" w:fill="002060"/>
            <w:tcMar>
              <w:top w:w="80" w:type="dxa"/>
              <w:left w:w="80" w:type="dxa"/>
              <w:bottom w:w="80" w:type="dxa"/>
              <w:right w:w="80" w:type="dxa"/>
            </w:tcMar>
            <w:vAlign w:val="center"/>
            <w:hideMark/>
          </w:tcPr>
          <w:p w14:paraId="39868C85" w14:textId="77777777" w:rsidR="00922DD1" w:rsidRDefault="00922DD1">
            <w:pPr>
              <w:rPr>
                <w:szCs w:val="20"/>
                <w:lang w:eastAsia="en-GB"/>
              </w:rPr>
            </w:pPr>
            <w:r>
              <w:rPr>
                <w:b/>
                <w:bCs/>
                <w:color w:val="FF0000"/>
              </w:rPr>
              <w:t>ID</w:t>
            </w:r>
          </w:p>
        </w:tc>
        <w:tc>
          <w:tcPr>
            <w:tcW w:w="3650" w:type="pct"/>
            <w:tcBorders>
              <w:top w:val="single" w:sz="8" w:space="0" w:color="auto"/>
              <w:left w:val="nil"/>
              <w:bottom w:val="single" w:sz="8" w:space="0" w:color="auto"/>
              <w:right w:val="single" w:sz="8" w:space="0" w:color="auto"/>
            </w:tcBorders>
            <w:shd w:val="clear" w:color="auto" w:fill="002060"/>
            <w:tcMar>
              <w:top w:w="80" w:type="dxa"/>
              <w:left w:w="80" w:type="dxa"/>
              <w:bottom w:w="80" w:type="dxa"/>
              <w:right w:w="80" w:type="dxa"/>
            </w:tcMar>
            <w:vAlign w:val="center"/>
            <w:hideMark/>
          </w:tcPr>
          <w:p w14:paraId="79C99C5C" w14:textId="77777777" w:rsidR="00922DD1" w:rsidRDefault="00922DD1">
            <w:r>
              <w:rPr>
                <w:b/>
                <w:bCs/>
                <w:color w:val="FF0000"/>
              </w:rPr>
              <w:t>High-level requirement (wholesale partner-facing)</w:t>
            </w:r>
          </w:p>
        </w:tc>
        <w:tc>
          <w:tcPr>
            <w:tcW w:w="750" w:type="pct"/>
            <w:tcBorders>
              <w:top w:val="single" w:sz="8" w:space="0" w:color="auto"/>
              <w:left w:val="nil"/>
              <w:bottom w:val="single" w:sz="8" w:space="0" w:color="auto"/>
              <w:right w:val="single" w:sz="8" w:space="0" w:color="auto"/>
            </w:tcBorders>
            <w:shd w:val="clear" w:color="auto" w:fill="002060"/>
            <w:tcMar>
              <w:top w:w="80" w:type="dxa"/>
              <w:left w:w="80" w:type="dxa"/>
              <w:bottom w:w="80" w:type="dxa"/>
              <w:right w:w="80" w:type="dxa"/>
            </w:tcMar>
            <w:vAlign w:val="center"/>
            <w:hideMark/>
          </w:tcPr>
          <w:p w14:paraId="468071A7" w14:textId="77777777" w:rsidR="00922DD1" w:rsidRDefault="00922DD1">
            <w:r>
              <w:rPr>
                <w:b/>
                <w:bCs/>
                <w:color w:val="FF0000"/>
              </w:rPr>
              <w:t>MVP</w:t>
            </w:r>
          </w:p>
        </w:tc>
      </w:tr>
      <w:tr w:rsidR="00922DD1" w14:paraId="1B802ED4"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1559DB0A" w14:textId="77777777" w:rsidR="00922DD1" w:rsidRDefault="00922DD1">
            <w:r>
              <w:t>HLR-01</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3334C0C3" w14:textId="63E21AE4" w:rsidR="00922DD1" w:rsidRDefault="00B50AF0">
            <w:r w:rsidRPr="00B50AF0">
              <w:t>Wholesale partners</w:t>
            </w:r>
            <w:r w:rsidR="00922DD1" w:rsidRPr="00B50AF0">
              <w:t xml:space="preserve"> can</w:t>
            </w:r>
            <w:r w:rsidR="00922DD1">
              <w:t xml:space="preserve"> submit a digital request for eSIM activation fulfilment via an agreed interface (API/portal/file transfer TBC). Requests are validated and either accepted with a reference ID or rejected with reason codes; </w:t>
            </w:r>
            <w:r w:rsidRPr="00B50AF0">
              <w:t>Wholesale partners</w:t>
            </w:r>
            <w:r w:rsidR="0077478B">
              <w:t xml:space="preserve"> </w:t>
            </w:r>
            <w:r w:rsidR="00922DD1">
              <w:t>can track status without VMO2 contacting end users.</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09D3C02D" w14:textId="77777777" w:rsidR="00922DD1" w:rsidRDefault="00922DD1">
            <w:r>
              <w:t>Y</w:t>
            </w:r>
          </w:p>
        </w:tc>
      </w:tr>
      <w:tr w:rsidR="00922DD1" w14:paraId="0AC73A34"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1F914280" w14:textId="77777777" w:rsidR="00922DD1" w:rsidRDefault="00922DD1">
            <w:r>
              <w:t>HLR-02</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22B0E6EB" w14:textId="77777777" w:rsidR="00922DD1" w:rsidRDefault="00922DD1">
            <w:r>
              <w:t>Provide at least one secure partner fulfilment delivery mechanism for eSIM activation data (e.g., QR/activation data) suitable for partner-controlled presentation to end users, including encryption, partner authentication, and protections against unauthorised access/replay; rules for expiry/re-issue are defined (TBC).</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7797849C" w14:textId="77777777" w:rsidR="00922DD1" w:rsidRDefault="00922DD1">
            <w:r>
              <w:t>Y</w:t>
            </w:r>
          </w:p>
        </w:tc>
      </w:tr>
      <w:tr w:rsidR="00922DD1" w14:paraId="5F0AAC16"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22E5D50F" w14:textId="234EB69F" w:rsidR="00922DD1" w:rsidRDefault="00922DD1">
            <w:r>
              <w:t>HLR-0</w:t>
            </w:r>
            <w:r w:rsidR="00DC1B59">
              <w:t>3</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662B5E1D" w14:textId="5C3E3E17" w:rsidR="00922DD1" w:rsidRDefault="00922DD1">
            <w:r>
              <w:t xml:space="preserve">Define a standard onboarding model for </w:t>
            </w:r>
            <w:r w:rsidR="00822FFF" w:rsidRPr="00B50AF0">
              <w:t xml:space="preserve">Wholesale partners </w:t>
            </w:r>
            <w:r>
              <w:t>(integration, assurance/security, testing, operational readiness</w:t>
            </w:r>
            <w:r w:rsidR="00EC72A9">
              <w:t xml:space="preserve"> with 1 test Partner</w:t>
            </w:r>
            <w:r>
              <w:t xml:space="preserve">, and </w:t>
            </w:r>
            <w:r w:rsidR="00EC72A9">
              <w:t xml:space="preserve">then </w:t>
            </w:r>
            <w:r>
              <w:t>support</w:t>
            </w:r>
            <w:r w:rsidR="00EC72A9">
              <w:t xml:space="preserve"> going forward for all Partners in-life</w:t>
            </w:r>
            <w:r>
              <w:t>) that is reusable across multiple partners, including documented interface specs, test approach/entry-exit criteria, RACI for incidents/changes, and cutover/rollback per partner.</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28C66B2F" w14:textId="77777777" w:rsidR="00922DD1" w:rsidRDefault="00922DD1">
            <w:r>
              <w:t>Y</w:t>
            </w:r>
          </w:p>
        </w:tc>
      </w:tr>
      <w:tr w:rsidR="00922DD1" w14:paraId="3365DF66"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3778A2CE" w14:textId="0267A8A6" w:rsidR="00922DD1" w:rsidRDefault="00922DD1">
            <w:r>
              <w:lastRenderedPageBreak/>
              <w:t>HLR-0</w:t>
            </w:r>
            <w:r w:rsidR="00DC1B59">
              <w:t>4</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2A0A985F" w14:textId="5DBD884C" w:rsidR="00922DD1" w:rsidRDefault="00922DD1">
            <w:r>
              <w:t xml:space="preserve">Provide partner-visible order lifecycle status and notifications (e.g., received, validated, provisioning requested, provisioned, delivered, failed, cancelled – TBC). </w:t>
            </w:r>
            <w:r w:rsidR="00822FFF" w:rsidRPr="00B50AF0">
              <w:t xml:space="preserve">Wholesale partners </w:t>
            </w:r>
            <w:r>
              <w:t>can query status by reference ID and receive reason/failure codes; status is consistent across channels.</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73843EB0" w14:textId="77777777" w:rsidR="00922DD1" w:rsidRDefault="00922DD1">
            <w:r>
              <w:t>Y</w:t>
            </w:r>
          </w:p>
        </w:tc>
      </w:tr>
      <w:tr w:rsidR="00922DD1" w14:paraId="7B5E4714"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66381076" w14:textId="22A0DCE7" w:rsidR="00922DD1" w:rsidRDefault="00922DD1">
            <w:r>
              <w:t>HLR-0</w:t>
            </w:r>
            <w:r w:rsidR="00DC1B59">
              <w:t>5</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0FDC78DB" w14:textId="11E4357A" w:rsidR="00922DD1" w:rsidRDefault="00922DD1">
            <w:r>
              <w:t xml:space="preserve">Implement security, privacy, audit, and fraud controls for partner requests and fulfilment delivery: enforce </w:t>
            </w:r>
            <w:r w:rsidR="00850295" w:rsidRPr="00B50AF0">
              <w:t>Wholesale partners</w:t>
            </w:r>
            <w:r w:rsidR="00DC1B59">
              <w:t xml:space="preserve"> </w:t>
            </w:r>
            <w:r>
              <w:t>authentication/authorisation; maintain full traceability (who/what/when/line or device/outcome); and apply data minimisation so only required activation payload data is shared.</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181511F3" w14:textId="77777777" w:rsidR="00922DD1" w:rsidRDefault="00922DD1">
            <w:r>
              <w:t>Y</w:t>
            </w:r>
          </w:p>
        </w:tc>
      </w:tr>
      <w:tr w:rsidR="00922DD1" w14:paraId="42830DF2"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6AD9C61F" w14:textId="19CB8931" w:rsidR="00922DD1" w:rsidRDefault="00922DD1">
            <w:r>
              <w:t>HLR-0</w:t>
            </w:r>
            <w:r w:rsidR="00DC1B59">
              <w:t>6</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3F9276D7" w14:textId="77777777" w:rsidR="00922DD1" w:rsidRDefault="00922DD1">
            <w:r>
              <w:t>Provide an exceptions model (retry, re-issue, cancellation, reconciliation) with partner-consumable reason codes and operational processes, including handling for transient vs permanent failures, idempotency rules (duplicate requests), reconciliation, and runbook coverage/SLAs (TBC).</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70E5FF61" w14:textId="77777777" w:rsidR="00922DD1" w:rsidRDefault="00922DD1">
            <w:r>
              <w:t>Y</w:t>
            </w:r>
          </w:p>
        </w:tc>
      </w:tr>
      <w:tr w:rsidR="00922DD1" w14:paraId="0936A6D9"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38BAD15C" w14:textId="28483635" w:rsidR="00922DD1" w:rsidRDefault="00922DD1">
            <w:r>
              <w:t>HLR-0</w:t>
            </w:r>
            <w:r w:rsidR="00DC1B59">
              <w:t>7</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71FE8518" w14:textId="1801A23B" w:rsidR="00922DD1" w:rsidRDefault="00922DD1">
            <w:r>
              <w:t>Reduce manual operational steps (e.g., ABS manual handling and third-party print/post) through automation and standard integration patterns, with metrics for throughput, failures, and turnaround time.</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4C44DF48" w14:textId="77777777" w:rsidR="00922DD1" w:rsidRDefault="00922DD1">
            <w:r>
              <w:t>Y</w:t>
            </w:r>
          </w:p>
        </w:tc>
      </w:tr>
      <w:tr w:rsidR="00922DD1" w14:paraId="5D418F24"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10AB9692" w14:textId="3E5CBCEA" w:rsidR="00922DD1" w:rsidRDefault="00922DD1">
            <w:r>
              <w:t>HLR-0</w:t>
            </w:r>
            <w:r w:rsidR="00DC1B59">
              <w:t>8</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21BC1A4F" w14:textId="77777777" w:rsidR="00922DD1" w:rsidRDefault="00922DD1">
            <w:r>
              <w:t>Implement controls to prevent and detect misuse (e.g., unauthorised swaps, repeated re-issues), including per-partner rate limits/thresholds (TBC), anomaly detection for suspicious patterns, and retention of audit evidence for investigations.</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484A162D" w14:textId="77777777" w:rsidR="00922DD1" w:rsidRDefault="00922DD1">
            <w:r>
              <w:t>Y</w:t>
            </w:r>
          </w:p>
        </w:tc>
      </w:tr>
      <w:tr w:rsidR="00922DD1" w14:paraId="153E275A"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371D4D44" w14:textId="0EEB7531" w:rsidR="00922DD1" w:rsidRDefault="00922DD1">
            <w:r>
              <w:t>HLR-</w:t>
            </w:r>
            <w:r w:rsidR="00DC1B59">
              <w:t>9</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7A2A06D6" w14:textId="488CE87D" w:rsidR="00922DD1" w:rsidRDefault="00922DD1">
            <w:r>
              <w:t xml:space="preserve">Provide a scalable operating model to onboard additional </w:t>
            </w:r>
            <w:r w:rsidR="001A6850" w:rsidRPr="00B50AF0">
              <w:t>Wholesale partners</w:t>
            </w:r>
            <w:r w:rsidR="006D28E6">
              <w:t xml:space="preserve"> </w:t>
            </w:r>
            <w:r w:rsidR="00321953">
              <w:t xml:space="preserve">users </w:t>
            </w:r>
            <w:r>
              <w:t>beyond the first adopter without redesigning the core capability, including separation of partner configuration from core logic, controlled rollout (feature flags/throttling TBC), and standard monitoring/support processes.</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3955377A" w14:textId="77777777" w:rsidR="00922DD1" w:rsidRDefault="00922DD1">
            <w:r>
              <w:t>Y</w:t>
            </w:r>
          </w:p>
        </w:tc>
      </w:tr>
      <w:tr w:rsidR="00922DD1" w14:paraId="0CD8065C" w14:textId="77777777">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hideMark/>
          </w:tcPr>
          <w:p w14:paraId="0C786DFB" w14:textId="40A643F5" w:rsidR="00922DD1" w:rsidRDefault="00922DD1">
            <w:r>
              <w:t>HLR-1</w:t>
            </w:r>
            <w:r w:rsidR="00DC1B59">
              <w:t>0</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031FF833" w14:textId="77777777" w:rsidR="00922DD1" w:rsidRDefault="00922DD1">
            <w:r>
              <w:t>Meet target service outcomes for digital fulfilment (turnaround &lt; 60 minutes where feasible; platform availability 99.9%; fulfilment success 99%), with KPIs measured end-to-end from request accepted to payload delivered and clear success/failure definitions (TBC).</w:t>
            </w:r>
          </w:p>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hideMark/>
          </w:tcPr>
          <w:p w14:paraId="7C8170F9" w14:textId="7615656B" w:rsidR="00922DD1" w:rsidRDefault="00127C45">
            <w:r>
              <w:t>Y</w:t>
            </w:r>
          </w:p>
        </w:tc>
      </w:tr>
      <w:tr w:rsidR="00922DD1" w14:paraId="32D4F60A" w14:textId="77777777" w:rsidTr="006D28E6">
        <w:tc>
          <w:tcPr>
            <w:tcW w:w="0" w:type="auto"/>
            <w:tcBorders>
              <w:top w:val="nil"/>
              <w:left w:val="single" w:sz="8" w:space="0" w:color="auto"/>
              <w:bottom w:val="single" w:sz="8" w:space="0" w:color="auto"/>
              <w:right w:val="single" w:sz="8" w:space="0" w:color="auto"/>
            </w:tcBorders>
            <w:tcMar>
              <w:top w:w="80" w:type="dxa"/>
              <w:left w:w="80" w:type="dxa"/>
              <w:bottom w:w="80" w:type="dxa"/>
              <w:right w:w="80" w:type="dxa"/>
            </w:tcMar>
            <w:vAlign w:val="center"/>
          </w:tcPr>
          <w:p w14:paraId="5678B23D" w14:textId="6942EA8E" w:rsidR="00922DD1" w:rsidRDefault="00922DD1"/>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tcPr>
          <w:p w14:paraId="6F5ABE8D" w14:textId="3A1C42FE" w:rsidR="00922DD1" w:rsidRDefault="00922DD1"/>
        </w:tc>
        <w:tc>
          <w:tcPr>
            <w:tcW w:w="0" w:type="auto"/>
            <w:tcBorders>
              <w:top w:val="nil"/>
              <w:left w:val="nil"/>
              <w:bottom w:val="single" w:sz="8" w:space="0" w:color="auto"/>
              <w:right w:val="single" w:sz="8" w:space="0" w:color="auto"/>
            </w:tcBorders>
            <w:tcMar>
              <w:top w:w="80" w:type="dxa"/>
              <w:left w:w="80" w:type="dxa"/>
              <w:bottom w:w="80" w:type="dxa"/>
              <w:right w:w="80" w:type="dxa"/>
            </w:tcMar>
            <w:vAlign w:val="center"/>
          </w:tcPr>
          <w:p w14:paraId="074D12C0" w14:textId="60BFD35B" w:rsidR="00922DD1" w:rsidRDefault="00922DD1"/>
        </w:tc>
      </w:tr>
    </w:tbl>
    <w:p w14:paraId="1B6612CA" w14:textId="77777777" w:rsidR="001442E5" w:rsidRDefault="001442E5" w:rsidP="00922DD1">
      <w:pPr>
        <w:pStyle w:val="Heading1"/>
        <w:jc w:val="left"/>
      </w:pPr>
      <w:r>
        <w:t>Customer Impacts</w:t>
      </w:r>
      <w:bookmarkEnd w:id="21"/>
    </w:p>
    <w:p w14:paraId="35EBA148" w14:textId="77777777" w:rsidR="001442E5" w:rsidRDefault="009E098C" w:rsidP="00337120">
      <w:pPr>
        <w:ind w:left="720"/>
        <w:rPr>
          <w:rFonts w:cs="Arial"/>
          <w:i/>
          <w:szCs w:val="20"/>
        </w:rPr>
      </w:pPr>
      <w:r w:rsidRPr="009E098C">
        <w:rPr>
          <w:rFonts w:cs="Arial"/>
          <w:i/>
          <w:szCs w:val="20"/>
        </w:rPr>
        <w:t>[Please d</w:t>
      </w:r>
      <w:r w:rsidR="001442E5" w:rsidRPr="009E098C">
        <w:rPr>
          <w:rFonts w:cs="Arial"/>
          <w:i/>
          <w:szCs w:val="20"/>
        </w:rPr>
        <w:t>escribe the impact of delivery of this idea on the customer.</w:t>
      </w:r>
      <w:r w:rsidR="004B6484">
        <w:rPr>
          <w:rFonts w:cs="Arial"/>
          <w:i/>
          <w:szCs w:val="20"/>
        </w:rPr>
        <w:t>]</w:t>
      </w:r>
      <w:r w:rsidR="001442E5" w:rsidRPr="009E098C">
        <w:rPr>
          <w:rFonts w:cs="Arial"/>
          <w:i/>
          <w:szCs w:val="20"/>
        </w:rPr>
        <w:t xml:space="preserve">  </w:t>
      </w:r>
    </w:p>
    <w:p w14:paraId="2B970F17" w14:textId="77777777" w:rsidR="00C02E0A" w:rsidRDefault="00C02E0A" w:rsidP="009E098C">
      <w:pPr>
        <w:ind w:left="720"/>
        <w:rPr>
          <w:rFonts w:cs="Arial"/>
          <w:i/>
          <w:szCs w:val="20"/>
        </w:rPr>
      </w:pPr>
    </w:p>
    <w:tbl>
      <w:tblPr>
        <w:tblW w:w="9796" w:type="dxa"/>
        <w:tblInd w:w="93" w:type="dxa"/>
        <w:tblLayout w:type="fixed"/>
        <w:tblLook w:val="04A0" w:firstRow="1" w:lastRow="0" w:firstColumn="1" w:lastColumn="0" w:noHBand="0" w:noVBand="1"/>
      </w:tblPr>
      <w:tblGrid>
        <w:gridCol w:w="4551"/>
        <w:gridCol w:w="567"/>
        <w:gridCol w:w="4678"/>
      </w:tblGrid>
      <w:tr w:rsidR="00073AE3" w:rsidRPr="00073AE3" w14:paraId="5C33C6B1" w14:textId="305674C9" w:rsidTr="00073AE3">
        <w:trPr>
          <w:trHeight w:val="344"/>
        </w:trPr>
        <w:tc>
          <w:tcPr>
            <w:tcW w:w="4551" w:type="dxa"/>
            <w:tcBorders>
              <w:top w:val="single" w:sz="4" w:space="0" w:color="auto"/>
              <w:left w:val="single" w:sz="4" w:space="0" w:color="auto"/>
              <w:bottom w:val="single" w:sz="4" w:space="0" w:color="auto"/>
              <w:right w:val="single" w:sz="4" w:space="0" w:color="auto"/>
            </w:tcBorders>
            <w:shd w:val="clear" w:color="auto" w:fill="002060"/>
            <w:vAlign w:val="center"/>
          </w:tcPr>
          <w:tbl>
            <w:tblPr>
              <w:tblW w:w="0" w:type="auto"/>
              <w:tblCellSpacing w:w="15" w:type="dxa"/>
              <w:tblCellMar>
                <w:left w:w="0" w:type="dxa"/>
                <w:right w:w="0" w:type="dxa"/>
              </w:tblCellMar>
              <w:tblLook w:val="04A0" w:firstRow="1" w:lastRow="0" w:firstColumn="1" w:lastColumn="0" w:noHBand="0" w:noVBand="1"/>
            </w:tblPr>
            <w:tblGrid>
              <w:gridCol w:w="4596"/>
              <w:gridCol w:w="597"/>
              <w:gridCol w:w="4723"/>
            </w:tblGrid>
            <w:tr w:rsidR="00922DD1" w14:paraId="0941ED1D" w14:textId="77777777">
              <w:trPr>
                <w:trHeight w:val="344"/>
                <w:tblCellSpacing w:w="15" w:type="dxa"/>
                <w:ins w:id="22" w:author="Helen Dixon" w:date="2026-04-27T17:11:00Z"/>
              </w:trPr>
              <w:tc>
                <w:tcPr>
                  <w:tcW w:w="4551" w:type="dxa"/>
                  <w:tcBorders>
                    <w:top w:val="single" w:sz="8" w:space="0" w:color="auto"/>
                    <w:left w:val="single" w:sz="8" w:space="0" w:color="auto"/>
                    <w:bottom w:val="single" w:sz="8" w:space="0" w:color="auto"/>
                    <w:right w:val="single" w:sz="8" w:space="0" w:color="auto"/>
                  </w:tcBorders>
                  <w:shd w:val="clear" w:color="auto" w:fill="002060"/>
                  <w:tcMar>
                    <w:top w:w="0" w:type="dxa"/>
                    <w:left w:w="108" w:type="dxa"/>
                    <w:bottom w:w="0" w:type="dxa"/>
                    <w:right w:w="108" w:type="dxa"/>
                  </w:tcMar>
                  <w:vAlign w:val="center"/>
                  <w:hideMark/>
                </w:tcPr>
                <w:p w14:paraId="2579C537" w14:textId="77777777" w:rsidR="00922DD1" w:rsidRDefault="00922DD1">
                  <w:pPr>
                    <w:pStyle w:val="BodyText"/>
                    <w:spacing w:after="0"/>
                    <w:jc w:val="center"/>
                    <w:rPr>
                      <w:ins w:id="23" w:author="Helen Dixon" w:date="2026-04-27T17:11:00Z" w16du:dateUtc="2026-04-27T16:11:00Z"/>
                      <w:kern w:val="2"/>
                      <w:lang w:eastAsia="en-GB"/>
                      <w14:ligatures w14:val="standardContextual"/>
                    </w:rPr>
                  </w:pPr>
                  <w:ins w:id="24" w:author="Helen Dixon" w:date="2026-04-27T17:11:00Z" w16du:dateUtc="2026-04-27T16:11:00Z">
                    <w:r>
                      <w:rPr>
                        <w:b/>
                        <w:bCs/>
                        <w:i w:val="0"/>
                        <w:iCs/>
                        <w:color w:val="FF0000"/>
                      </w:rPr>
                      <w:t>Question</w:t>
                    </w:r>
                  </w:ins>
                </w:p>
              </w:tc>
              <w:tc>
                <w:tcPr>
                  <w:tcW w:w="567" w:type="dxa"/>
                  <w:tcBorders>
                    <w:top w:val="single" w:sz="8" w:space="0" w:color="auto"/>
                    <w:left w:val="nil"/>
                    <w:bottom w:val="single" w:sz="8" w:space="0" w:color="auto"/>
                    <w:right w:val="single" w:sz="8" w:space="0" w:color="auto"/>
                  </w:tcBorders>
                  <w:shd w:val="clear" w:color="auto" w:fill="002060"/>
                  <w:tcMar>
                    <w:top w:w="0" w:type="dxa"/>
                    <w:left w:w="108" w:type="dxa"/>
                    <w:bottom w:w="0" w:type="dxa"/>
                    <w:right w:w="108" w:type="dxa"/>
                  </w:tcMar>
                  <w:vAlign w:val="center"/>
                  <w:hideMark/>
                </w:tcPr>
                <w:p w14:paraId="4B8F9B8F" w14:textId="77777777" w:rsidR="00922DD1" w:rsidRDefault="00922DD1">
                  <w:pPr>
                    <w:pStyle w:val="BodyText"/>
                    <w:spacing w:after="0"/>
                    <w:jc w:val="center"/>
                    <w:rPr>
                      <w:ins w:id="25" w:author="Helen Dixon" w:date="2026-04-27T17:11:00Z" w16du:dateUtc="2026-04-27T16:11:00Z"/>
                    </w:rPr>
                  </w:pPr>
                  <w:ins w:id="26" w:author="Helen Dixon" w:date="2026-04-27T17:11:00Z" w16du:dateUtc="2026-04-27T16:11:00Z">
                    <w:r>
                      <w:rPr>
                        <w:b/>
                        <w:bCs/>
                        <w:i w:val="0"/>
                        <w:iCs/>
                        <w:color w:val="FF0000"/>
                      </w:rPr>
                      <w:t>Y/N</w:t>
                    </w:r>
                  </w:ins>
                </w:p>
              </w:tc>
              <w:tc>
                <w:tcPr>
                  <w:tcW w:w="4678" w:type="dxa"/>
                  <w:tcBorders>
                    <w:top w:val="single" w:sz="8" w:space="0" w:color="auto"/>
                    <w:left w:val="nil"/>
                    <w:bottom w:val="single" w:sz="8" w:space="0" w:color="auto"/>
                    <w:right w:val="single" w:sz="8" w:space="0" w:color="auto"/>
                  </w:tcBorders>
                  <w:shd w:val="clear" w:color="auto" w:fill="002060"/>
                  <w:tcMar>
                    <w:top w:w="0" w:type="dxa"/>
                    <w:left w:w="108" w:type="dxa"/>
                    <w:bottom w:w="0" w:type="dxa"/>
                    <w:right w:w="108" w:type="dxa"/>
                  </w:tcMar>
                  <w:vAlign w:val="center"/>
                  <w:hideMark/>
                </w:tcPr>
                <w:p w14:paraId="5F4F88DA" w14:textId="77777777" w:rsidR="00922DD1" w:rsidRDefault="00922DD1">
                  <w:pPr>
                    <w:pStyle w:val="BodyText"/>
                    <w:spacing w:after="0"/>
                    <w:jc w:val="center"/>
                    <w:rPr>
                      <w:ins w:id="27" w:author="Helen Dixon" w:date="2026-04-27T17:11:00Z" w16du:dateUtc="2026-04-27T16:11:00Z"/>
                    </w:rPr>
                  </w:pPr>
                  <w:ins w:id="28" w:author="Helen Dixon" w:date="2026-04-27T17:11:00Z" w16du:dateUtc="2026-04-27T16:11:00Z">
                    <w:r>
                      <w:rPr>
                        <w:b/>
                        <w:bCs/>
                        <w:i w:val="0"/>
                        <w:iCs/>
                        <w:color w:val="FF0000"/>
                      </w:rPr>
                      <w:t>Details</w:t>
                    </w:r>
                  </w:ins>
                </w:p>
              </w:tc>
            </w:tr>
          </w:tbl>
          <w:p w14:paraId="5D2AA737" w14:textId="0B0B6C9D" w:rsidR="00C02E0A" w:rsidRPr="00073AE3" w:rsidRDefault="00C02E0A" w:rsidP="003C6809">
            <w:pPr>
              <w:pStyle w:val="BodyText"/>
              <w:spacing w:after="0"/>
              <w:jc w:val="center"/>
              <w:rPr>
                <w:rFonts w:cs="Arial"/>
                <w:b/>
                <w:i w:val="0"/>
                <w:color w:val="FF0000"/>
              </w:rPr>
            </w:pPr>
            <w:r w:rsidRPr="00073AE3">
              <w:rPr>
                <w:rFonts w:cs="Arial"/>
                <w:b/>
                <w:i w:val="0"/>
                <w:color w:val="FF0000"/>
              </w:rPr>
              <w:t>Question</w:t>
            </w:r>
          </w:p>
        </w:tc>
        <w:tc>
          <w:tcPr>
            <w:tcW w:w="567" w:type="dxa"/>
            <w:tcBorders>
              <w:top w:val="single" w:sz="4" w:space="0" w:color="auto"/>
              <w:left w:val="nil"/>
              <w:bottom w:val="single" w:sz="4" w:space="0" w:color="auto"/>
              <w:right w:val="single" w:sz="4" w:space="0" w:color="auto"/>
            </w:tcBorders>
            <w:shd w:val="clear" w:color="auto" w:fill="002060"/>
            <w:vAlign w:val="center"/>
            <w:hideMark/>
          </w:tcPr>
          <w:p w14:paraId="485DDC38" w14:textId="0527F1E2" w:rsidR="00C02E0A" w:rsidRPr="00073AE3" w:rsidRDefault="00C02E0A" w:rsidP="003C6809">
            <w:pPr>
              <w:pStyle w:val="BodyText"/>
              <w:spacing w:after="0"/>
              <w:jc w:val="center"/>
              <w:rPr>
                <w:rFonts w:cs="Arial"/>
                <w:b/>
                <w:i w:val="0"/>
                <w:color w:val="FF0000"/>
              </w:rPr>
            </w:pPr>
            <w:r w:rsidRPr="00073AE3">
              <w:rPr>
                <w:rFonts w:cs="Arial"/>
                <w:b/>
                <w:i w:val="0"/>
                <w:color w:val="FF0000"/>
              </w:rPr>
              <w:t>Y/N</w:t>
            </w:r>
          </w:p>
        </w:tc>
        <w:tc>
          <w:tcPr>
            <w:tcW w:w="4678" w:type="dxa"/>
            <w:tcBorders>
              <w:top w:val="single" w:sz="4" w:space="0" w:color="auto"/>
              <w:left w:val="nil"/>
              <w:bottom w:val="single" w:sz="4" w:space="0" w:color="auto"/>
              <w:right w:val="single" w:sz="4" w:space="0" w:color="auto"/>
            </w:tcBorders>
            <w:shd w:val="clear" w:color="auto" w:fill="002060"/>
            <w:vAlign w:val="center"/>
            <w:hideMark/>
          </w:tcPr>
          <w:p w14:paraId="53D6381E" w14:textId="3E89322B" w:rsidR="00C02E0A" w:rsidRPr="00073AE3" w:rsidRDefault="00C02E0A" w:rsidP="003C6809">
            <w:pPr>
              <w:pStyle w:val="BodyText"/>
              <w:spacing w:after="0"/>
              <w:jc w:val="center"/>
              <w:rPr>
                <w:rFonts w:cs="Arial"/>
                <w:b/>
                <w:i w:val="0"/>
                <w:color w:val="FF0000"/>
              </w:rPr>
            </w:pPr>
            <w:r w:rsidRPr="00073AE3">
              <w:rPr>
                <w:rFonts w:cs="Arial"/>
                <w:b/>
                <w:i w:val="0"/>
                <w:color w:val="FF0000"/>
              </w:rPr>
              <w:t>Details</w:t>
            </w:r>
          </w:p>
        </w:tc>
      </w:tr>
      <w:tr w:rsidR="00C02E0A" w:rsidRPr="00CF100E" w14:paraId="2D0DF034" w14:textId="78E018EB" w:rsidTr="008E3CE2">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495A4E70" w14:textId="5E479F61" w:rsidR="00C02E0A" w:rsidRPr="00337120" w:rsidRDefault="00C02E0A" w:rsidP="00E6600A">
            <w:pPr>
              <w:rPr>
                <w:rFonts w:cs="Arial"/>
                <w:color w:val="000000"/>
                <w:szCs w:val="20"/>
                <w:lang w:val="en-GB" w:eastAsia="en-GB"/>
              </w:rPr>
            </w:pPr>
            <w:r w:rsidRPr="00337120">
              <w:rPr>
                <w:rFonts w:cs="Arial"/>
                <w:color w:val="000000"/>
                <w:szCs w:val="20"/>
                <w:lang w:val="en-GB" w:eastAsia="en-GB"/>
              </w:rPr>
              <w:t xml:space="preserve">Does this </w:t>
            </w:r>
            <w:r w:rsidR="00BE1151">
              <w:rPr>
                <w:rFonts w:cs="Arial"/>
                <w:color w:val="000000"/>
                <w:szCs w:val="20"/>
                <w:lang w:val="en-GB" w:eastAsia="en-GB"/>
              </w:rPr>
              <w:t xml:space="preserve">change </w:t>
            </w:r>
            <w:r w:rsidRPr="00337120">
              <w:rPr>
                <w:rFonts w:cs="Arial"/>
                <w:color w:val="000000"/>
                <w:szCs w:val="20"/>
                <w:lang w:val="en-GB" w:eastAsia="en-GB"/>
              </w:rPr>
              <w:t>impact customers</w:t>
            </w:r>
            <w:r w:rsidR="005A4DA7">
              <w:rPr>
                <w:rFonts w:cs="Arial"/>
                <w:color w:val="000000"/>
                <w:szCs w:val="20"/>
                <w:lang w:val="en-GB" w:eastAsia="en-GB"/>
              </w:rPr>
              <w:t xml:space="preserve"> and / or the customer experience</w:t>
            </w:r>
            <w:r w:rsidRPr="00337120">
              <w:rPr>
                <w:rFonts w:cs="Arial"/>
                <w:color w:val="000000"/>
                <w:szCs w:val="20"/>
                <w:lang w:val="en-GB" w:eastAsia="en-GB"/>
              </w:rPr>
              <w:t>?</w:t>
            </w:r>
          </w:p>
        </w:tc>
        <w:tc>
          <w:tcPr>
            <w:tcW w:w="567" w:type="dxa"/>
            <w:tcBorders>
              <w:top w:val="single" w:sz="4" w:space="0" w:color="auto"/>
              <w:left w:val="nil"/>
              <w:bottom w:val="single" w:sz="4" w:space="0" w:color="auto"/>
              <w:right w:val="single" w:sz="4" w:space="0" w:color="auto"/>
            </w:tcBorders>
            <w:shd w:val="clear" w:color="000000" w:fill="FFFFFF"/>
            <w:noWrap/>
          </w:tcPr>
          <w:p w14:paraId="28800C3C" w14:textId="0C93D72D" w:rsidR="00C02E0A" w:rsidRPr="00337120" w:rsidRDefault="006D28E6" w:rsidP="00E6600A">
            <w:pPr>
              <w:rPr>
                <w:rFonts w:cs="Arial"/>
                <w:color w:val="000000"/>
                <w:szCs w:val="20"/>
                <w:lang w:val="en-GB" w:eastAsia="en-GB"/>
              </w:rPr>
            </w:pPr>
            <w:r>
              <w:rPr>
                <w:rFonts w:cs="Arial"/>
                <w:color w:val="000000"/>
                <w:szCs w:val="20"/>
                <w:lang w:val="en-GB" w:eastAsia="en-GB"/>
              </w:rPr>
              <w:t>Y</w:t>
            </w:r>
          </w:p>
        </w:tc>
        <w:tc>
          <w:tcPr>
            <w:tcW w:w="4678" w:type="dxa"/>
            <w:tcBorders>
              <w:top w:val="single" w:sz="4" w:space="0" w:color="auto"/>
              <w:left w:val="nil"/>
              <w:bottom w:val="single" w:sz="4" w:space="0" w:color="auto"/>
              <w:right w:val="single" w:sz="4" w:space="0" w:color="auto"/>
            </w:tcBorders>
            <w:shd w:val="clear" w:color="000000" w:fill="FFFFFF"/>
            <w:noWrap/>
          </w:tcPr>
          <w:p w14:paraId="2CFAD018" w14:textId="45EB8F2A" w:rsidR="005A4DA7" w:rsidRPr="00337120" w:rsidRDefault="005A4DA7" w:rsidP="006D28E6">
            <w:pPr>
              <w:pStyle w:val="CommentText"/>
              <w:rPr>
                <w:rFonts w:cs="Arial"/>
                <w:lang w:val="en-GB" w:eastAsia="en-GB"/>
              </w:rPr>
            </w:pPr>
          </w:p>
        </w:tc>
      </w:tr>
      <w:tr w:rsidR="00C02E0A" w:rsidRPr="00CF100E" w14:paraId="353DD10A" w14:textId="795EF447" w:rsidTr="00A60057">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0AC4B94F" w14:textId="17C9B50F" w:rsidR="00C02E0A" w:rsidRPr="00337120" w:rsidRDefault="00BE1151" w:rsidP="00BE1151">
            <w:pPr>
              <w:rPr>
                <w:rFonts w:cs="Arial"/>
                <w:color w:val="000000"/>
                <w:szCs w:val="20"/>
                <w:lang w:val="en-GB" w:eastAsia="en-GB"/>
              </w:rPr>
            </w:pPr>
            <w:r>
              <w:rPr>
                <w:rFonts w:cs="Arial"/>
                <w:color w:val="000000"/>
                <w:szCs w:val="20"/>
                <w:lang w:val="en-GB" w:eastAsia="en-GB"/>
              </w:rPr>
              <w:t xml:space="preserve">Is there </w:t>
            </w:r>
            <w:r w:rsidR="00A60057">
              <w:rPr>
                <w:rFonts w:cs="Arial"/>
                <w:color w:val="000000"/>
                <w:szCs w:val="20"/>
                <w:lang w:val="en-GB" w:eastAsia="en-GB"/>
              </w:rPr>
              <w:t xml:space="preserve">expected to be </w:t>
            </w:r>
            <w:r>
              <w:rPr>
                <w:rFonts w:cs="Arial"/>
                <w:color w:val="000000"/>
                <w:szCs w:val="20"/>
                <w:lang w:val="en-GB" w:eastAsia="en-GB"/>
              </w:rPr>
              <w:t>an impact to the way the customer purchases their service(s)?</w:t>
            </w:r>
          </w:p>
        </w:tc>
        <w:tc>
          <w:tcPr>
            <w:tcW w:w="567" w:type="dxa"/>
            <w:tcBorders>
              <w:top w:val="single" w:sz="4" w:space="0" w:color="auto"/>
              <w:left w:val="nil"/>
              <w:bottom w:val="single" w:sz="4" w:space="0" w:color="auto"/>
              <w:right w:val="single" w:sz="4" w:space="0" w:color="auto"/>
            </w:tcBorders>
            <w:shd w:val="clear" w:color="000000" w:fill="FFFFFF"/>
            <w:noWrap/>
          </w:tcPr>
          <w:p w14:paraId="3805CAF1" w14:textId="410E00A1" w:rsidR="00C02E0A" w:rsidRPr="00337120" w:rsidRDefault="006D28E6" w:rsidP="00E6600A">
            <w:pPr>
              <w:rPr>
                <w:rFonts w:cs="Arial"/>
                <w:color w:val="000000"/>
                <w:szCs w:val="20"/>
                <w:lang w:val="en-GB" w:eastAsia="en-GB"/>
              </w:rPr>
            </w:pPr>
            <w:r>
              <w:rPr>
                <w:rFonts w:cs="Arial"/>
                <w:color w:val="000000"/>
                <w:szCs w:val="20"/>
                <w:lang w:val="en-GB" w:eastAsia="en-GB"/>
              </w:rPr>
              <w:t>Y</w:t>
            </w:r>
          </w:p>
        </w:tc>
        <w:tc>
          <w:tcPr>
            <w:tcW w:w="4678" w:type="dxa"/>
            <w:tcBorders>
              <w:top w:val="single" w:sz="4" w:space="0" w:color="auto"/>
              <w:left w:val="nil"/>
              <w:bottom w:val="single" w:sz="4" w:space="0" w:color="auto"/>
              <w:right w:val="single" w:sz="4" w:space="0" w:color="auto"/>
            </w:tcBorders>
            <w:shd w:val="clear" w:color="000000" w:fill="FFFFFF"/>
            <w:noWrap/>
          </w:tcPr>
          <w:p w14:paraId="51473EB7" w14:textId="699AF968" w:rsidR="00C02E0A" w:rsidRPr="00337120" w:rsidRDefault="00C02E0A" w:rsidP="00BE1151">
            <w:pPr>
              <w:pStyle w:val="CommentText"/>
              <w:rPr>
                <w:rFonts w:cs="Arial"/>
                <w:lang w:val="en-GB" w:eastAsia="en-GB"/>
              </w:rPr>
            </w:pPr>
          </w:p>
        </w:tc>
      </w:tr>
      <w:tr w:rsidR="006426E1" w:rsidRPr="00CF100E" w14:paraId="79D21BF6" w14:textId="721E6085" w:rsidTr="00A60057">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1F894F51" w14:textId="07BF2B85" w:rsidR="006426E1" w:rsidRPr="00337120" w:rsidRDefault="00A60057" w:rsidP="00A60057">
            <w:pPr>
              <w:rPr>
                <w:rFonts w:cs="Arial"/>
                <w:color w:val="000000"/>
                <w:szCs w:val="20"/>
                <w:lang w:val="en-GB" w:eastAsia="en-GB"/>
              </w:rPr>
            </w:pPr>
            <w:r>
              <w:rPr>
                <w:rFonts w:cs="Arial"/>
                <w:color w:val="000000"/>
                <w:szCs w:val="20"/>
                <w:lang w:val="en-GB" w:eastAsia="en-GB"/>
              </w:rPr>
              <w:t xml:space="preserve">Is there expected to be an impact to the way the customer </w:t>
            </w:r>
            <w:r w:rsidR="00AD3095">
              <w:rPr>
                <w:rFonts w:cs="Arial"/>
                <w:color w:val="000000"/>
                <w:szCs w:val="20"/>
                <w:lang w:val="en-GB" w:eastAsia="en-GB"/>
              </w:rPr>
              <w:t>uses</w:t>
            </w:r>
            <w:r>
              <w:rPr>
                <w:rFonts w:cs="Arial"/>
                <w:color w:val="000000"/>
                <w:szCs w:val="20"/>
                <w:lang w:val="en-GB" w:eastAsia="en-GB"/>
              </w:rPr>
              <w:t xml:space="preserve"> their service(s)?</w:t>
            </w:r>
          </w:p>
        </w:tc>
        <w:tc>
          <w:tcPr>
            <w:tcW w:w="567" w:type="dxa"/>
            <w:tcBorders>
              <w:top w:val="single" w:sz="4" w:space="0" w:color="auto"/>
              <w:left w:val="nil"/>
              <w:bottom w:val="single" w:sz="4" w:space="0" w:color="auto"/>
              <w:right w:val="single" w:sz="4" w:space="0" w:color="auto"/>
            </w:tcBorders>
            <w:shd w:val="clear" w:color="000000" w:fill="FFFFFF"/>
            <w:noWrap/>
          </w:tcPr>
          <w:p w14:paraId="71B4925E" w14:textId="1D08234C" w:rsidR="006426E1" w:rsidRPr="00337120" w:rsidRDefault="00654239" w:rsidP="00E6600A">
            <w:pPr>
              <w:rPr>
                <w:rFonts w:cs="Arial"/>
                <w:color w:val="000000"/>
                <w:szCs w:val="20"/>
                <w:lang w:val="en-GB" w:eastAsia="en-GB"/>
              </w:rPr>
            </w:pPr>
            <w:r>
              <w:rPr>
                <w:rFonts w:cs="Arial"/>
                <w:color w:val="000000"/>
                <w:szCs w:val="20"/>
                <w:lang w:val="en-GB"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376005FA" w14:textId="5C3ED92C" w:rsidR="006426E1" w:rsidRPr="00337120" w:rsidRDefault="006426E1" w:rsidP="00BE1151">
            <w:pPr>
              <w:pStyle w:val="CommentText"/>
              <w:rPr>
                <w:rFonts w:cs="Arial"/>
                <w:lang w:val="en-GB" w:eastAsia="en-GB"/>
              </w:rPr>
            </w:pPr>
          </w:p>
        </w:tc>
      </w:tr>
      <w:tr w:rsidR="006426E1" w:rsidRPr="00CF100E" w14:paraId="66D9AC68" w14:textId="34706460" w:rsidTr="00A60057">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0C87ABE6" w14:textId="4B187B69" w:rsidR="006426E1" w:rsidRPr="00337120" w:rsidRDefault="00A60057" w:rsidP="00A60057">
            <w:pPr>
              <w:rPr>
                <w:rFonts w:cs="Arial"/>
                <w:color w:val="000000"/>
                <w:szCs w:val="20"/>
                <w:lang w:val="en-GB" w:eastAsia="en-GB"/>
              </w:rPr>
            </w:pPr>
            <w:r>
              <w:rPr>
                <w:rFonts w:cs="Arial"/>
                <w:color w:val="000000"/>
                <w:szCs w:val="20"/>
                <w:lang w:val="en-GB" w:eastAsia="en-GB"/>
              </w:rPr>
              <w:t>Is there expected to be an impact to the way the customer</w:t>
            </w:r>
            <w:r w:rsidR="00510959">
              <w:rPr>
                <w:rFonts w:cs="Arial"/>
                <w:color w:val="000000"/>
                <w:szCs w:val="20"/>
                <w:lang w:val="en-GB" w:eastAsia="en-GB"/>
              </w:rPr>
              <w:t xml:space="preserve"> makes</w:t>
            </w:r>
            <w:r>
              <w:rPr>
                <w:rFonts w:cs="Arial"/>
                <w:color w:val="000000"/>
                <w:szCs w:val="20"/>
                <w:lang w:val="en-GB" w:eastAsia="en-GB"/>
              </w:rPr>
              <w:t xml:space="preserve"> changes </w:t>
            </w:r>
            <w:r w:rsidR="00510959">
              <w:rPr>
                <w:rFonts w:cs="Arial"/>
                <w:color w:val="000000"/>
                <w:szCs w:val="20"/>
                <w:lang w:val="en-GB" w:eastAsia="en-GB"/>
              </w:rPr>
              <w:t xml:space="preserve">to </w:t>
            </w:r>
            <w:r>
              <w:rPr>
                <w:rFonts w:cs="Arial"/>
                <w:color w:val="000000"/>
                <w:szCs w:val="20"/>
                <w:lang w:val="en-GB" w:eastAsia="en-GB"/>
              </w:rPr>
              <w:t>their service(s)?</w:t>
            </w:r>
          </w:p>
        </w:tc>
        <w:tc>
          <w:tcPr>
            <w:tcW w:w="567" w:type="dxa"/>
            <w:tcBorders>
              <w:top w:val="single" w:sz="4" w:space="0" w:color="auto"/>
              <w:left w:val="nil"/>
              <w:bottom w:val="single" w:sz="4" w:space="0" w:color="auto"/>
              <w:right w:val="single" w:sz="4" w:space="0" w:color="auto"/>
            </w:tcBorders>
            <w:shd w:val="clear" w:color="000000" w:fill="FFFFFF"/>
            <w:noWrap/>
          </w:tcPr>
          <w:p w14:paraId="4BDA5006" w14:textId="0360AAB4" w:rsidR="006426E1" w:rsidRPr="00337120" w:rsidRDefault="0042284F" w:rsidP="00E6600A">
            <w:pPr>
              <w:rPr>
                <w:rFonts w:cs="Arial"/>
                <w:color w:val="000000"/>
                <w:szCs w:val="20"/>
                <w:lang w:val="en-GB" w:eastAsia="en-GB"/>
              </w:rPr>
            </w:pPr>
            <w:r>
              <w:rPr>
                <w:rFonts w:cs="Arial"/>
                <w:color w:val="000000"/>
                <w:szCs w:val="20"/>
                <w:lang w:val="en-GB"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113CDC3C" w14:textId="2E8160EE" w:rsidR="006426E1" w:rsidRPr="00337120" w:rsidRDefault="006426E1" w:rsidP="00066638">
            <w:pPr>
              <w:pStyle w:val="CommentText"/>
              <w:rPr>
                <w:rFonts w:cs="Arial"/>
                <w:lang w:val="en-GB" w:eastAsia="en-GB"/>
              </w:rPr>
            </w:pPr>
          </w:p>
        </w:tc>
      </w:tr>
      <w:tr w:rsidR="00A60057" w:rsidRPr="00CF100E" w14:paraId="3CEECF89" w14:textId="0F6123EC" w:rsidTr="00A60057">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47B7FDFA" w14:textId="40D99039" w:rsidR="00A60057" w:rsidRPr="00337120" w:rsidRDefault="00A60057" w:rsidP="00A60057">
            <w:pPr>
              <w:rPr>
                <w:rFonts w:cs="Arial"/>
                <w:color w:val="000000"/>
                <w:szCs w:val="20"/>
                <w:lang w:val="en-GB" w:eastAsia="en-GB"/>
              </w:rPr>
            </w:pPr>
            <w:r>
              <w:rPr>
                <w:rFonts w:cs="Arial"/>
                <w:color w:val="000000"/>
                <w:szCs w:val="20"/>
                <w:lang w:val="en-GB" w:eastAsia="en-GB"/>
              </w:rPr>
              <w:t>Is there expected to be an impact to the way the customer cancels their service(s)?</w:t>
            </w:r>
          </w:p>
        </w:tc>
        <w:tc>
          <w:tcPr>
            <w:tcW w:w="567" w:type="dxa"/>
            <w:tcBorders>
              <w:top w:val="single" w:sz="4" w:space="0" w:color="auto"/>
              <w:left w:val="nil"/>
              <w:bottom w:val="single" w:sz="4" w:space="0" w:color="auto"/>
              <w:right w:val="single" w:sz="4" w:space="0" w:color="auto"/>
            </w:tcBorders>
            <w:shd w:val="clear" w:color="000000" w:fill="FFFFFF"/>
            <w:noWrap/>
          </w:tcPr>
          <w:p w14:paraId="789744BF" w14:textId="173203EF" w:rsidR="00A60057" w:rsidRPr="00337120" w:rsidRDefault="00EE2267" w:rsidP="00E6600A">
            <w:pPr>
              <w:rPr>
                <w:rFonts w:cs="Arial"/>
                <w:color w:val="000000"/>
                <w:szCs w:val="20"/>
                <w:lang w:val="en-GB" w:eastAsia="en-GB"/>
              </w:rPr>
            </w:pPr>
            <w:r>
              <w:rPr>
                <w:rFonts w:cs="Arial"/>
                <w:color w:val="000000"/>
                <w:szCs w:val="20"/>
                <w:lang w:val="en-GB"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5E3546ED" w14:textId="74CD9F31" w:rsidR="00A60057" w:rsidRPr="00337120" w:rsidRDefault="00A60057" w:rsidP="00BE1151">
            <w:pPr>
              <w:pStyle w:val="CommentText"/>
              <w:rPr>
                <w:rFonts w:cs="Arial"/>
                <w:lang w:val="en-GB" w:eastAsia="en-GB"/>
              </w:rPr>
            </w:pPr>
          </w:p>
        </w:tc>
      </w:tr>
      <w:tr w:rsidR="00A60057" w:rsidRPr="00CF100E" w14:paraId="277EBF59" w14:textId="2D36538A" w:rsidTr="00A60057">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309C81A7" w14:textId="07827665" w:rsidR="00A60057" w:rsidRPr="00337120" w:rsidRDefault="00A60057" w:rsidP="00A60057">
            <w:pPr>
              <w:rPr>
                <w:rFonts w:cs="Arial"/>
                <w:color w:val="000000"/>
                <w:szCs w:val="20"/>
                <w:lang w:val="en-GB" w:eastAsia="en-GB"/>
              </w:rPr>
            </w:pPr>
            <w:r>
              <w:rPr>
                <w:rFonts w:cs="Arial"/>
                <w:color w:val="000000"/>
                <w:szCs w:val="20"/>
                <w:lang w:val="en-GB" w:eastAsia="en-GB"/>
              </w:rPr>
              <w:lastRenderedPageBreak/>
              <w:t>Is there expected to be an impact to the way Virgin Media provides support to the customer?</w:t>
            </w:r>
          </w:p>
        </w:tc>
        <w:tc>
          <w:tcPr>
            <w:tcW w:w="567" w:type="dxa"/>
            <w:tcBorders>
              <w:top w:val="single" w:sz="4" w:space="0" w:color="auto"/>
              <w:left w:val="nil"/>
              <w:bottom w:val="single" w:sz="4" w:space="0" w:color="auto"/>
              <w:right w:val="single" w:sz="4" w:space="0" w:color="auto"/>
            </w:tcBorders>
            <w:shd w:val="clear" w:color="000000" w:fill="FFFFFF"/>
            <w:noWrap/>
          </w:tcPr>
          <w:p w14:paraId="7F26B70F" w14:textId="54757ED4" w:rsidR="00A60057" w:rsidRPr="00337120" w:rsidRDefault="006B2277" w:rsidP="00E6600A">
            <w:pPr>
              <w:rPr>
                <w:rFonts w:cs="Arial"/>
                <w:color w:val="000000"/>
                <w:szCs w:val="20"/>
                <w:lang w:val="en-GB" w:eastAsia="en-GB"/>
              </w:rPr>
            </w:pPr>
            <w:r>
              <w:rPr>
                <w:rFonts w:cs="Arial"/>
                <w:color w:val="000000"/>
                <w:szCs w:val="20"/>
                <w:lang w:val="en-GB"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0B49C106" w14:textId="3A8F7989" w:rsidR="00A60057" w:rsidRPr="00337120" w:rsidRDefault="00A60057" w:rsidP="00066638">
            <w:pPr>
              <w:pStyle w:val="CommentText"/>
              <w:rPr>
                <w:rFonts w:cs="Arial"/>
                <w:lang w:val="en-GB" w:eastAsia="en-GB"/>
              </w:rPr>
            </w:pPr>
          </w:p>
        </w:tc>
      </w:tr>
      <w:tr w:rsidR="00C02E0A" w:rsidRPr="00CF100E" w14:paraId="44269CA8" w14:textId="6BE8C10F" w:rsidTr="00A60057">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447F8DB4" w14:textId="748CC3D7" w:rsidR="00C02E0A" w:rsidRPr="00337120" w:rsidRDefault="005A4DA7" w:rsidP="00E6600A">
            <w:pPr>
              <w:rPr>
                <w:rFonts w:cs="Arial"/>
                <w:color w:val="000000"/>
                <w:szCs w:val="20"/>
                <w:lang w:val="en-GB" w:eastAsia="en-GB"/>
              </w:rPr>
            </w:pPr>
            <w:r w:rsidRPr="00337120">
              <w:rPr>
                <w:rFonts w:cs="Arial"/>
                <w:lang w:val="en-GB" w:eastAsia="en-GB"/>
              </w:rPr>
              <w:t>Will delivery of the idea offer the customer flexibility?</w:t>
            </w:r>
          </w:p>
        </w:tc>
        <w:tc>
          <w:tcPr>
            <w:tcW w:w="567" w:type="dxa"/>
            <w:tcBorders>
              <w:top w:val="single" w:sz="4" w:space="0" w:color="auto"/>
              <w:left w:val="nil"/>
              <w:bottom w:val="single" w:sz="4" w:space="0" w:color="auto"/>
              <w:right w:val="single" w:sz="4" w:space="0" w:color="auto"/>
            </w:tcBorders>
            <w:shd w:val="clear" w:color="000000" w:fill="FFFFFF"/>
            <w:noWrap/>
          </w:tcPr>
          <w:p w14:paraId="6C6BFA18" w14:textId="18474A02" w:rsidR="00C02E0A" w:rsidRPr="00337120" w:rsidRDefault="008C5319" w:rsidP="00E6600A">
            <w:pPr>
              <w:rPr>
                <w:rFonts w:cs="Arial"/>
                <w:color w:val="000000"/>
                <w:szCs w:val="20"/>
                <w:lang w:val="en-GB" w:eastAsia="en-GB"/>
              </w:rPr>
            </w:pPr>
            <w:r>
              <w:rPr>
                <w:rFonts w:cs="Arial"/>
                <w:color w:val="000000"/>
                <w:szCs w:val="20"/>
                <w:lang w:val="en-GB" w:eastAsia="en-GB"/>
              </w:rPr>
              <w:t>Y</w:t>
            </w:r>
          </w:p>
        </w:tc>
        <w:tc>
          <w:tcPr>
            <w:tcW w:w="4678" w:type="dxa"/>
            <w:tcBorders>
              <w:top w:val="single" w:sz="4" w:space="0" w:color="auto"/>
              <w:left w:val="nil"/>
              <w:bottom w:val="single" w:sz="4" w:space="0" w:color="auto"/>
              <w:right w:val="single" w:sz="4" w:space="0" w:color="auto"/>
            </w:tcBorders>
            <w:shd w:val="clear" w:color="000000" w:fill="FFFFFF"/>
            <w:noWrap/>
          </w:tcPr>
          <w:p w14:paraId="05666468" w14:textId="6F9324FC" w:rsidR="00C02E0A" w:rsidRPr="00337120" w:rsidRDefault="006B2277" w:rsidP="006426E1">
            <w:pPr>
              <w:pStyle w:val="CommentText"/>
              <w:rPr>
                <w:rFonts w:cs="Arial"/>
                <w:lang w:val="en-GB" w:eastAsia="en-GB"/>
              </w:rPr>
            </w:pPr>
            <w:r>
              <w:rPr>
                <w:rFonts w:cs="Arial"/>
                <w:lang w:val="en-GB" w:eastAsia="en-GB"/>
              </w:rPr>
              <w:t>Able to offer eSIM service quickl</w:t>
            </w:r>
            <w:r w:rsidR="00E07388">
              <w:rPr>
                <w:rFonts w:cs="Arial"/>
                <w:lang w:val="en-GB" w:eastAsia="en-GB"/>
              </w:rPr>
              <w:t>y</w:t>
            </w:r>
          </w:p>
        </w:tc>
      </w:tr>
      <w:tr w:rsidR="00C02E0A" w:rsidRPr="00CF100E" w14:paraId="115984A2" w14:textId="7F537F2A" w:rsidTr="00A60057">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1854BFB0" w14:textId="41746DEE" w:rsidR="00C02E0A" w:rsidRPr="00337120" w:rsidRDefault="005A4DA7" w:rsidP="00E6600A">
            <w:pPr>
              <w:rPr>
                <w:rFonts w:cs="Arial"/>
                <w:color w:val="000000"/>
                <w:szCs w:val="20"/>
                <w:lang w:val="en-GB" w:eastAsia="en-GB"/>
              </w:rPr>
            </w:pPr>
            <w:r w:rsidRPr="00337120">
              <w:rPr>
                <w:rFonts w:cs="Arial"/>
                <w:lang w:val="en-GB" w:eastAsia="en-GB"/>
              </w:rPr>
              <w:t>Will delivery of the idea offer additional value to the customer?</w:t>
            </w:r>
          </w:p>
        </w:tc>
        <w:tc>
          <w:tcPr>
            <w:tcW w:w="567" w:type="dxa"/>
            <w:tcBorders>
              <w:top w:val="single" w:sz="4" w:space="0" w:color="auto"/>
              <w:left w:val="nil"/>
              <w:bottom w:val="single" w:sz="4" w:space="0" w:color="auto"/>
              <w:right w:val="single" w:sz="4" w:space="0" w:color="auto"/>
            </w:tcBorders>
            <w:shd w:val="clear" w:color="000000" w:fill="FFFFFF"/>
            <w:noWrap/>
          </w:tcPr>
          <w:p w14:paraId="064A7093" w14:textId="5C4F77D7" w:rsidR="00C02E0A" w:rsidRPr="00337120" w:rsidRDefault="008C5319" w:rsidP="00E6600A">
            <w:pPr>
              <w:rPr>
                <w:rFonts w:cs="Arial"/>
                <w:color w:val="000000"/>
                <w:szCs w:val="20"/>
                <w:lang w:val="en-GB" w:eastAsia="en-GB"/>
              </w:rPr>
            </w:pPr>
            <w:r>
              <w:rPr>
                <w:rFonts w:cs="Arial"/>
                <w:color w:val="000000"/>
                <w:szCs w:val="20"/>
                <w:lang w:val="en-GB" w:eastAsia="en-GB"/>
              </w:rPr>
              <w:t>Y</w:t>
            </w:r>
          </w:p>
        </w:tc>
        <w:tc>
          <w:tcPr>
            <w:tcW w:w="4678" w:type="dxa"/>
            <w:tcBorders>
              <w:top w:val="single" w:sz="4" w:space="0" w:color="auto"/>
              <w:left w:val="nil"/>
              <w:bottom w:val="single" w:sz="4" w:space="0" w:color="auto"/>
              <w:right w:val="single" w:sz="4" w:space="0" w:color="auto"/>
            </w:tcBorders>
            <w:shd w:val="clear" w:color="000000" w:fill="FFFFFF"/>
            <w:noWrap/>
          </w:tcPr>
          <w:p w14:paraId="70CD5C44" w14:textId="1B5DFA2E" w:rsidR="00C02E0A" w:rsidRPr="00337120" w:rsidRDefault="006B2277" w:rsidP="006426E1">
            <w:pPr>
              <w:pStyle w:val="CommentText"/>
              <w:rPr>
                <w:rFonts w:cs="Arial"/>
                <w:lang w:val="en-GB" w:eastAsia="en-GB"/>
              </w:rPr>
            </w:pPr>
            <w:r>
              <w:rPr>
                <w:rFonts w:cs="Arial"/>
                <w:lang w:val="en-GB" w:eastAsia="en-GB"/>
              </w:rPr>
              <w:t>Yes</w:t>
            </w:r>
          </w:p>
        </w:tc>
      </w:tr>
    </w:tbl>
    <w:p w14:paraId="3241EBEE" w14:textId="77777777" w:rsidR="00C02E0A" w:rsidRPr="00C02E0A" w:rsidRDefault="00C02E0A" w:rsidP="009E098C">
      <w:pPr>
        <w:ind w:left="720"/>
        <w:rPr>
          <w:rFonts w:cs="Arial"/>
          <w:szCs w:val="20"/>
        </w:rPr>
      </w:pPr>
    </w:p>
    <w:p w14:paraId="495A7CC1" w14:textId="77777777" w:rsidR="005620E4" w:rsidRDefault="005620E4" w:rsidP="001442E5">
      <w:pPr>
        <w:pStyle w:val="Heading1"/>
        <w:jc w:val="left"/>
      </w:pPr>
      <w:bookmarkStart w:id="29" w:name="_Toc34905933"/>
      <w:r>
        <w:t>ASpirational timelines</w:t>
      </w:r>
      <w:bookmarkEnd w:id="29"/>
    </w:p>
    <w:p w14:paraId="13BAEBC4" w14:textId="77777777" w:rsidR="000517DA" w:rsidRDefault="000517DA" w:rsidP="009903B3">
      <w:pPr>
        <w:pStyle w:val="Heading1"/>
        <w:numPr>
          <w:ilvl w:val="0"/>
          <w:numId w:val="0"/>
        </w:numPr>
        <w:jc w:val="left"/>
        <w:rPr>
          <w:rFonts w:eastAsia="Arial Unicode MS"/>
        </w:rPr>
      </w:pPr>
    </w:p>
    <w:p w14:paraId="61EE8CB6" w14:textId="77777777" w:rsidR="001E62C5" w:rsidRPr="00B1175F" w:rsidRDefault="001E62C5" w:rsidP="00B1175F">
      <w:pPr>
        <w:rPr>
          <w:rFonts w:eastAsia="Arial Unicode MS"/>
        </w:rPr>
      </w:pPr>
    </w:p>
    <w:tbl>
      <w:tblPr>
        <w:tblW w:w="9796" w:type="dxa"/>
        <w:tblInd w:w="93" w:type="dxa"/>
        <w:tblLayout w:type="fixed"/>
        <w:tblLook w:val="04A0" w:firstRow="1" w:lastRow="0" w:firstColumn="1" w:lastColumn="0" w:noHBand="0" w:noVBand="1"/>
      </w:tblPr>
      <w:tblGrid>
        <w:gridCol w:w="2709"/>
        <w:gridCol w:w="3543"/>
        <w:gridCol w:w="3544"/>
      </w:tblGrid>
      <w:tr w:rsidR="00B16875" w:rsidRPr="00B16875" w14:paraId="12F4047B" w14:textId="77777777" w:rsidTr="00B16875">
        <w:trPr>
          <w:trHeight w:val="344"/>
        </w:trPr>
        <w:tc>
          <w:tcPr>
            <w:tcW w:w="2709" w:type="dxa"/>
            <w:tcBorders>
              <w:top w:val="single" w:sz="4" w:space="0" w:color="auto"/>
              <w:left w:val="single" w:sz="4" w:space="0" w:color="auto"/>
              <w:bottom w:val="single" w:sz="4" w:space="0" w:color="auto"/>
              <w:right w:val="single" w:sz="4" w:space="0" w:color="auto"/>
            </w:tcBorders>
            <w:shd w:val="clear" w:color="auto" w:fill="002060"/>
            <w:vAlign w:val="center"/>
          </w:tcPr>
          <w:p w14:paraId="04F38983" w14:textId="77777777" w:rsidR="003C3CA4" w:rsidRPr="00B16875" w:rsidRDefault="003C3CA4" w:rsidP="00B30D30">
            <w:pPr>
              <w:pStyle w:val="BodyText"/>
              <w:spacing w:after="0"/>
              <w:jc w:val="center"/>
              <w:rPr>
                <w:rFonts w:cs="Arial"/>
                <w:b/>
                <w:i w:val="0"/>
                <w:color w:val="FF0000"/>
              </w:rPr>
            </w:pPr>
            <w:r w:rsidRPr="00B16875">
              <w:rPr>
                <w:rFonts w:cs="Arial"/>
                <w:b/>
                <w:i w:val="0"/>
                <w:color w:val="FF0000"/>
              </w:rPr>
              <w:t>Commercial Launch Date</w:t>
            </w:r>
          </w:p>
        </w:tc>
        <w:tc>
          <w:tcPr>
            <w:tcW w:w="3543" w:type="dxa"/>
            <w:tcBorders>
              <w:top w:val="single" w:sz="4" w:space="0" w:color="auto"/>
              <w:left w:val="nil"/>
              <w:bottom w:val="single" w:sz="4" w:space="0" w:color="auto"/>
              <w:right w:val="single" w:sz="4" w:space="0" w:color="auto"/>
            </w:tcBorders>
            <w:shd w:val="clear" w:color="auto" w:fill="002060"/>
            <w:vAlign w:val="center"/>
            <w:hideMark/>
          </w:tcPr>
          <w:p w14:paraId="0DEF08C3" w14:textId="77777777" w:rsidR="003C3CA4" w:rsidRPr="00B16875" w:rsidRDefault="003C3CA4" w:rsidP="00B30D30">
            <w:pPr>
              <w:pStyle w:val="BodyText"/>
              <w:spacing w:after="0"/>
              <w:jc w:val="center"/>
              <w:rPr>
                <w:rFonts w:cs="Arial"/>
                <w:b/>
                <w:i w:val="0"/>
                <w:color w:val="FF0000"/>
              </w:rPr>
            </w:pPr>
            <w:r w:rsidRPr="00B16875">
              <w:rPr>
                <w:rFonts w:cs="Arial"/>
                <w:b/>
                <w:i w:val="0"/>
                <w:color w:val="FF0000"/>
              </w:rPr>
              <w:t>Scope</w:t>
            </w:r>
          </w:p>
        </w:tc>
        <w:tc>
          <w:tcPr>
            <w:tcW w:w="3544" w:type="dxa"/>
            <w:tcBorders>
              <w:top w:val="single" w:sz="4" w:space="0" w:color="auto"/>
              <w:left w:val="nil"/>
              <w:bottom w:val="single" w:sz="4" w:space="0" w:color="auto"/>
              <w:right w:val="single" w:sz="4" w:space="0" w:color="auto"/>
            </w:tcBorders>
            <w:shd w:val="clear" w:color="auto" w:fill="002060"/>
            <w:vAlign w:val="center"/>
            <w:hideMark/>
          </w:tcPr>
          <w:p w14:paraId="262FCDB9" w14:textId="77777777" w:rsidR="003C3CA4" w:rsidRPr="00B16875" w:rsidRDefault="003C3CA4" w:rsidP="00B30D30">
            <w:pPr>
              <w:pStyle w:val="BodyText"/>
              <w:spacing w:after="0"/>
              <w:jc w:val="center"/>
              <w:rPr>
                <w:rFonts w:cs="Arial"/>
                <w:b/>
                <w:i w:val="0"/>
                <w:color w:val="FF0000"/>
              </w:rPr>
            </w:pPr>
            <w:r w:rsidRPr="00B16875">
              <w:rPr>
                <w:rFonts w:cs="Arial"/>
                <w:b/>
                <w:i w:val="0"/>
                <w:color w:val="FF0000"/>
              </w:rPr>
              <w:t>Drivers</w:t>
            </w:r>
          </w:p>
        </w:tc>
      </w:tr>
      <w:tr w:rsidR="003C3CA4" w:rsidRPr="00CF100E" w14:paraId="5476003A" w14:textId="77777777" w:rsidTr="003C3CA4">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65CA718" w14:textId="071CF397" w:rsidR="003C3CA4" w:rsidRPr="00CF100E" w:rsidRDefault="003C3CA4" w:rsidP="00B30D30">
            <w:pPr>
              <w:jc w:val="center"/>
              <w:rPr>
                <w:rFonts w:ascii="Calibri" w:hAnsi="Calibri"/>
                <w:color w:val="000000"/>
                <w:sz w:val="22"/>
                <w:szCs w:val="22"/>
                <w:lang w:val="en-GB"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1B831757" w14:textId="77777777" w:rsidR="003C3CA4" w:rsidRPr="00CF100E" w:rsidRDefault="003C3CA4" w:rsidP="00B30D30">
            <w:pPr>
              <w:jc w:val="center"/>
              <w:rPr>
                <w:rFonts w:ascii="Calibri" w:hAnsi="Calibri"/>
                <w:color w:val="000000"/>
                <w:sz w:val="22"/>
                <w:szCs w:val="22"/>
                <w:lang w:val="en-GB"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hideMark/>
          </w:tcPr>
          <w:p w14:paraId="0F23335C" w14:textId="07AE4B9D" w:rsidR="003C3CA4" w:rsidRPr="00CF100E" w:rsidRDefault="003C3CA4" w:rsidP="00B30D30">
            <w:pPr>
              <w:pStyle w:val="CommentText"/>
              <w:rPr>
                <w:lang w:val="en-GB" w:eastAsia="en-GB"/>
              </w:rPr>
            </w:pPr>
          </w:p>
        </w:tc>
      </w:tr>
      <w:tr w:rsidR="003C3CA4" w:rsidRPr="00CF100E" w14:paraId="4B35CE64" w14:textId="77777777" w:rsidTr="003C3CA4">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DF38690" w14:textId="77777777" w:rsidR="003C3CA4" w:rsidRPr="00CF100E" w:rsidRDefault="003C3CA4" w:rsidP="00B30D30">
            <w:pPr>
              <w:jc w:val="center"/>
              <w:rPr>
                <w:rFonts w:ascii="Calibri" w:hAnsi="Calibri"/>
                <w:color w:val="000000"/>
                <w:sz w:val="22"/>
                <w:szCs w:val="22"/>
                <w:lang w:val="en-GB"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127E25D2" w14:textId="77777777" w:rsidR="003C3CA4" w:rsidRDefault="003C3CA4" w:rsidP="00B30D30">
            <w:pPr>
              <w:jc w:val="center"/>
              <w:rPr>
                <w:rFonts w:ascii="Calibri" w:hAnsi="Calibri"/>
                <w:color w:val="000000"/>
                <w:sz w:val="22"/>
                <w:szCs w:val="22"/>
                <w:lang w:val="en-GB"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C7DA529" w14:textId="77777777" w:rsidR="003C3CA4" w:rsidRPr="00CF100E" w:rsidRDefault="003C3CA4" w:rsidP="00B30D30">
            <w:pPr>
              <w:pStyle w:val="CommentText"/>
              <w:rPr>
                <w:lang w:val="en-GB" w:eastAsia="en-GB"/>
              </w:rPr>
            </w:pPr>
          </w:p>
        </w:tc>
      </w:tr>
      <w:tr w:rsidR="003C3CA4" w:rsidRPr="00CF100E" w14:paraId="2ABB4BFB" w14:textId="77777777" w:rsidTr="003C3CA4">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A3BAA84" w14:textId="77777777" w:rsidR="003C3CA4" w:rsidRPr="00CF100E" w:rsidRDefault="003C3CA4" w:rsidP="00B30D30">
            <w:pPr>
              <w:jc w:val="center"/>
              <w:rPr>
                <w:rFonts w:ascii="Calibri" w:hAnsi="Calibri"/>
                <w:color w:val="000000"/>
                <w:sz w:val="22"/>
                <w:szCs w:val="22"/>
                <w:lang w:val="en-GB"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0E098224" w14:textId="77777777" w:rsidR="003C3CA4" w:rsidRDefault="003C3CA4" w:rsidP="00B30D30">
            <w:pPr>
              <w:jc w:val="center"/>
              <w:rPr>
                <w:rFonts w:ascii="Calibri" w:hAnsi="Calibri"/>
                <w:color w:val="000000"/>
                <w:sz w:val="22"/>
                <w:szCs w:val="22"/>
                <w:lang w:val="en-GB"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1DD2600B" w14:textId="77777777" w:rsidR="003C3CA4" w:rsidRPr="00CF100E" w:rsidRDefault="003C3CA4" w:rsidP="00B30D30">
            <w:pPr>
              <w:pStyle w:val="CommentText"/>
              <w:rPr>
                <w:lang w:val="en-GB" w:eastAsia="en-GB"/>
              </w:rPr>
            </w:pPr>
          </w:p>
        </w:tc>
      </w:tr>
    </w:tbl>
    <w:p w14:paraId="6E5EA8AF" w14:textId="77777777" w:rsidR="00D35374" w:rsidRDefault="00D35374" w:rsidP="001208DE">
      <w:pPr>
        <w:rPr>
          <w:rFonts w:eastAsia="Arial Unicode MS"/>
        </w:rPr>
      </w:pPr>
    </w:p>
    <w:p w14:paraId="407A2CDF" w14:textId="77777777" w:rsidR="00D35374" w:rsidRDefault="00D35374" w:rsidP="00D35374">
      <w:pPr>
        <w:pStyle w:val="Heading1"/>
        <w:jc w:val="left"/>
      </w:pPr>
      <w:bookmarkStart w:id="30" w:name="_Toc34905934"/>
      <w:r>
        <w:t>Budget</w:t>
      </w:r>
      <w:bookmarkEnd w:id="30"/>
    </w:p>
    <w:p w14:paraId="654A60E1" w14:textId="77777777" w:rsidR="00297891" w:rsidRDefault="00297891" w:rsidP="00297891"/>
    <w:p w14:paraId="79B45FD7" w14:textId="7AFED101" w:rsidR="00DC4526" w:rsidRDefault="00DC4526">
      <w:pPr>
        <w:rPr>
          <w:u w:val="single"/>
        </w:rPr>
      </w:pPr>
      <w:r w:rsidRPr="003E2D42">
        <w:t xml:space="preserve">Funding approach is to be confirmed. The Vision assumes there will be (a) a shared/core platform capability cost to establish a standard wholesale digital eSIM fulfilment and device change capability, and (b) partner-specific onboarding costs </w:t>
      </w:r>
      <w:r w:rsidR="009E653A">
        <w:t>are not expected for Wholesale Partners at this stage so a full cost to prov</w:t>
      </w:r>
      <w:r w:rsidR="00D56989">
        <w:t xml:space="preserve">ide to all x 13 Partners in Wholesale is needed please. </w:t>
      </w:r>
      <w:r w:rsidRPr="003E2D42">
        <w:t xml:space="preserve"> A funding and commercial model decision </w:t>
      </w:r>
      <w:r w:rsidR="00BC610C">
        <w:t xml:space="preserve">at Decision Forum </w:t>
      </w:r>
      <w:r w:rsidRPr="003E2D42">
        <w:t>is required before scope and timelines can be finalised.</w:t>
      </w:r>
      <w:r>
        <w:t xml:space="preserve"> </w:t>
      </w:r>
    </w:p>
    <w:p w14:paraId="6BB8A5FD" w14:textId="77777777" w:rsidR="000E681E" w:rsidRDefault="000E681E">
      <w:pPr>
        <w:rPr>
          <w:u w:val="single"/>
        </w:rPr>
      </w:pPr>
    </w:p>
    <w:p w14:paraId="692DF878" w14:textId="77777777" w:rsidR="00C817E9" w:rsidRDefault="00C817E9" w:rsidP="00C817E9"/>
    <w:p w14:paraId="6BED0EAF" w14:textId="77777777" w:rsidR="000517DA" w:rsidRDefault="00FB6225" w:rsidP="000517DA">
      <w:pPr>
        <w:pStyle w:val="Heading1"/>
        <w:jc w:val="left"/>
        <w:rPr>
          <w:rFonts w:eastAsia="Arial Unicode MS"/>
        </w:rPr>
      </w:pPr>
      <w:bookmarkStart w:id="31" w:name="_Toc34905935"/>
      <w:r>
        <w:rPr>
          <w:rFonts w:eastAsia="Arial Unicode MS"/>
        </w:rPr>
        <w:t xml:space="preserve">Initial </w:t>
      </w:r>
      <w:r w:rsidR="000517DA" w:rsidRPr="007B3401">
        <w:rPr>
          <w:rFonts w:eastAsia="Arial Unicode MS"/>
        </w:rPr>
        <w:t xml:space="preserve">Risks, </w:t>
      </w:r>
      <w:r w:rsidR="009903B3">
        <w:rPr>
          <w:rFonts w:eastAsia="Arial Unicode MS"/>
        </w:rPr>
        <w:t>Assumptions</w:t>
      </w:r>
      <w:r>
        <w:rPr>
          <w:rFonts w:eastAsia="Arial Unicode MS"/>
        </w:rPr>
        <w:t>,</w:t>
      </w:r>
      <w:r w:rsidR="000517DA" w:rsidRPr="007B3401">
        <w:rPr>
          <w:rFonts w:eastAsia="Arial Unicode MS"/>
        </w:rPr>
        <w:t xml:space="preserve"> Dependencies</w:t>
      </w:r>
      <w:bookmarkEnd w:id="31"/>
    </w:p>
    <w:p w14:paraId="0059467D" w14:textId="77777777" w:rsidR="000517DA" w:rsidRPr="000517DA" w:rsidRDefault="002B772A" w:rsidP="000517DA">
      <w:pPr>
        <w:rPr>
          <w:rFonts w:eastAsia="Arial Unicode MS"/>
        </w:rPr>
      </w:pPr>
      <w:r>
        <w:t>The areas below should only be completed if applicable, i.e. there may not be any constraints or dependencies.</w:t>
      </w:r>
    </w:p>
    <w:p w14:paraId="7BF1E713" w14:textId="77777777" w:rsidR="000517DA" w:rsidRDefault="000517DA" w:rsidP="00BE1EBC">
      <w:pPr>
        <w:pStyle w:val="Heading2"/>
        <w:keepNext/>
        <w:widowControl w:val="0"/>
        <w:numPr>
          <w:ilvl w:val="1"/>
          <w:numId w:val="62"/>
        </w:numPr>
        <w:spacing w:before="120" w:after="60" w:line="240" w:lineRule="atLeast"/>
        <w:rPr>
          <w:rFonts w:cs="Arial"/>
        </w:rPr>
      </w:pPr>
      <w:r w:rsidRPr="008D33A1">
        <w:rPr>
          <w:rFonts w:cs="Arial"/>
        </w:rPr>
        <w:t>Risks</w:t>
      </w:r>
    </w:p>
    <w:p w14:paraId="0A3AB08E" w14:textId="77777777" w:rsidR="000517DA" w:rsidRPr="00D85644" w:rsidRDefault="000107C6" w:rsidP="000517DA">
      <w:pPr>
        <w:rPr>
          <w:i/>
          <w:szCs w:val="20"/>
        </w:rPr>
      </w:pPr>
      <w:r w:rsidRPr="00D85644">
        <w:rPr>
          <w:i/>
          <w:szCs w:val="20"/>
        </w:rPr>
        <w:t>[Risks are items that</w:t>
      </w:r>
      <w:r w:rsidR="00FB6225" w:rsidRPr="00D85644">
        <w:rPr>
          <w:i/>
          <w:szCs w:val="20"/>
        </w:rPr>
        <w:t xml:space="preserve"> could happen (but haven’t yet)</w:t>
      </w:r>
      <w:r w:rsidR="002B772A" w:rsidRPr="002B772A">
        <w:t xml:space="preserve"> </w:t>
      </w:r>
      <w:r w:rsidR="002B772A">
        <w:t>that would impact the cost, scope, timelines or successful delivery of this project.</w:t>
      </w:r>
      <w:r w:rsidR="00FB6225" w:rsidRPr="00D85644">
        <w:rPr>
          <w:i/>
          <w:szCs w:val="20"/>
        </w:rPr>
        <w:t xml:space="preserve">  </w:t>
      </w:r>
      <w:r w:rsidR="006C67E9" w:rsidRPr="00D85644">
        <w:rPr>
          <w:i/>
          <w:szCs w:val="20"/>
        </w:rPr>
        <w:t xml:space="preserve">If you are </w:t>
      </w:r>
      <w:r w:rsidRPr="00D85644">
        <w:rPr>
          <w:i/>
          <w:szCs w:val="20"/>
        </w:rPr>
        <w:t xml:space="preserve">aware of any, </w:t>
      </w:r>
      <w:r w:rsidR="006C67E9" w:rsidRPr="00D85644">
        <w:rPr>
          <w:i/>
          <w:szCs w:val="20"/>
        </w:rPr>
        <w:t>please iden</w:t>
      </w:r>
      <w:r w:rsidRPr="00D85644">
        <w:rPr>
          <w:i/>
          <w:szCs w:val="20"/>
        </w:rPr>
        <w:t>tify them using the table below.]</w:t>
      </w:r>
    </w:p>
    <w:p w14:paraId="0893E1A0" w14:textId="77777777" w:rsidR="006C67E9" w:rsidRDefault="006C67E9" w:rsidP="000517DA"/>
    <w:tbl>
      <w:tblPr>
        <w:tblW w:w="9796" w:type="dxa"/>
        <w:tblInd w:w="93" w:type="dxa"/>
        <w:tblLayout w:type="fixed"/>
        <w:tblLook w:val="04A0" w:firstRow="1" w:lastRow="0" w:firstColumn="1" w:lastColumn="0" w:noHBand="0" w:noVBand="1"/>
      </w:tblPr>
      <w:tblGrid>
        <w:gridCol w:w="724"/>
        <w:gridCol w:w="4394"/>
        <w:gridCol w:w="1276"/>
        <w:gridCol w:w="3402"/>
      </w:tblGrid>
      <w:tr w:rsidR="00073AE3" w:rsidRPr="00073AE3" w14:paraId="217764AF" w14:textId="77777777" w:rsidTr="00073AE3">
        <w:trPr>
          <w:trHeight w:val="344"/>
        </w:trPr>
        <w:tc>
          <w:tcPr>
            <w:tcW w:w="724"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C4366C8" w14:textId="77777777" w:rsidR="00FB6225" w:rsidRPr="00073AE3" w:rsidRDefault="00FB6225" w:rsidP="00CF100E">
            <w:pPr>
              <w:pStyle w:val="BodyText"/>
              <w:spacing w:after="0"/>
              <w:jc w:val="center"/>
              <w:rPr>
                <w:rFonts w:cs="Arial"/>
                <w:b/>
                <w:i w:val="0"/>
                <w:color w:val="FF0000"/>
              </w:rPr>
            </w:pPr>
            <w:r w:rsidRPr="00073AE3">
              <w:rPr>
                <w:rFonts w:cs="Arial"/>
                <w:b/>
                <w:i w:val="0"/>
                <w:color w:val="FF0000"/>
              </w:rPr>
              <w:t>Risk</w:t>
            </w:r>
          </w:p>
        </w:tc>
        <w:tc>
          <w:tcPr>
            <w:tcW w:w="4394" w:type="dxa"/>
            <w:tcBorders>
              <w:top w:val="single" w:sz="4" w:space="0" w:color="auto"/>
              <w:left w:val="nil"/>
              <w:bottom w:val="single" w:sz="4" w:space="0" w:color="auto"/>
              <w:right w:val="single" w:sz="4" w:space="0" w:color="auto"/>
            </w:tcBorders>
            <w:shd w:val="clear" w:color="auto" w:fill="002060"/>
            <w:vAlign w:val="center"/>
            <w:hideMark/>
          </w:tcPr>
          <w:p w14:paraId="30CACE37" w14:textId="77777777" w:rsidR="00FB6225" w:rsidRPr="00073AE3" w:rsidRDefault="00FB6225" w:rsidP="00CF100E">
            <w:pPr>
              <w:pStyle w:val="BodyText"/>
              <w:spacing w:after="0"/>
              <w:jc w:val="center"/>
              <w:rPr>
                <w:rFonts w:cs="Arial"/>
                <w:b/>
                <w:i w:val="0"/>
                <w:color w:val="FF0000"/>
              </w:rPr>
            </w:pPr>
            <w:r w:rsidRPr="00073AE3">
              <w:rPr>
                <w:rFonts w:cs="Arial"/>
                <w:b/>
                <w:i w:val="0"/>
                <w:color w:val="FF0000"/>
              </w:rPr>
              <w:t>Risk Description</w:t>
            </w:r>
          </w:p>
        </w:tc>
        <w:tc>
          <w:tcPr>
            <w:tcW w:w="1276" w:type="dxa"/>
            <w:tcBorders>
              <w:top w:val="single" w:sz="4" w:space="0" w:color="auto"/>
              <w:left w:val="nil"/>
              <w:bottom w:val="single" w:sz="4" w:space="0" w:color="auto"/>
              <w:right w:val="single" w:sz="4" w:space="0" w:color="auto"/>
            </w:tcBorders>
            <w:shd w:val="clear" w:color="auto" w:fill="002060"/>
            <w:vAlign w:val="center"/>
            <w:hideMark/>
          </w:tcPr>
          <w:p w14:paraId="6F55D95D" w14:textId="77777777" w:rsidR="00FB6225" w:rsidRPr="00073AE3" w:rsidRDefault="00FB6225" w:rsidP="00CF100E">
            <w:pPr>
              <w:pStyle w:val="BodyText"/>
              <w:spacing w:after="0"/>
              <w:jc w:val="center"/>
              <w:rPr>
                <w:rFonts w:cs="Arial"/>
                <w:b/>
                <w:i w:val="0"/>
                <w:color w:val="FF0000"/>
              </w:rPr>
            </w:pPr>
            <w:r w:rsidRPr="00073AE3">
              <w:rPr>
                <w:rFonts w:cs="Arial"/>
                <w:b/>
                <w:i w:val="0"/>
                <w:color w:val="FF0000"/>
              </w:rPr>
              <w:t>Probability</w:t>
            </w:r>
          </w:p>
        </w:tc>
        <w:tc>
          <w:tcPr>
            <w:tcW w:w="3402" w:type="dxa"/>
            <w:tcBorders>
              <w:top w:val="single" w:sz="4" w:space="0" w:color="auto"/>
              <w:left w:val="nil"/>
              <w:bottom w:val="single" w:sz="4" w:space="0" w:color="auto"/>
              <w:right w:val="single" w:sz="4" w:space="0" w:color="auto"/>
            </w:tcBorders>
            <w:shd w:val="clear" w:color="auto" w:fill="002060"/>
            <w:vAlign w:val="center"/>
            <w:hideMark/>
          </w:tcPr>
          <w:p w14:paraId="4B80A644" w14:textId="77777777" w:rsidR="00FB6225" w:rsidRPr="00073AE3" w:rsidRDefault="00FB6225" w:rsidP="00CF100E">
            <w:pPr>
              <w:pStyle w:val="BodyText"/>
              <w:spacing w:after="0"/>
              <w:jc w:val="center"/>
              <w:rPr>
                <w:rFonts w:cs="Arial"/>
                <w:b/>
                <w:i w:val="0"/>
                <w:color w:val="FF0000"/>
              </w:rPr>
            </w:pPr>
            <w:r w:rsidRPr="00073AE3">
              <w:rPr>
                <w:rFonts w:cs="Arial"/>
                <w:b/>
                <w:i w:val="0"/>
                <w:color w:val="FF0000"/>
              </w:rPr>
              <w:t>Impact</w:t>
            </w:r>
          </w:p>
        </w:tc>
      </w:tr>
      <w:tr w:rsidR="00FB6225" w:rsidRPr="00CF100E" w14:paraId="3655C26C" w14:textId="77777777" w:rsidTr="00D46D71">
        <w:trPr>
          <w:trHeight w:val="289"/>
        </w:trPr>
        <w:tc>
          <w:tcPr>
            <w:tcW w:w="72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5E4937" w14:textId="77777777" w:rsidR="00FB6225" w:rsidRPr="00CF100E" w:rsidRDefault="00FB6225" w:rsidP="00CF100E">
            <w:pPr>
              <w:jc w:val="center"/>
              <w:rPr>
                <w:rFonts w:ascii="Calibri" w:hAnsi="Calibri"/>
                <w:color w:val="000000"/>
                <w:sz w:val="22"/>
                <w:szCs w:val="22"/>
                <w:lang w:val="en-GB" w:eastAsia="en-GB"/>
              </w:rPr>
            </w:pPr>
            <w:r>
              <w:rPr>
                <w:rFonts w:ascii="Calibri" w:hAnsi="Calibri"/>
                <w:color w:val="000000"/>
                <w:sz w:val="22"/>
                <w:szCs w:val="22"/>
                <w:lang w:val="en-GB" w:eastAsia="en-GB"/>
              </w:rPr>
              <w:t>R1</w:t>
            </w:r>
          </w:p>
        </w:tc>
        <w:tc>
          <w:tcPr>
            <w:tcW w:w="4394" w:type="dxa"/>
            <w:tcBorders>
              <w:top w:val="single" w:sz="4" w:space="0" w:color="auto"/>
              <w:left w:val="nil"/>
              <w:bottom w:val="single" w:sz="4" w:space="0" w:color="auto"/>
              <w:right w:val="single" w:sz="4" w:space="0" w:color="auto"/>
            </w:tcBorders>
            <w:shd w:val="clear" w:color="000000" w:fill="FFFFFF"/>
            <w:noWrap/>
            <w:vAlign w:val="center"/>
          </w:tcPr>
          <w:p w14:paraId="482BB34C" w14:textId="5AE4F5CB" w:rsidR="00FB6225" w:rsidRPr="00CF100E" w:rsidRDefault="00FB6225">
            <w:pPr>
              <w:rPr>
                <w:rFonts w:ascii="Calibri" w:hAnsi="Calibri"/>
                <w:color w:val="000000"/>
                <w:sz w:val="22"/>
                <w:szCs w:val="22"/>
                <w:lang w:val="en-GB" w:eastAsia="en-GB"/>
              </w:rPr>
              <w:pPrChange w:id="32" w:author="Helen Dixon" w:date="2026-04-27T15:05:00Z" w16du:dateUtc="2026-04-27T14:05:00Z">
                <w:pPr>
                  <w:jc w:val="center"/>
                </w:pPr>
              </w:pPrChange>
            </w:pPr>
          </w:p>
        </w:tc>
        <w:tc>
          <w:tcPr>
            <w:tcW w:w="1276" w:type="dxa"/>
            <w:tcBorders>
              <w:top w:val="single" w:sz="4" w:space="0" w:color="auto"/>
              <w:left w:val="nil"/>
              <w:bottom w:val="single" w:sz="4" w:space="0" w:color="auto"/>
              <w:right w:val="single" w:sz="4" w:space="0" w:color="auto"/>
            </w:tcBorders>
            <w:shd w:val="clear" w:color="000000" w:fill="FFFFFF"/>
            <w:noWrap/>
            <w:vAlign w:val="center"/>
          </w:tcPr>
          <w:p w14:paraId="4F8A4F3D" w14:textId="191F2541" w:rsidR="00FB6225" w:rsidRPr="00CF100E" w:rsidRDefault="00FB6225" w:rsidP="00CF100E">
            <w:pPr>
              <w:jc w:val="center"/>
              <w:rPr>
                <w:rFonts w:ascii="Calibri" w:hAnsi="Calibri"/>
                <w:color w:val="000000"/>
                <w:sz w:val="22"/>
                <w:szCs w:val="22"/>
                <w:lang w:val="en-GB" w:eastAsia="en-GB"/>
              </w:rPr>
            </w:pPr>
          </w:p>
        </w:tc>
        <w:tc>
          <w:tcPr>
            <w:tcW w:w="3402" w:type="dxa"/>
            <w:tcBorders>
              <w:top w:val="single" w:sz="4" w:space="0" w:color="auto"/>
              <w:left w:val="nil"/>
              <w:bottom w:val="single" w:sz="4" w:space="0" w:color="auto"/>
              <w:right w:val="single" w:sz="4" w:space="0" w:color="auto"/>
            </w:tcBorders>
            <w:shd w:val="clear" w:color="000000" w:fill="FFFFFF"/>
            <w:noWrap/>
            <w:vAlign w:val="center"/>
          </w:tcPr>
          <w:p w14:paraId="080EAED4" w14:textId="5DD6EBC1" w:rsidR="00FB6225" w:rsidRPr="00CF100E" w:rsidRDefault="00FB6225" w:rsidP="00B754EE">
            <w:pPr>
              <w:pStyle w:val="CommentText"/>
              <w:rPr>
                <w:lang w:val="en-GB" w:eastAsia="en-GB"/>
              </w:rPr>
            </w:pPr>
          </w:p>
        </w:tc>
      </w:tr>
      <w:tr w:rsidR="00FB6225" w:rsidRPr="00CF100E" w14:paraId="68BE4C95" w14:textId="77777777" w:rsidTr="00FB6225">
        <w:trPr>
          <w:trHeight w:val="289"/>
        </w:trPr>
        <w:tc>
          <w:tcPr>
            <w:tcW w:w="72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310870C" w14:textId="77777777" w:rsidR="00FB6225" w:rsidRDefault="00FB6225" w:rsidP="00CF100E">
            <w:pPr>
              <w:jc w:val="center"/>
              <w:rPr>
                <w:rFonts w:ascii="Calibri" w:hAnsi="Calibri"/>
                <w:color w:val="000000"/>
                <w:sz w:val="22"/>
                <w:szCs w:val="22"/>
                <w:lang w:val="en-GB" w:eastAsia="en-GB"/>
              </w:rPr>
            </w:pPr>
            <w:r>
              <w:rPr>
                <w:rFonts w:ascii="Calibri" w:hAnsi="Calibri"/>
                <w:color w:val="000000"/>
                <w:sz w:val="22"/>
                <w:szCs w:val="22"/>
                <w:lang w:val="en-GB" w:eastAsia="en-GB"/>
              </w:rPr>
              <w:t>R2</w:t>
            </w:r>
          </w:p>
        </w:tc>
        <w:tc>
          <w:tcPr>
            <w:tcW w:w="4394" w:type="dxa"/>
            <w:tcBorders>
              <w:top w:val="single" w:sz="4" w:space="0" w:color="auto"/>
              <w:left w:val="nil"/>
              <w:bottom w:val="single" w:sz="4" w:space="0" w:color="auto"/>
              <w:right w:val="single" w:sz="4" w:space="0" w:color="auto"/>
            </w:tcBorders>
            <w:shd w:val="clear" w:color="000000" w:fill="FFFFFF"/>
            <w:noWrap/>
            <w:vAlign w:val="center"/>
          </w:tcPr>
          <w:p w14:paraId="7C199AB7" w14:textId="77777777" w:rsidR="00FB6225" w:rsidRPr="00CF100E" w:rsidRDefault="00FB6225" w:rsidP="00CF100E">
            <w:pPr>
              <w:jc w:val="center"/>
              <w:rPr>
                <w:rFonts w:ascii="Calibri" w:hAnsi="Calibri"/>
                <w:color w:val="000000"/>
                <w:sz w:val="22"/>
                <w:szCs w:val="22"/>
                <w:lang w:val="en-GB" w:eastAsia="en-GB"/>
              </w:rPr>
            </w:pPr>
          </w:p>
        </w:tc>
        <w:tc>
          <w:tcPr>
            <w:tcW w:w="1276" w:type="dxa"/>
            <w:tcBorders>
              <w:top w:val="single" w:sz="4" w:space="0" w:color="auto"/>
              <w:left w:val="nil"/>
              <w:bottom w:val="single" w:sz="4" w:space="0" w:color="auto"/>
              <w:right w:val="single" w:sz="4" w:space="0" w:color="auto"/>
            </w:tcBorders>
            <w:shd w:val="clear" w:color="000000" w:fill="FFFFFF"/>
            <w:noWrap/>
            <w:vAlign w:val="center"/>
          </w:tcPr>
          <w:p w14:paraId="7D5169FE" w14:textId="77777777" w:rsidR="00FB6225" w:rsidRDefault="00FB6225" w:rsidP="00CF100E">
            <w:pPr>
              <w:jc w:val="center"/>
              <w:rPr>
                <w:rFonts w:ascii="Calibri" w:hAnsi="Calibri"/>
                <w:color w:val="000000"/>
                <w:sz w:val="22"/>
                <w:szCs w:val="22"/>
                <w:lang w:val="en-GB" w:eastAsia="en-GB"/>
              </w:rPr>
            </w:pPr>
            <w:r>
              <w:rPr>
                <w:rFonts w:ascii="Calibri" w:hAnsi="Calibri"/>
                <w:color w:val="000000"/>
                <w:sz w:val="22"/>
                <w:szCs w:val="22"/>
                <w:lang w:val="en-GB" w:eastAsia="en-GB"/>
              </w:rPr>
              <w:t>H/M/L</w:t>
            </w:r>
          </w:p>
        </w:tc>
        <w:tc>
          <w:tcPr>
            <w:tcW w:w="3402" w:type="dxa"/>
            <w:tcBorders>
              <w:top w:val="single" w:sz="4" w:space="0" w:color="auto"/>
              <w:left w:val="nil"/>
              <w:bottom w:val="single" w:sz="4" w:space="0" w:color="auto"/>
              <w:right w:val="single" w:sz="4" w:space="0" w:color="auto"/>
            </w:tcBorders>
            <w:shd w:val="clear" w:color="000000" w:fill="FFFFFF"/>
            <w:noWrap/>
            <w:vAlign w:val="center"/>
          </w:tcPr>
          <w:p w14:paraId="375C3DDE" w14:textId="77777777" w:rsidR="00FB6225" w:rsidRPr="00CF100E" w:rsidRDefault="00FB6225" w:rsidP="00B754EE">
            <w:pPr>
              <w:pStyle w:val="CommentText"/>
              <w:rPr>
                <w:lang w:val="en-GB" w:eastAsia="en-GB"/>
              </w:rPr>
            </w:pPr>
          </w:p>
        </w:tc>
      </w:tr>
    </w:tbl>
    <w:p w14:paraId="678CCF49" w14:textId="77777777" w:rsidR="00CF100E" w:rsidRDefault="00CF100E" w:rsidP="000517DA"/>
    <w:p w14:paraId="1FF91796" w14:textId="77777777" w:rsidR="006C67E9" w:rsidRDefault="002F0DAA" w:rsidP="00352662">
      <w:pPr>
        <w:pStyle w:val="Heading2"/>
        <w:keepNext/>
        <w:widowControl w:val="0"/>
        <w:numPr>
          <w:ilvl w:val="1"/>
          <w:numId w:val="4"/>
        </w:numPr>
        <w:spacing w:before="120" w:after="60" w:line="240" w:lineRule="atLeast"/>
        <w:rPr>
          <w:rFonts w:cs="Arial"/>
        </w:rPr>
      </w:pPr>
      <w:r>
        <w:rPr>
          <w:rFonts w:cs="Arial"/>
        </w:rPr>
        <w:t>Assumptions</w:t>
      </w:r>
    </w:p>
    <w:p w14:paraId="320A96D5" w14:textId="51BB7163" w:rsidR="006C67E9" w:rsidRPr="00D85644" w:rsidRDefault="000107C6" w:rsidP="006C67E9">
      <w:pPr>
        <w:rPr>
          <w:i/>
          <w:szCs w:val="20"/>
        </w:rPr>
      </w:pPr>
      <w:r w:rsidRPr="00D85644">
        <w:rPr>
          <w:i/>
          <w:szCs w:val="20"/>
        </w:rPr>
        <w:t xml:space="preserve">[Assumptions are items that are taken for </w:t>
      </w:r>
      <w:r w:rsidR="00AD3095" w:rsidRPr="00D85644">
        <w:rPr>
          <w:i/>
          <w:szCs w:val="20"/>
        </w:rPr>
        <w:t>granted but</w:t>
      </w:r>
      <w:r w:rsidRPr="00D85644">
        <w:rPr>
          <w:i/>
          <w:szCs w:val="20"/>
        </w:rPr>
        <w:t xml:space="preserve"> will need to be validated to prevent the Vision from not being met. </w:t>
      </w:r>
      <w:r w:rsidR="006C67E9" w:rsidRPr="00D85644">
        <w:rPr>
          <w:i/>
          <w:szCs w:val="20"/>
        </w:rPr>
        <w:t xml:space="preserve">If you have made any </w:t>
      </w:r>
      <w:r w:rsidRPr="00D85644">
        <w:rPr>
          <w:i/>
          <w:szCs w:val="20"/>
        </w:rPr>
        <w:t>a</w:t>
      </w:r>
      <w:r w:rsidR="006C67E9" w:rsidRPr="00D85644">
        <w:rPr>
          <w:i/>
          <w:szCs w:val="20"/>
        </w:rPr>
        <w:t>ssumptions about the delivery or solution</w:t>
      </w:r>
      <w:r w:rsidRPr="00D85644">
        <w:rPr>
          <w:i/>
          <w:szCs w:val="20"/>
        </w:rPr>
        <w:t>,</w:t>
      </w:r>
      <w:r w:rsidR="006C67E9" w:rsidRPr="00D85644">
        <w:rPr>
          <w:i/>
          <w:szCs w:val="20"/>
        </w:rPr>
        <w:t xml:space="preserve"> please iden</w:t>
      </w:r>
      <w:r w:rsidRPr="00D85644">
        <w:rPr>
          <w:i/>
          <w:szCs w:val="20"/>
        </w:rPr>
        <w:t>tify them using the table below.]</w:t>
      </w:r>
    </w:p>
    <w:p w14:paraId="5B492BD7" w14:textId="77777777" w:rsidR="006C67E9" w:rsidRPr="006C67E9" w:rsidRDefault="006C67E9" w:rsidP="006C67E9"/>
    <w:tbl>
      <w:tblPr>
        <w:tblStyle w:val="TableGrid"/>
        <w:tblW w:w="0" w:type="auto"/>
        <w:tblLook w:val="04A0" w:firstRow="1" w:lastRow="0" w:firstColumn="1" w:lastColumn="0" w:noHBand="0" w:noVBand="1"/>
      </w:tblPr>
      <w:tblGrid>
        <w:gridCol w:w="1101"/>
        <w:gridCol w:w="8788"/>
      </w:tblGrid>
      <w:tr w:rsidR="00AE1846" w:rsidRPr="00AE1846" w14:paraId="5D458C6E" w14:textId="77777777" w:rsidTr="00AE1846">
        <w:trPr>
          <w:trHeight w:val="283"/>
        </w:trPr>
        <w:tc>
          <w:tcPr>
            <w:tcW w:w="1101" w:type="dxa"/>
            <w:shd w:val="clear" w:color="auto" w:fill="002060"/>
            <w:vAlign w:val="center"/>
          </w:tcPr>
          <w:p w14:paraId="2123B55E" w14:textId="77777777" w:rsidR="00FB6225" w:rsidRPr="00AE1846" w:rsidRDefault="009F2EDE" w:rsidP="002F0DAA">
            <w:pPr>
              <w:pStyle w:val="BodyText"/>
              <w:spacing w:after="0"/>
              <w:jc w:val="center"/>
              <w:rPr>
                <w:rFonts w:cs="Arial"/>
                <w:b/>
                <w:i w:val="0"/>
                <w:color w:val="FF0000"/>
              </w:rPr>
            </w:pPr>
            <w:r w:rsidRPr="00AE1846">
              <w:rPr>
                <w:rFonts w:cs="Arial"/>
                <w:b/>
                <w:i w:val="0"/>
                <w:color w:val="FF0000"/>
              </w:rPr>
              <w:t>Identifier</w:t>
            </w:r>
          </w:p>
        </w:tc>
        <w:tc>
          <w:tcPr>
            <w:tcW w:w="8788" w:type="dxa"/>
            <w:shd w:val="clear" w:color="auto" w:fill="002060"/>
            <w:vAlign w:val="center"/>
          </w:tcPr>
          <w:p w14:paraId="71F19DF4" w14:textId="77777777" w:rsidR="00FB6225" w:rsidRPr="00AE1846" w:rsidRDefault="00FB6225" w:rsidP="002F0DAA">
            <w:pPr>
              <w:pStyle w:val="BodyText"/>
              <w:spacing w:after="0"/>
              <w:jc w:val="center"/>
              <w:rPr>
                <w:rFonts w:cs="Arial"/>
                <w:b/>
                <w:i w:val="0"/>
                <w:color w:val="FF0000"/>
              </w:rPr>
            </w:pPr>
            <w:r w:rsidRPr="00AE1846">
              <w:rPr>
                <w:rFonts w:cs="Arial"/>
                <w:b/>
                <w:i w:val="0"/>
                <w:color w:val="FF0000"/>
              </w:rPr>
              <w:t>Assumption Description</w:t>
            </w:r>
          </w:p>
        </w:tc>
      </w:tr>
      <w:tr w:rsidR="00FB6225" w14:paraId="2765E887" w14:textId="77777777" w:rsidTr="009F2EDE">
        <w:tc>
          <w:tcPr>
            <w:tcW w:w="1101" w:type="dxa"/>
          </w:tcPr>
          <w:p w14:paraId="50293C4A" w14:textId="77777777" w:rsidR="00FB6225" w:rsidRDefault="00FB6225" w:rsidP="00B05DF9">
            <w:pPr>
              <w:jc w:val="center"/>
            </w:pPr>
            <w:r>
              <w:t>A1</w:t>
            </w:r>
          </w:p>
        </w:tc>
        <w:tc>
          <w:tcPr>
            <w:tcW w:w="8788" w:type="dxa"/>
          </w:tcPr>
          <w:p w14:paraId="58FAC50A" w14:textId="2C14E117" w:rsidR="00FB6225" w:rsidRDefault="004A3FB0" w:rsidP="000517DA">
            <w:r>
              <w:t xml:space="preserve">Design shall conform to the </w:t>
            </w:r>
            <w:r w:rsidR="002723E7">
              <w:t>ESA and</w:t>
            </w:r>
            <w:r>
              <w:t xml:space="preserve"> not create technical debt</w:t>
            </w:r>
            <w:r w:rsidR="00B17A35">
              <w:t>.</w:t>
            </w:r>
          </w:p>
        </w:tc>
      </w:tr>
      <w:tr w:rsidR="00FB6225" w14:paraId="525432B1" w14:textId="77777777" w:rsidTr="009F2EDE">
        <w:tc>
          <w:tcPr>
            <w:tcW w:w="1101" w:type="dxa"/>
          </w:tcPr>
          <w:p w14:paraId="0B9638FF" w14:textId="77777777" w:rsidR="00FB6225" w:rsidRDefault="00FB6225" w:rsidP="00B05DF9">
            <w:pPr>
              <w:jc w:val="center"/>
            </w:pPr>
            <w:r>
              <w:t>A2</w:t>
            </w:r>
          </w:p>
        </w:tc>
        <w:tc>
          <w:tcPr>
            <w:tcW w:w="8788" w:type="dxa"/>
          </w:tcPr>
          <w:p w14:paraId="1D1539B9" w14:textId="7CFAE4B0" w:rsidR="00FB6225" w:rsidRDefault="00B17A35" w:rsidP="000517DA">
            <w:r w:rsidRPr="00727770">
              <w:t xml:space="preserve">VMO2 shall </w:t>
            </w:r>
            <w:r w:rsidR="00E95B77" w:rsidRPr="00727770">
              <w:t xml:space="preserve">provide the eSIM solution with </w:t>
            </w:r>
            <w:r w:rsidR="002723E7" w:rsidRPr="00727770">
              <w:t>Wholesale partners</w:t>
            </w:r>
            <w:r w:rsidR="00D46D71">
              <w:t xml:space="preserve"> </w:t>
            </w:r>
            <w:r w:rsidR="00241733" w:rsidRPr="00727770">
              <w:t>and do not expect additional costs to be incurred by Wholesale partners</w:t>
            </w:r>
            <w:r w:rsidR="00F8537E" w:rsidRPr="00727770">
              <w:t xml:space="preserve"> to be able to connect and use the platform</w:t>
            </w:r>
            <w:r w:rsidR="00241733" w:rsidRPr="00727770">
              <w:t>.</w:t>
            </w:r>
          </w:p>
        </w:tc>
      </w:tr>
    </w:tbl>
    <w:p w14:paraId="03298AE5" w14:textId="77777777" w:rsidR="00CF100E" w:rsidRDefault="00CF100E" w:rsidP="000517DA"/>
    <w:p w14:paraId="6BC21774" w14:textId="77777777" w:rsidR="000517DA" w:rsidRDefault="000517DA" w:rsidP="00BE1EBC">
      <w:pPr>
        <w:pStyle w:val="Heading2"/>
        <w:keepNext/>
        <w:widowControl w:val="0"/>
        <w:numPr>
          <w:ilvl w:val="1"/>
          <w:numId w:val="62"/>
        </w:numPr>
        <w:spacing w:before="120" w:after="60" w:line="240" w:lineRule="atLeast"/>
        <w:rPr>
          <w:rFonts w:cs="Arial"/>
        </w:rPr>
      </w:pPr>
      <w:r w:rsidRPr="008D33A1">
        <w:rPr>
          <w:rFonts w:cs="Arial"/>
        </w:rPr>
        <w:lastRenderedPageBreak/>
        <w:t>Dependencies</w:t>
      </w:r>
    </w:p>
    <w:p w14:paraId="100ABA0D" w14:textId="77777777" w:rsidR="006C67E9" w:rsidRPr="00D85644" w:rsidRDefault="000107C6" w:rsidP="006C67E9">
      <w:pPr>
        <w:rPr>
          <w:i/>
          <w:szCs w:val="20"/>
        </w:rPr>
      </w:pPr>
      <w:r w:rsidRPr="00D85644">
        <w:rPr>
          <w:i/>
          <w:szCs w:val="20"/>
        </w:rPr>
        <w:t xml:space="preserve">[Any known dependencies, in or out bound should be detailed. These are items outside the control of the delivery but are needed </w:t>
      </w:r>
      <w:proofErr w:type="gramStart"/>
      <w:r w:rsidRPr="00D85644">
        <w:rPr>
          <w:i/>
          <w:szCs w:val="20"/>
        </w:rPr>
        <w:t>in order to</w:t>
      </w:r>
      <w:proofErr w:type="gramEnd"/>
      <w:r w:rsidRPr="00D85644">
        <w:rPr>
          <w:i/>
          <w:szCs w:val="20"/>
        </w:rPr>
        <w:t xml:space="preserve"> ensure the success of the Vision. </w:t>
      </w:r>
      <w:r w:rsidR="006C67E9" w:rsidRPr="00D85644">
        <w:rPr>
          <w:i/>
          <w:szCs w:val="20"/>
        </w:rPr>
        <w:t>If you are aware of any</w:t>
      </w:r>
      <w:r w:rsidRPr="00D85644">
        <w:rPr>
          <w:i/>
          <w:szCs w:val="20"/>
        </w:rPr>
        <w:t>,</w:t>
      </w:r>
      <w:r w:rsidR="006C67E9" w:rsidRPr="00D85644">
        <w:rPr>
          <w:i/>
          <w:szCs w:val="20"/>
        </w:rPr>
        <w:t xml:space="preserve"> please iden</w:t>
      </w:r>
      <w:r w:rsidRPr="00D85644">
        <w:rPr>
          <w:i/>
          <w:szCs w:val="20"/>
        </w:rPr>
        <w:t>tify them using the table below.]</w:t>
      </w:r>
    </w:p>
    <w:p w14:paraId="06904756" w14:textId="77777777" w:rsidR="006C67E9" w:rsidRPr="006C67E9" w:rsidRDefault="006C67E9" w:rsidP="006C67E9"/>
    <w:tbl>
      <w:tblPr>
        <w:tblStyle w:val="TableGrid"/>
        <w:tblW w:w="0" w:type="auto"/>
        <w:tblLayout w:type="fixed"/>
        <w:tblLook w:val="04A0" w:firstRow="1" w:lastRow="0" w:firstColumn="1" w:lastColumn="0" w:noHBand="0" w:noVBand="1"/>
      </w:tblPr>
      <w:tblGrid>
        <w:gridCol w:w="1101"/>
        <w:gridCol w:w="8788"/>
      </w:tblGrid>
      <w:tr w:rsidR="00AE1846" w:rsidRPr="00AE1846" w14:paraId="7326758D" w14:textId="77777777" w:rsidTr="00AE1846">
        <w:trPr>
          <w:trHeight w:val="260"/>
        </w:trPr>
        <w:tc>
          <w:tcPr>
            <w:tcW w:w="1101" w:type="dxa"/>
            <w:shd w:val="clear" w:color="auto" w:fill="002060"/>
            <w:vAlign w:val="center"/>
          </w:tcPr>
          <w:p w14:paraId="680D7413" w14:textId="77777777" w:rsidR="00FB6225" w:rsidRPr="00AE1846" w:rsidRDefault="009F2EDE" w:rsidP="009E68AB">
            <w:pPr>
              <w:pStyle w:val="BodyText"/>
              <w:spacing w:after="0"/>
              <w:jc w:val="center"/>
              <w:rPr>
                <w:rFonts w:cs="Arial"/>
                <w:b/>
                <w:i w:val="0"/>
                <w:color w:val="FF0000"/>
              </w:rPr>
            </w:pPr>
            <w:r w:rsidRPr="00AE1846">
              <w:rPr>
                <w:rFonts w:cs="Arial"/>
                <w:b/>
                <w:i w:val="0"/>
                <w:color w:val="FF0000"/>
              </w:rPr>
              <w:t>Identifier</w:t>
            </w:r>
          </w:p>
        </w:tc>
        <w:tc>
          <w:tcPr>
            <w:tcW w:w="8788" w:type="dxa"/>
            <w:shd w:val="clear" w:color="auto" w:fill="002060"/>
            <w:vAlign w:val="center"/>
          </w:tcPr>
          <w:p w14:paraId="672AE1D4" w14:textId="77777777" w:rsidR="00FB6225" w:rsidRPr="00AE1846" w:rsidRDefault="00FB6225" w:rsidP="009E68AB">
            <w:pPr>
              <w:pStyle w:val="BodyText"/>
              <w:spacing w:after="0"/>
              <w:jc w:val="center"/>
              <w:rPr>
                <w:rFonts w:cs="Arial"/>
                <w:b/>
                <w:i w:val="0"/>
                <w:color w:val="FF0000"/>
              </w:rPr>
            </w:pPr>
            <w:r w:rsidRPr="00AE1846">
              <w:rPr>
                <w:rFonts w:cs="Arial"/>
                <w:b/>
                <w:i w:val="0"/>
                <w:color w:val="FF0000"/>
              </w:rPr>
              <w:t>Dependency Description</w:t>
            </w:r>
          </w:p>
        </w:tc>
      </w:tr>
      <w:tr w:rsidR="00FB6225" w14:paraId="7273744B" w14:textId="77777777" w:rsidTr="009F2EDE">
        <w:tc>
          <w:tcPr>
            <w:tcW w:w="1101" w:type="dxa"/>
          </w:tcPr>
          <w:p w14:paraId="2578A5E0" w14:textId="77777777" w:rsidR="00FB6225" w:rsidRDefault="00FB6225" w:rsidP="00B05DF9">
            <w:pPr>
              <w:jc w:val="center"/>
            </w:pPr>
            <w:r>
              <w:t>D1</w:t>
            </w:r>
          </w:p>
        </w:tc>
        <w:tc>
          <w:tcPr>
            <w:tcW w:w="8788" w:type="dxa"/>
          </w:tcPr>
          <w:p w14:paraId="20803B66" w14:textId="331B92E5" w:rsidR="00FB6225" w:rsidRDefault="005D1814" w:rsidP="009E68AB">
            <w:r>
              <w:t xml:space="preserve">HLR to UDB project which will migrate </w:t>
            </w:r>
            <w:r w:rsidR="00B96701">
              <w:t>customers from Ericsson HLR to Nokia UDB;  in order for customers to get</w:t>
            </w:r>
            <w:r w:rsidR="00E32FBD">
              <w:t xml:space="preserve"> automated eSIM fulfilment, they will need to be on </w:t>
            </w:r>
            <w:r w:rsidR="005D6B82">
              <w:t xml:space="preserve">the Nokia </w:t>
            </w:r>
            <w:r w:rsidR="00E32FBD">
              <w:t>UDB</w:t>
            </w:r>
            <w:r w:rsidR="005D6B82">
              <w:t xml:space="preserve"> platform.</w:t>
            </w:r>
          </w:p>
        </w:tc>
      </w:tr>
      <w:tr w:rsidR="00FB6225" w14:paraId="416C1CDA" w14:textId="77777777" w:rsidTr="009F2EDE">
        <w:tc>
          <w:tcPr>
            <w:tcW w:w="1101" w:type="dxa"/>
          </w:tcPr>
          <w:p w14:paraId="524162F2" w14:textId="48167912" w:rsidR="00FB6225" w:rsidRDefault="00FB6225" w:rsidP="00B05DF9">
            <w:pPr>
              <w:jc w:val="center"/>
            </w:pPr>
          </w:p>
        </w:tc>
        <w:tc>
          <w:tcPr>
            <w:tcW w:w="8788" w:type="dxa"/>
          </w:tcPr>
          <w:p w14:paraId="317DC7F0" w14:textId="4024351D" w:rsidR="00FB6225" w:rsidRDefault="00FB6225" w:rsidP="009E68AB"/>
        </w:tc>
      </w:tr>
    </w:tbl>
    <w:p w14:paraId="6B9BA8CA" w14:textId="77777777" w:rsidR="003D7FC0" w:rsidRDefault="003D7FC0" w:rsidP="003D7FC0">
      <w:pPr>
        <w:pStyle w:val="Heading2"/>
        <w:keepNext/>
        <w:widowControl w:val="0"/>
        <w:numPr>
          <w:ilvl w:val="0"/>
          <w:numId w:val="0"/>
        </w:numPr>
        <w:spacing w:before="120" w:after="60" w:line="240" w:lineRule="atLeast"/>
        <w:ind w:left="936"/>
        <w:rPr>
          <w:rFonts w:cs="Arial"/>
        </w:rPr>
      </w:pPr>
    </w:p>
    <w:p w14:paraId="4DA7462B" w14:textId="77777777" w:rsidR="00FB6225" w:rsidRDefault="00FB6225" w:rsidP="00BE1EBC">
      <w:pPr>
        <w:pStyle w:val="Heading2"/>
        <w:keepNext/>
        <w:widowControl w:val="0"/>
        <w:numPr>
          <w:ilvl w:val="1"/>
          <w:numId w:val="62"/>
        </w:numPr>
        <w:spacing w:before="120" w:after="60" w:line="240" w:lineRule="atLeast"/>
        <w:rPr>
          <w:rFonts w:cs="Arial"/>
        </w:rPr>
      </w:pPr>
      <w:r>
        <w:rPr>
          <w:rFonts w:cs="Arial"/>
        </w:rPr>
        <w:t>Constraints</w:t>
      </w:r>
    </w:p>
    <w:p w14:paraId="253BB1F8" w14:textId="77777777" w:rsidR="00FB6225" w:rsidRPr="00D85644" w:rsidRDefault="00FB6225" w:rsidP="00FB6225">
      <w:pPr>
        <w:rPr>
          <w:i/>
          <w:szCs w:val="20"/>
        </w:rPr>
      </w:pPr>
      <w:r w:rsidRPr="00D85644">
        <w:rPr>
          <w:i/>
          <w:szCs w:val="20"/>
        </w:rPr>
        <w:t>[</w:t>
      </w:r>
      <w:r w:rsidR="007C6355" w:rsidRPr="00D85644">
        <w:rPr>
          <w:i/>
          <w:szCs w:val="20"/>
        </w:rPr>
        <w:t>A constraint is something that will limit what you do.  If you are aware of any, please identify</w:t>
      </w:r>
      <w:r w:rsidRPr="00D85644">
        <w:rPr>
          <w:i/>
          <w:szCs w:val="20"/>
        </w:rPr>
        <w:t xml:space="preserve"> any </w:t>
      </w:r>
      <w:r w:rsidRPr="00D85644">
        <w:rPr>
          <w:b/>
          <w:i/>
          <w:szCs w:val="20"/>
        </w:rPr>
        <w:t>organisational</w:t>
      </w:r>
      <w:r w:rsidRPr="00D85644">
        <w:rPr>
          <w:i/>
          <w:szCs w:val="20"/>
        </w:rPr>
        <w:t xml:space="preserve"> constraints that you believe will impact the delivery of your idea.]</w:t>
      </w:r>
    </w:p>
    <w:p w14:paraId="7E274278" w14:textId="77777777" w:rsidR="00FB6225" w:rsidRPr="006C67E9" w:rsidRDefault="00FB6225" w:rsidP="00FB6225"/>
    <w:tbl>
      <w:tblPr>
        <w:tblStyle w:val="TableGrid"/>
        <w:tblW w:w="0" w:type="auto"/>
        <w:tblLayout w:type="fixed"/>
        <w:tblLook w:val="04A0" w:firstRow="1" w:lastRow="0" w:firstColumn="1" w:lastColumn="0" w:noHBand="0" w:noVBand="1"/>
      </w:tblPr>
      <w:tblGrid>
        <w:gridCol w:w="1101"/>
        <w:gridCol w:w="8788"/>
      </w:tblGrid>
      <w:tr w:rsidR="00AE1846" w:rsidRPr="00AE1846" w14:paraId="70A3F101" w14:textId="77777777" w:rsidTr="00AE1846">
        <w:trPr>
          <w:trHeight w:val="205"/>
        </w:trPr>
        <w:tc>
          <w:tcPr>
            <w:tcW w:w="1101" w:type="dxa"/>
            <w:shd w:val="clear" w:color="auto" w:fill="002060"/>
            <w:vAlign w:val="center"/>
          </w:tcPr>
          <w:p w14:paraId="432DEB75" w14:textId="77777777" w:rsidR="00FB6225" w:rsidRPr="00AE1846" w:rsidRDefault="009F2EDE" w:rsidP="00B30D30">
            <w:pPr>
              <w:pStyle w:val="BodyText"/>
              <w:spacing w:after="0"/>
              <w:jc w:val="center"/>
              <w:rPr>
                <w:rFonts w:cs="Arial"/>
                <w:b/>
                <w:i w:val="0"/>
                <w:color w:val="FF0000"/>
              </w:rPr>
            </w:pPr>
            <w:r w:rsidRPr="00AE1846">
              <w:rPr>
                <w:rFonts w:cs="Arial"/>
                <w:b/>
                <w:i w:val="0"/>
                <w:color w:val="FF0000"/>
              </w:rPr>
              <w:t>Identifier</w:t>
            </w:r>
          </w:p>
        </w:tc>
        <w:tc>
          <w:tcPr>
            <w:tcW w:w="8788" w:type="dxa"/>
            <w:shd w:val="clear" w:color="auto" w:fill="002060"/>
            <w:vAlign w:val="center"/>
          </w:tcPr>
          <w:p w14:paraId="53AEB6B4" w14:textId="77777777" w:rsidR="00FB6225" w:rsidRPr="00AE1846" w:rsidRDefault="00FB6225" w:rsidP="00B30D30">
            <w:pPr>
              <w:pStyle w:val="BodyText"/>
              <w:spacing w:after="0"/>
              <w:jc w:val="center"/>
              <w:rPr>
                <w:rFonts w:cs="Arial"/>
                <w:b/>
                <w:i w:val="0"/>
                <w:color w:val="FF0000"/>
              </w:rPr>
            </w:pPr>
            <w:r w:rsidRPr="00AE1846">
              <w:rPr>
                <w:rFonts w:cs="Arial"/>
                <w:b/>
                <w:i w:val="0"/>
                <w:color w:val="FF0000"/>
              </w:rPr>
              <w:t>Constraint Description</w:t>
            </w:r>
          </w:p>
        </w:tc>
      </w:tr>
      <w:tr w:rsidR="00FB6225" w14:paraId="2B95F904" w14:textId="77777777" w:rsidTr="009F2EDE">
        <w:tc>
          <w:tcPr>
            <w:tcW w:w="1101" w:type="dxa"/>
          </w:tcPr>
          <w:p w14:paraId="5C61967E" w14:textId="77777777" w:rsidR="00FB6225" w:rsidRDefault="00FB6225" w:rsidP="00B30D30">
            <w:pPr>
              <w:jc w:val="center"/>
            </w:pPr>
            <w:r>
              <w:t>C1</w:t>
            </w:r>
          </w:p>
        </w:tc>
        <w:tc>
          <w:tcPr>
            <w:tcW w:w="8788" w:type="dxa"/>
          </w:tcPr>
          <w:p w14:paraId="26D7459A" w14:textId="77777777" w:rsidR="00FB6225" w:rsidRDefault="00FB6225" w:rsidP="00B30D30"/>
        </w:tc>
      </w:tr>
      <w:tr w:rsidR="00FB6225" w14:paraId="4CDF1DEA" w14:textId="77777777" w:rsidTr="009F2EDE">
        <w:tc>
          <w:tcPr>
            <w:tcW w:w="1101" w:type="dxa"/>
          </w:tcPr>
          <w:p w14:paraId="337EE0A7" w14:textId="77777777" w:rsidR="00FB6225" w:rsidRDefault="00FB6225" w:rsidP="00B30D30">
            <w:pPr>
              <w:jc w:val="center"/>
            </w:pPr>
            <w:r>
              <w:t>C2</w:t>
            </w:r>
          </w:p>
        </w:tc>
        <w:tc>
          <w:tcPr>
            <w:tcW w:w="8788" w:type="dxa"/>
          </w:tcPr>
          <w:p w14:paraId="257D241C" w14:textId="77777777" w:rsidR="00FB6225" w:rsidRDefault="00FB6225" w:rsidP="00B30D30"/>
        </w:tc>
      </w:tr>
    </w:tbl>
    <w:p w14:paraId="268B6862" w14:textId="77777777" w:rsidR="00FB6225" w:rsidRDefault="00FB6225" w:rsidP="00FB6225">
      <w:pPr>
        <w:spacing w:after="200" w:line="276" w:lineRule="auto"/>
        <w:rPr>
          <w:rFonts w:cs="Arial"/>
          <w:b/>
          <w:caps/>
          <w:sz w:val="22"/>
          <w:szCs w:val="16"/>
        </w:rPr>
      </w:pPr>
    </w:p>
    <w:p w14:paraId="4D30514A" w14:textId="77777777" w:rsidR="00FB6225" w:rsidRDefault="00FB6225" w:rsidP="00BE1EBC">
      <w:pPr>
        <w:pStyle w:val="Heading2"/>
        <w:keepNext/>
        <w:widowControl w:val="0"/>
        <w:numPr>
          <w:ilvl w:val="1"/>
          <w:numId w:val="62"/>
        </w:numPr>
        <w:spacing w:before="120" w:after="60" w:line="240" w:lineRule="atLeast"/>
        <w:rPr>
          <w:rFonts w:cs="Arial"/>
        </w:rPr>
      </w:pPr>
      <w:r>
        <w:rPr>
          <w:rFonts w:cs="Arial"/>
        </w:rPr>
        <w:t>Lessons Learnt</w:t>
      </w:r>
    </w:p>
    <w:p w14:paraId="51AB6DFB" w14:textId="77777777" w:rsidR="00FB6225" w:rsidRPr="00D85644" w:rsidRDefault="00FB6225" w:rsidP="00FB6225">
      <w:pPr>
        <w:rPr>
          <w:i/>
          <w:szCs w:val="20"/>
        </w:rPr>
      </w:pPr>
      <w:r w:rsidRPr="00D85644">
        <w:rPr>
          <w:i/>
          <w:szCs w:val="20"/>
        </w:rPr>
        <w:t>[</w:t>
      </w:r>
      <w:r w:rsidR="00B27551" w:rsidRPr="00D85644">
        <w:rPr>
          <w:bCs/>
          <w:szCs w:val="20"/>
          <w:lang w:val="en"/>
        </w:rPr>
        <w:t>Lessons learnt</w:t>
      </w:r>
      <w:r w:rsidR="00B27551" w:rsidRPr="00D85644">
        <w:rPr>
          <w:szCs w:val="20"/>
          <w:lang w:val="en"/>
        </w:rPr>
        <w:t xml:space="preserve"> are experiences obtained from previous projects that should be actively </w:t>
      </w:r>
      <w:proofErr w:type="gramStart"/>
      <w:r w:rsidR="00B27551" w:rsidRPr="00D85644">
        <w:rPr>
          <w:szCs w:val="20"/>
          <w:lang w:val="en"/>
        </w:rPr>
        <w:t>taken into account</w:t>
      </w:r>
      <w:proofErr w:type="gramEnd"/>
      <w:r w:rsidR="00B27551" w:rsidRPr="00D85644">
        <w:rPr>
          <w:szCs w:val="20"/>
          <w:lang w:val="en"/>
        </w:rPr>
        <w:t xml:space="preserve"> during the delivery of your idea</w:t>
      </w:r>
      <w:r w:rsidRPr="00D85644">
        <w:rPr>
          <w:i/>
          <w:szCs w:val="20"/>
        </w:rPr>
        <w:t>.]</w:t>
      </w:r>
    </w:p>
    <w:p w14:paraId="38A717D1" w14:textId="77777777" w:rsidR="00FB6225" w:rsidRPr="006C67E9" w:rsidRDefault="00FB6225" w:rsidP="00FB6225"/>
    <w:tbl>
      <w:tblPr>
        <w:tblStyle w:val="TableGrid"/>
        <w:tblW w:w="0" w:type="auto"/>
        <w:tblLayout w:type="fixed"/>
        <w:tblLook w:val="04A0" w:firstRow="1" w:lastRow="0" w:firstColumn="1" w:lastColumn="0" w:noHBand="0" w:noVBand="1"/>
      </w:tblPr>
      <w:tblGrid>
        <w:gridCol w:w="1101"/>
        <w:gridCol w:w="8788"/>
      </w:tblGrid>
      <w:tr w:rsidR="00AE1846" w:rsidRPr="00AE1846" w14:paraId="49E7D0E1" w14:textId="77777777" w:rsidTr="00AE1846">
        <w:trPr>
          <w:trHeight w:val="205"/>
        </w:trPr>
        <w:tc>
          <w:tcPr>
            <w:tcW w:w="1101" w:type="dxa"/>
            <w:shd w:val="clear" w:color="auto" w:fill="002060"/>
            <w:vAlign w:val="center"/>
          </w:tcPr>
          <w:p w14:paraId="7D497A66" w14:textId="77777777" w:rsidR="00FB6225" w:rsidRPr="00AE1846" w:rsidRDefault="009F2EDE" w:rsidP="00B30D30">
            <w:pPr>
              <w:pStyle w:val="BodyText"/>
              <w:spacing w:after="0"/>
              <w:jc w:val="center"/>
              <w:rPr>
                <w:rFonts w:cs="Arial"/>
                <w:b/>
                <w:i w:val="0"/>
                <w:color w:val="FF0000"/>
              </w:rPr>
            </w:pPr>
            <w:r w:rsidRPr="00AE1846">
              <w:rPr>
                <w:rFonts w:cs="Arial"/>
                <w:b/>
                <w:i w:val="0"/>
                <w:color w:val="FF0000"/>
              </w:rPr>
              <w:t>Identifier</w:t>
            </w:r>
          </w:p>
        </w:tc>
        <w:tc>
          <w:tcPr>
            <w:tcW w:w="8788" w:type="dxa"/>
            <w:shd w:val="clear" w:color="auto" w:fill="002060"/>
            <w:vAlign w:val="center"/>
          </w:tcPr>
          <w:p w14:paraId="06E99438" w14:textId="77777777" w:rsidR="00FB6225" w:rsidRPr="00AE1846" w:rsidRDefault="009F2EDE" w:rsidP="00B30D30">
            <w:pPr>
              <w:pStyle w:val="BodyText"/>
              <w:spacing w:after="0"/>
              <w:jc w:val="center"/>
              <w:rPr>
                <w:rFonts w:cs="Arial"/>
                <w:b/>
                <w:i w:val="0"/>
                <w:color w:val="FF0000"/>
              </w:rPr>
            </w:pPr>
            <w:r w:rsidRPr="00AE1846">
              <w:rPr>
                <w:rFonts w:cs="Arial"/>
                <w:b/>
                <w:i w:val="0"/>
                <w:color w:val="FF0000"/>
              </w:rPr>
              <w:t>Lesson Learnt</w:t>
            </w:r>
            <w:r w:rsidR="00FB6225" w:rsidRPr="00AE1846">
              <w:rPr>
                <w:rFonts w:cs="Arial"/>
                <w:b/>
                <w:i w:val="0"/>
                <w:color w:val="FF0000"/>
              </w:rPr>
              <w:t xml:space="preserve"> Description</w:t>
            </w:r>
          </w:p>
        </w:tc>
      </w:tr>
      <w:tr w:rsidR="00FB6225" w14:paraId="1000D91A" w14:textId="77777777" w:rsidTr="009F2EDE">
        <w:tc>
          <w:tcPr>
            <w:tcW w:w="1101" w:type="dxa"/>
          </w:tcPr>
          <w:p w14:paraId="5D452BD7" w14:textId="77777777" w:rsidR="00FB6225" w:rsidRDefault="00B27551" w:rsidP="00B30D30">
            <w:pPr>
              <w:jc w:val="center"/>
            </w:pPr>
            <w:r>
              <w:t>L</w:t>
            </w:r>
            <w:r w:rsidR="00FB6225">
              <w:t>1</w:t>
            </w:r>
          </w:p>
        </w:tc>
        <w:tc>
          <w:tcPr>
            <w:tcW w:w="8788" w:type="dxa"/>
          </w:tcPr>
          <w:p w14:paraId="41AFCAB8" w14:textId="77777777" w:rsidR="00FB6225" w:rsidRDefault="00FB6225" w:rsidP="00B30D30"/>
        </w:tc>
      </w:tr>
      <w:tr w:rsidR="00FB6225" w14:paraId="20568934" w14:textId="77777777" w:rsidTr="009F2EDE">
        <w:tc>
          <w:tcPr>
            <w:tcW w:w="1101" w:type="dxa"/>
          </w:tcPr>
          <w:p w14:paraId="0B956F46" w14:textId="77777777" w:rsidR="00FB6225" w:rsidRDefault="00B27551" w:rsidP="00B30D30">
            <w:pPr>
              <w:jc w:val="center"/>
            </w:pPr>
            <w:r>
              <w:t>L</w:t>
            </w:r>
            <w:r w:rsidR="00FB6225">
              <w:t>2</w:t>
            </w:r>
          </w:p>
        </w:tc>
        <w:tc>
          <w:tcPr>
            <w:tcW w:w="8788" w:type="dxa"/>
          </w:tcPr>
          <w:p w14:paraId="7EDA8613" w14:textId="77777777" w:rsidR="00FB6225" w:rsidRDefault="00FB6225" w:rsidP="00B30D30"/>
        </w:tc>
      </w:tr>
    </w:tbl>
    <w:p w14:paraId="7F5F04E1" w14:textId="77777777" w:rsidR="005A4E12" w:rsidRDefault="005A4E12" w:rsidP="0037028A">
      <w:pPr>
        <w:pStyle w:val="Heading1"/>
        <w:jc w:val="left"/>
      </w:pPr>
      <w:bookmarkStart w:id="33" w:name="_Toc367790075"/>
      <w:bookmarkStart w:id="34" w:name="_Toc367790080"/>
      <w:bookmarkStart w:id="35" w:name="_Toc367790081"/>
      <w:bookmarkStart w:id="36" w:name="_Toc367790085"/>
      <w:bookmarkStart w:id="37" w:name="_Toc367790086"/>
      <w:bookmarkStart w:id="38" w:name="_Toc367790088"/>
      <w:bookmarkStart w:id="39" w:name="_Toc527358748"/>
      <w:bookmarkStart w:id="40" w:name="_Toc527360652"/>
      <w:bookmarkStart w:id="41" w:name="_Toc527360693"/>
      <w:bookmarkStart w:id="42" w:name="_Toc527358750"/>
      <w:bookmarkStart w:id="43" w:name="_Toc527360654"/>
      <w:bookmarkStart w:id="44" w:name="_Toc527360695"/>
      <w:bookmarkStart w:id="45" w:name="_Toc367790105"/>
      <w:bookmarkStart w:id="46" w:name="_Toc527358752"/>
      <w:bookmarkStart w:id="47" w:name="_Toc527360656"/>
      <w:bookmarkStart w:id="48" w:name="_Toc527360697"/>
      <w:bookmarkStart w:id="49" w:name="_Toc527358754"/>
      <w:bookmarkStart w:id="50" w:name="_Toc527360658"/>
      <w:bookmarkStart w:id="51" w:name="_Toc527360699"/>
      <w:bookmarkStart w:id="52" w:name="_Toc527358756"/>
      <w:bookmarkStart w:id="53" w:name="_Toc527360660"/>
      <w:bookmarkStart w:id="54" w:name="_Toc527360701"/>
      <w:bookmarkStart w:id="55" w:name="_Toc527360662"/>
      <w:bookmarkStart w:id="56" w:name="_Toc527360703"/>
      <w:bookmarkStart w:id="57" w:name="_Toc468785190"/>
      <w:bookmarkStart w:id="58" w:name="_Toc34905936"/>
      <w:bookmarkStart w:id="59" w:name="_Toc436203381"/>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8D33A1">
        <w:t>Glo</w:t>
      </w:r>
      <w:r w:rsidR="007C4AD1">
        <w:t>ssary</w:t>
      </w:r>
      <w:bookmarkEnd w:id="58"/>
    </w:p>
    <w:p w14:paraId="7B4B26B1" w14:textId="77777777" w:rsidR="00BD3D5C" w:rsidRPr="00D85644" w:rsidRDefault="00BD3D5C" w:rsidP="00BD3D5C">
      <w:pPr>
        <w:rPr>
          <w:rFonts w:eastAsia="Arial Unicode MS"/>
          <w:i/>
          <w:szCs w:val="20"/>
        </w:rPr>
      </w:pPr>
      <w:r w:rsidRPr="00D85644">
        <w:rPr>
          <w:rFonts w:eastAsia="Arial Unicode MS"/>
          <w:i/>
          <w:szCs w:val="20"/>
        </w:rPr>
        <w:t>[Please include any technical/business terms used throughout this document, with an explanation of any acronyms.]</w:t>
      </w:r>
    </w:p>
    <w:p w14:paraId="0D18575B" w14:textId="77777777" w:rsidR="005A4E12" w:rsidRPr="00295765" w:rsidRDefault="005A4E12" w:rsidP="005A4E12"/>
    <w:tbl>
      <w:tblPr>
        <w:tblW w:w="47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9"/>
        <w:gridCol w:w="6203"/>
      </w:tblGrid>
      <w:tr w:rsidR="006A38EF" w:rsidRPr="006A38EF" w14:paraId="3798FBB7" w14:textId="77777777" w:rsidTr="006A38EF">
        <w:trPr>
          <w:cantSplit/>
          <w:trHeight w:val="268"/>
          <w:tblHeader/>
        </w:trPr>
        <w:tc>
          <w:tcPr>
            <w:tcW w:w="1746" w:type="pct"/>
            <w:shd w:val="clear" w:color="auto" w:fill="002060"/>
          </w:tcPr>
          <w:p w14:paraId="79DBE5B1" w14:textId="77777777" w:rsidR="005A4E12" w:rsidRPr="006A38EF" w:rsidRDefault="005A4E12" w:rsidP="00EE5167">
            <w:pPr>
              <w:rPr>
                <w:rFonts w:cs="Arial"/>
                <w:b/>
                <w:bCs/>
                <w:color w:val="FF0000"/>
                <w:sz w:val="22"/>
                <w:szCs w:val="22"/>
              </w:rPr>
            </w:pPr>
            <w:r w:rsidRPr="006A38EF">
              <w:rPr>
                <w:rFonts w:cs="Arial"/>
                <w:b/>
                <w:bCs/>
                <w:color w:val="FF0000"/>
                <w:sz w:val="22"/>
                <w:szCs w:val="22"/>
              </w:rPr>
              <w:t>Acronym / Abbreviation</w:t>
            </w:r>
          </w:p>
        </w:tc>
        <w:tc>
          <w:tcPr>
            <w:tcW w:w="3254" w:type="pct"/>
            <w:shd w:val="clear" w:color="auto" w:fill="002060"/>
          </w:tcPr>
          <w:p w14:paraId="0407BAE1" w14:textId="77777777" w:rsidR="005A4E12" w:rsidRPr="006A38EF" w:rsidRDefault="005A4E12" w:rsidP="00EE5167">
            <w:pPr>
              <w:rPr>
                <w:rFonts w:cs="Arial"/>
                <w:b/>
                <w:bCs/>
                <w:color w:val="FF0000"/>
                <w:sz w:val="22"/>
                <w:szCs w:val="22"/>
              </w:rPr>
            </w:pPr>
            <w:r w:rsidRPr="006A38EF">
              <w:rPr>
                <w:rFonts w:cs="Arial"/>
                <w:b/>
                <w:bCs/>
                <w:color w:val="FF0000"/>
                <w:sz w:val="22"/>
                <w:szCs w:val="22"/>
              </w:rPr>
              <w:t>Definition</w:t>
            </w:r>
          </w:p>
        </w:tc>
      </w:tr>
      <w:tr w:rsidR="005A4E12" w:rsidRPr="008D33A1" w14:paraId="785BE19E" w14:textId="77777777" w:rsidTr="002375BD">
        <w:trPr>
          <w:cantSplit/>
          <w:trHeight w:val="104"/>
        </w:trPr>
        <w:tc>
          <w:tcPr>
            <w:tcW w:w="1746" w:type="pct"/>
          </w:tcPr>
          <w:p w14:paraId="02FD7B3E" w14:textId="77777777" w:rsidR="005A4E12" w:rsidRPr="008D33A1" w:rsidRDefault="005A4E12" w:rsidP="00EE5167">
            <w:pPr>
              <w:rPr>
                <w:rFonts w:cs="Arial"/>
              </w:rPr>
            </w:pPr>
            <w:r>
              <w:rPr>
                <w:rFonts w:cs="Arial"/>
              </w:rPr>
              <w:t>CLD</w:t>
            </w:r>
          </w:p>
        </w:tc>
        <w:tc>
          <w:tcPr>
            <w:tcW w:w="3254" w:type="pct"/>
          </w:tcPr>
          <w:p w14:paraId="516DB23E" w14:textId="77777777" w:rsidR="005A4E12" w:rsidRPr="008D33A1" w:rsidRDefault="005A4E12" w:rsidP="00EE5167">
            <w:pPr>
              <w:rPr>
                <w:rFonts w:cs="Arial"/>
              </w:rPr>
            </w:pPr>
            <w:r>
              <w:rPr>
                <w:rFonts w:cs="Arial"/>
              </w:rPr>
              <w:t>Commercial Launch Date</w:t>
            </w:r>
          </w:p>
        </w:tc>
      </w:tr>
      <w:tr w:rsidR="005A4E12" w:rsidRPr="008D33A1" w14:paraId="69EB2BC6" w14:textId="77777777" w:rsidTr="002375BD">
        <w:trPr>
          <w:cantSplit/>
          <w:trHeight w:val="104"/>
        </w:trPr>
        <w:tc>
          <w:tcPr>
            <w:tcW w:w="1746" w:type="pct"/>
          </w:tcPr>
          <w:p w14:paraId="77EB6D38" w14:textId="77777777" w:rsidR="005A4E12" w:rsidRPr="008D33A1" w:rsidRDefault="005A4E12" w:rsidP="00EE5167">
            <w:pPr>
              <w:rPr>
                <w:rFonts w:cs="Arial"/>
              </w:rPr>
            </w:pPr>
            <w:r>
              <w:rPr>
                <w:rFonts w:cs="Arial"/>
              </w:rPr>
              <w:t>HLRs</w:t>
            </w:r>
          </w:p>
        </w:tc>
        <w:tc>
          <w:tcPr>
            <w:tcW w:w="3254" w:type="pct"/>
          </w:tcPr>
          <w:p w14:paraId="1DCA033E" w14:textId="77777777" w:rsidR="005A4E12" w:rsidRPr="008D33A1" w:rsidRDefault="005A4E12" w:rsidP="00EE5167">
            <w:pPr>
              <w:rPr>
                <w:rFonts w:cs="Arial"/>
              </w:rPr>
            </w:pPr>
            <w:r>
              <w:rPr>
                <w:rFonts w:cs="Arial"/>
              </w:rPr>
              <w:t>High Level Requirements</w:t>
            </w:r>
          </w:p>
        </w:tc>
      </w:tr>
      <w:tr w:rsidR="005A4E12" w:rsidRPr="008D33A1" w14:paraId="49CBE251" w14:textId="77777777" w:rsidTr="002375BD">
        <w:trPr>
          <w:cantSplit/>
          <w:trHeight w:val="104"/>
        </w:trPr>
        <w:tc>
          <w:tcPr>
            <w:tcW w:w="1746" w:type="pct"/>
          </w:tcPr>
          <w:p w14:paraId="7DFB4B5A" w14:textId="77777777" w:rsidR="005A4E12" w:rsidRPr="008D33A1" w:rsidRDefault="005A4E12" w:rsidP="00EE5167">
            <w:pPr>
              <w:rPr>
                <w:rFonts w:cs="Arial"/>
              </w:rPr>
            </w:pPr>
            <w:r>
              <w:rPr>
                <w:rFonts w:cs="Arial"/>
              </w:rPr>
              <w:t>IIA</w:t>
            </w:r>
          </w:p>
        </w:tc>
        <w:tc>
          <w:tcPr>
            <w:tcW w:w="3254" w:type="pct"/>
          </w:tcPr>
          <w:p w14:paraId="2C86C8A3" w14:textId="77777777" w:rsidR="005A4E12" w:rsidRPr="008D33A1" w:rsidRDefault="005A4E12" w:rsidP="00EE5167">
            <w:pPr>
              <w:rPr>
                <w:rFonts w:cs="Arial"/>
              </w:rPr>
            </w:pPr>
            <w:r>
              <w:rPr>
                <w:rFonts w:cs="Arial"/>
              </w:rPr>
              <w:t>Initial Impact Assessment</w:t>
            </w:r>
          </w:p>
        </w:tc>
      </w:tr>
      <w:tr w:rsidR="001E29F3" w:rsidRPr="008D33A1" w14:paraId="19C89468" w14:textId="77777777" w:rsidTr="002375BD">
        <w:trPr>
          <w:cantSplit/>
          <w:trHeight w:val="104"/>
        </w:trPr>
        <w:tc>
          <w:tcPr>
            <w:tcW w:w="1746" w:type="pct"/>
          </w:tcPr>
          <w:p w14:paraId="2DB613BF" w14:textId="77777777" w:rsidR="001E29F3" w:rsidRDefault="001E29F3" w:rsidP="00EE5167">
            <w:pPr>
              <w:rPr>
                <w:rFonts w:cs="Arial"/>
              </w:rPr>
            </w:pPr>
            <w:r>
              <w:rPr>
                <w:rFonts w:cs="Arial"/>
              </w:rPr>
              <w:t>PBA</w:t>
            </w:r>
          </w:p>
        </w:tc>
        <w:tc>
          <w:tcPr>
            <w:tcW w:w="3254" w:type="pct"/>
          </w:tcPr>
          <w:p w14:paraId="3D204374" w14:textId="77777777" w:rsidR="001E29F3" w:rsidRDefault="001E29F3" w:rsidP="00EE5167">
            <w:pPr>
              <w:rPr>
                <w:rFonts w:cs="Arial"/>
              </w:rPr>
            </w:pPr>
            <w:r>
              <w:rPr>
                <w:rFonts w:cs="Arial"/>
              </w:rPr>
              <w:t>Principal Business Analyst</w:t>
            </w:r>
          </w:p>
        </w:tc>
      </w:tr>
      <w:tr w:rsidR="002B772A" w:rsidRPr="008D33A1" w14:paraId="3177265B" w14:textId="77777777" w:rsidTr="002375BD">
        <w:trPr>
          <w:cantSplit/>
          <w:trHeight w:val="104"/>
        </w:trPr>
        <w:tc>
          <w:tcPr>
            <w:tcW w:w="1746" w:type="pct"/>
          </w:tcPr>
          <w:p w14:paraId="3EF21666" w14:textId="77777777" w:rsidR="002B772A" w:rsidRDefault="002B772A" w:rsidP="00EE5167">
            <w:pPr>
              <w:rPr>
                <w:rFonts w:cs="Arial"/>
              </w:rPr>
            </w:pPr>
            <w:r>
              <w:rPr>
                <w:rFonts w:cs="Arial"/>
              </w:rPr>
              <w:t>SMART</w:t>
            </w:r>
          </w:p>
        </w:tc>
        <w:tc>
          <w:tcPr>
            <w:tcW w:w="3254" w:type="pct"/>
          </w:tcPr>
          <w:p w14:paraId="68521EDE" w14:textId="77777777" w:rsidR="002B772A" w:rsidRDefault="002B772A" w:rsidP="00EE5167">
            <w:pPr>
              <w:rPr>
                <w:rFonts w:cs="Arial"/>
              </w:rPr>
            </w:pPr>
            <w:r>
              <w:rPr>
                <w:rFonts w:cs="Arial"/>
              </w:rPr>
              <w:t>Specific, Measurable, Achievable</w:t>
            </w:r>
            <w:r w:rsidR="007B6ACB">
              <w:rPr>
                <w:rFonts w:cs="Arial"/>
              </w:rPr>
              <w:t>, Relevant, Time-based</w:t>
            </w:r>
          </w:p>
        </w:tc>
      </w:tr>
      <w:tr w:rsidR="005A4E12" w:rsidRPr="008D33A1" w14:paraId="2AC695B2" w14:textId="77777777" w:rsidTr="002375BD">
        <w:trPr>
          <w:cantSplit/>
          <w:trHeight w:val="104"/>
        </w:trPr>
        <w:tc>
          <w:tcPr>
            <w:tcW w:w="1746" w:type="pct"/>
          </w:tcPr>
          <w:p w14:paraId="430746A0" w14:textId="77777777" w:rsidR="005A4E12" w:rsidRPr="008D33A1" w:rsidRDefault="00AE04E4" w:rsidP="00EE5167">
            <w:pPr>
              <w:rPr>
                <w:rFonts w:cs="Arial"/>
              </w:rPr>
            </w:pPr>
            <w:r>
              <w:rPr>
                <w:rFonts w:cs="Arial"/>
              </w:rPr>
              <w:t>TRD</w:t>
            </w:r>
          </w:p>
        </w:tc>
        <w:tc>
          <w:tcPr>
            <w:tcW w:w="3254" w:type="pct"/>
          </w:tcPr>
          <w:p w14:paraId="092D529A" w14:textId="77777777" w:rsidR="005A4E12" w:rsidRPr="008D33A1" w:rsidRDefault="00AE04E4" w:rsidP="00EE5167">
            <w:pPr>
              <w:rPr>
                <w:rFonts w:cs="Arial"/>
              </w:rPr>
            </w:pPr>
            <w:r>
              <w:rPr>
                <w:rFonts w:cs="Arial"/>
              </w:rPr>
              <w:t>Technical Readiness Date</w:t>
            </w:r>
          </w:p>
        </w:tc>
      </w:tr>
      <w:tr w:rsidR="005A4E12" w:rsidRPr="008D33A1" w14:paraId="75AC4E44" w14:textId="77777777" w:rsidTr="002375BD">
        <w:trPr>
          <w:cantSplit/>
          <w:trHeight w:val="104"/>
        </w:trPr>
        <w:tc>
          <w:tcPr>
            <w:tcW w:w="1746" w:type="pct"/>
          </w:tcPr>
          <w:p w14:paraId="1F698689" w14:textId="77777777" w:rsidR="005A4E12" w:rsidRPr="008D33A1" w:rsidRDefault="005A4E12" w:rsidP="00EE5167">
            <w:pPr>
              <w:rPr>
                <w:rFonts w:cs="Arial"/>
              </w:rPr>
            </w:pPr>
          </w:p>
        </w:tc>
        <w:tc>
          <w:tcPr>
            <w:tcW w:w="3254" w:type="pct"/>
          </w:tcPr>
          <w:p w14:paraId="2E5B0A71" w14:textId="77777777" w:rsidR="005A4E12" w:rsidRPr="008D33A1" w:rsidRDefault="005A4E12" w:rsidP="00EE5167">
            <w:pPr>
              <w:rPr>
                <w:rFonts w:cs="Arial"/>
              </w:rPr>
            </w:pPr>
          </w:p>
        </w:tc>
      </w:tr>
      <w:tr w:rsidR="005A4E12" w:rsidRPr="008D33A1" w14:paraId="3419C4AC" w14:textId="77777777" w:rsidTr="002375BD">
        <w:trPr>
          <w:cantSplit/>
          <w:trHeight w:val="104"/>
        </w:trPr>
        <w:tc>
          <w:tcPr>
            <w:tcW w:w="1746" w:type="pct"/>
          </w:tcPr>
          <w:p w14:paraId="6E436FE6" w14:textId="77777777" w:rsidR="005A4E12" w:rsidRPr="008D33A1" w:rsidRDefault="005A4E12" w:rsidP="00EE5167">
            <w:pPr>
              <w:rPr>
                <w:rFonts w:cs="Arial"/>
              </w:rPr>
            </w:pPr>
          </w:p>
        </w:tc>
        <w:tc>
          <w:tcPr>
            <w:tcW w:w="3254" w:type="pct"/>
          </w:tcPr>
          <w:p w14:paraId="2C28CBA8" w14:textId="77777777" w:rsidR="005A4E12" w:rsidRPr="008D33A1" w:rsidRDefault="005A4E12" w:rsidP="00EE5167">
            <w:pPr>
              <w:rPr>
                <w:rFonts w:cs="Arial"/>
              </w:rPr>
            </w:pPr>
          </w:p>
        </w:tc>
      </w:tr>
      <w:tr w:rsidR="005A4E12" w:rsidRPr="008D33A1" w14:paraId="534C4DB6" w14:textId="77777777" w:rsidTr="002375BD">
        <w:trPr>
          <w:cantSplit/>
          <w:trHeight w:val="104"/>
        </w:trPr>
        <w:tc>
          <w:tcPr>
            <w:tcW w:w="1746" w:type="pct"/>
          </w:tcPr>
          <w:p w14:paraId="5B9ACFC0" w14:textId="77777777" w:rsidR="005A4E12" w:rsidRPr="008D33A1" w:rsidRDefault="005A4E12" w:rsidP="00EE5167">
            <w:pPr>
              <w:rPr>
                <w:rFonts w:cs="Arial"/>
              </w:rPr>
            </w:pPr>
          </w:p>
        </w:tc>
        <w:tc>
          <w:tcPr>
            <w:tcW w:w="3254" w:type="pct"/>
          </w:tcPr>
          <w:p w14:paraId="5D20EDB6" w14:textId="77777777" w:rsidR="005A4E12" w:rsidRPr="008D33A1" w:rsidRDefault="005A4E12" w:rsidP="00EE5167">
            <w:pPr>
              <w:rPr>
                <w:rFonts w:cs="Arial"/>
              </w:rPr>
            </w:pPr>
          </w:p>
        </w:tc>
      </w:tr>
      <w:tr w:rsidR="005A4E12" w:rsidRPr="008D33A1" w14:paraId="02AB888E" w14:textId="77777777" w:rsidTr="002375BD">
        <w:trPr>
          <w:cantSplit/>
          <w:trHeight w:val="104"/>
        </w:trPr>
        <w:tc>
          <w:tcPr>
            <w:tcW w:w="1746" w:type="pct"/>
          </w:tcPr>
          <w:p w14:paraId="314E1CDB" w14:textId="77777777" w:rsidR="005A4E12" w:rsidRPr="008D33A1" w:rsidRDefault="005A4E12" w:rsidP="00EE5167">
            <w:pPr>
              <w:rPr>
                <w:rFonts w:cs="Arial"/>
              </w:rPr>
            </w:pPr>
          </w:p>
        </w:tc>
        <w:tc>
          <w:tcPr>
            <w:tcW w:w="3254" w:type="pct"/>
          </w:tcPr>
          <w:p w14:paraId="1CB5B9F4" w14:textId="77777777" w:rsidR="005A4E12" w:rsidRPr="008D33A1" w:rsidRDefault="005A4E12" w:rsidP="00EE5167">
            <w:pPr>
              <w:rPr>
                <w:rFonts w:cs="Arial"/>
              </w:rPr>
            </w:pPr>
          </w:p>
        </w:tc>
      </w:tr>
    </w:tbl>
    <w:p w14:paraId="09A26AEF" w14:textId="77777777" w:rsidR="005A4E12" w:rsidRPr="005A4E12" w:rsidRDefault="005A4E12" w:rsidP="005A4E12"/>
    <w:p w14:paraId="36ED00E9" w14:textId="77777777" w:rsidR="00145717" w:rsidRDefault="00145717" w:rsidP="00145717">
      <w:pPr>
        <w:pStyle w:val="Heading1"/>
        <w:numPr>
          <w:ilvl w:val="0"/>
          <w:numId w:val="0"/>
        </w:numPr>
        <w:ind w:left="360"/>
        <w:jc w:val="left"/>
      </w:pPr>
    </w:p>
    <w:p w14:paraId="3D48A9F3" w14:textId="77777777" w:rsidR="005A4E12" w:rsidRDefault="005A4E12" w:rsidP="005A4E12">
      <w:pPr>
        <w:pStyle w:val="Heading1"/>
        <w:jc w:val="left"/>
      </w:pPr>
      <w:bookmarkStart w:id="60" w:name="_Toc34905937"/>
      <w:r>
        <w:t>DISTRIBUTION LIST</w:t>
      </w:r>
      <w:bookmarkEnd w:id="60"/>
    </w:p>
    <w:p w14:paraId="27ACAC7D" w14:textId="77777777" w:rsidR="00465E9A" w:rsidRPr="00D85644" w:rsidRDefault="00465E9A" w:rsidP="00465E9A">
      <w:pPr>
        <w:rPr>
          <w:rFonts w:eastAsia="Arial Unicode MS"/>
          <w:i/>
          <w:szCs w:val="20"/>
        </w:rPr>
      </w:pPr>
      <w:r w:rsidRPr="00D85644">
        <w:rPr>
          <w:rFonts w:eastAsia="Arial Unicode MS"/>
          <w:i/>
          <w:szCs w:val="20"/>
        </w:rPr>
        <w:t>[Please capture all stakeholders who have been sent the vision document for information or consultation.</w:t>
      </w:r>
      <w:r w:rsidR="00AF5C76" w:rsidRPr="00D85644">
        <w:rPr>
          <w:rFonts w:eastAsia="Arial Unicode MS"/>
          <w:i/>
          <w:szCs w:val="20"/>
        </w:rPr>
        <w:t xml:space="preserve"> Against each stakeholder, please indicate their responsibility in the RACI section (Responsible, Accoun</w:t>
      </w:r>
      <w:r w:rsidR="00584FB0" w:rsidRPr="00D85644">
        <w:rPr>
          <w:rFonts w:eastAsia="Arial Unicode MS"/>
          <w:i/>
          <w:szCs w:val="20"/>
        </w:rPr>
        <w:t>table, Consulted, and Informed)</w:t>
      </w:r>
      <w:r w:rsidR="00AF5C76" w:rsidRPr="00D85644">
        <w:rPr>
          <w:rFonts w:eastAsia="Arial Unicode MS"/>
          <w:i/>
          <w:szCs w:val="20"/>
        </w:rPr>
        <w:t>.]</w:t>
      </w:r>
    </w:p>
    <w:p w14:paraId="26620FC1" w14:textId="77777777" w:rsidR="005A4E12" w:rsidRPr="00440D51" w:rsidRDefault="005A4E12" w:rsidP="005A4E1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8"/>
        <w:gridCol w:w="3465"/>
        <w:gridCol w:w="2357"/>
        <w:gridCol w:w="1357"/>
        <w:gridCol w:w="875"/>
      </w:tblGrid>
      <w:tr w:rsidR="006A38EF" w:rsidRPr="006A38EF" w14:paraId="720BB467" w14:textId="77777777" w:rsidTr="00846301">
        <w:trPr>
          <w:cantSplit/>
          <w:trHeight w:val="268"/>
          <w:tblHeader/>
        </w:trPr>
        <w:tc>
          <w:tcPr>
            <w:tcW w:w="958" w:type="pct"/>
            <w:shd w:val="clear" w:color="auto" w:fill="002060"/>
          </w:tcPr>
          <w:p w14:paraId="1B031883" w14:textId="77777777" w:rsidR="00584FB0" w:rsidRPr="006A38EF" w:rsidRDefault="00584FB0" w:rsidP="00EE5167">
            <w:pPr>
              <w:rPr>
                <w:rFonts w:cs="Arial"/>
                <w:b/>
                <w:bCs/>
                <w:color w:val="FF0000"/>
              </w:rPr>
            </w:pPr>
            <w:r w:rsidRPr="006A38EF">
              <w:rPr>
                <w:rFonts w:cs="Arial"/>
                <w:b/>
                <w:bCs/>
                <w:color w:val="FF0000"/>
              </w:rPr>
              <w:t>Name</w:t>
            </w:r>
          </w:p>
        </w:tc>
        <w:tc>
          <w:tcPr>
            <w:tcW w:w="1739" w:type="pct"/>
            <w:shd w:val="clear" w:color="auto" w:fill="002060"/>
          </w:tcPr>
          <w:p w14:paraId="60D0124F" w14:textId="77777777" w:rsidR="00584FB0" w:rsidRPr="006A38EF" w:rsidRDefault="00584FB0" w:rsidP="00EE5167">
            <w:pPr>
              <w:rPr>
                <w:rFonts w:cs="Arial"/>
                <w:b/>
                <w:bCs/>
                <w:color w:val="FF0000"/>
              </w:rPr>
            </w:pPr>
            <w:r w:rsidRPr="006A38EF">
              <w:rPr>
                <w:rFonts w:cs="Arial"/>
                <w:b/>
                <w:bCs/>
                <w:color w:val="FF0000"/>
              </w:rPr>
              <w:t>Role</w:t>
            </w:r>
          </w:p>
        </w:tc>
        <w:tc>
          <w:tcPr>
            <w:tcW w:w="1183" w:type="pct"/>
            <w:shd w:val="clear" w:color="auto" w:fill="002060"/>
          </w:tcPr>
          <w:p w14:paraId="295B4DCC" w14:textId="77777777" w:rsidR="00584FB0" w:rsidRPr="006A38EF" w:rsidRDefault="00584FB0" w:rsidP="00EE5167">
            <w:pPr>
              <w:rPr>
                <w:rFonts w:cs="Arial"/>
                <w:b/>
                <w:bCs/>
                <w:color w:val="FF0000"/>
              </w:rPr>
            </w:pPr>
            <w:r w:rsidRPr="006A38EF">
              <w:rPr>
                <w:rFonts w:cs="Arial"/>
                <w:b/>
                <w:bCs/>
                <w:color w:val="FF0000"/>
              </w:rPr>
              <w:t>Department</w:t>
            </w:r>
          </w:p>
        </w:tc>
        <w:tc>
          <w:tcPr>
            <w:tcW w:w="681" w:type="pct"/>
            <w:shd w:val="clear" w:color="auto" w:fill="002060"/>
          </w:tcPr>
          <w:p w14:paraId="2EC45092" w14:textId="77777777" w:rsidR="00584FB0" w:rsidRPr="006A38EF" w:rsidRDefault="00584FB0" w:rsidP="00EE5167">
            <w:pPr>
              <w:rPr>
                <w:rFonts w:cs="Arial"/>
                <w:b/>
                <w:bCs/>
                <w:color w:val="FF0000"/>
              </w:rPr>
            </w:pPr>
            <w:r w:rsidRPr="006A38EF">
              <w:rPr>
                <w:rFonts w:cs="Arial"/>
                <w:b/>
                <w:bCs/>
                <w:color w:val="FF0000"/>
              </w:rPr>
              <w:t>RACI</w:t>
            </w:r>
          </w:p>
        </w:tc>
        <w:tc>
          <w:tcPr>
            <w:tcW w:w="439" w:type="pct"/>
            <w:shd w:val="clear" w:color="auto" w:fill="002060"/>
          </w:tcPr>
          <w:p w14:paraId="3C53B320" w14:textId="77777777" w:rsidR="00584FB0" w:rsidRPr="006A38EF" w:rsidRDefault="00584FB0" w:rsidP="00EE5167">
            <w:pPr>
              <w:rPr>
                <w:rFonts w:cs="Arial"/>
                <w:b/>
                <w:bCs/>
                <w:color w:val="FF0000"/>
              </w:rPr>
            </w:pPr>
            <w:r w:rsidRPr="006A38EF">
              <w:rPr>
                <w:rFonts w:cs="Arial"/>
                <w:b/>
                <w:bCs/>
                <w:color w:val="FF0000"/>
              </w:rPr>
              <w:t>Version</w:t>
            </w:r>
          </w:p>
        </w:tc>
      </w:tr>
      <w:tr w:rsidR="00584FB0" w:rsidRPr="00440D51" w14:paraId="2F82203E" w14:textId="77777777" w:rsidTr="00846301">
        <w:trPr>
          <w:cantSplit/>
          <w:trHeight w:val="177"/>
        </w:trPr>
        <w:tc>
          <w:tcPr>
            <w:tcW w:w="958" w:type="pct"/>
          </w:tcPr>
          <w:p w14:paraId="4614D532" w14:textId="2CBDE6CE" w:rsidR="00584FB0" w:rsidRPr="00440D51" w:rsidRDefault="003B60AD" w:rsidP="00EE5167">
            <w:pPr>
              <w:rPr>
                <w:rFonts w:cs="Arial"/>
              </w:rPr>
            </w:pPr>
            <w:r>
              <w:rPr>
                <w:rFonts w:cs="Arial"/>
              </w:rPr>
              <w:t>Dean Edwards</w:t>
            </w:r>
          </w:p>
        </w:tc>
        <w:tc>
          <w:tcPr>
            <w:tcW w:w="1739" w:type="pct"/>
          </w:tcPr>
          <w:p w14:paraId="2843A9B8" w14:textId="566BF416" w:rsidR="00584FB0" w:rsidRPr="00440D51" w:rsidRDefault="00584FB0" w:rsidP="00EE5167">
            <w:pPr>
              <w:tabs>
                <w:tab w:val="left" w:pos="3695"/>
              </w:tabs>
              <w:rPr>
                <w:rFonts w:cs="Arial"/>
              </w:rPr>
            </w:pPr>
            <w:r w:rsidRPr="00440D51">
              <w:rPr>
                <w:rFonts w:cs="Arial"/>
              </w:rPr>
              <w:t>Sponsor</w:t>
            </w:r>
            <w:r w:rsidR="00FB6EAF">
              <w:rPr>
                <w:rFonts w:cs="Arial"/>
              </w:rPr>
              <w:t xml:space="preserve"> (Partner Services Solutions Manager</w:t>
            </w:r>
            <w:r w:rsidR="005719A8">
              <w:rPr>
                <w:rFonts w:cs="Arial"/>
              </w:rPr>
              <w:t>)</w:t>
            </w:r>
          </w:p>
        </w:tc>
        <w:tc>
          <w:tcPr>
            <w:tcW w:w="1183" w:type="pct"/>
          </w:tcPr>
          <w:p w14:paraId="46D2C76B" w14:textId="68D066C3" w:rsidR="00584FB0" w:rsidRPr="00440D51" w:rsidRDefault="00F20504" w:rsidP="00EE5167">
            <w:pPr>
              <w:tabs>
                <w:tab w:val="left" w:pos="3695"/>
              </w:tabs>
              <w:rPr>
                <w:rFonts w:cs="Arial"/>
              </w:rPr>
            </w:pPr>
            <w:r>
              <w:rPr>
                <w:rFonts w:cs="Arial"/>
              </w:rPr>
              <w:t xml:space="preserve">Wholesale Solutions </w:t>
            </w:r>
          </w:p>
        </w:tc>
        <w:tc>
          <w:tcPr>
            <w:tcW w:w="681" w:type="pct"/>
          </w:tcPr>
          <w:p w14:paraId="1F3929F7" w14:textId="77777777" w:rsidR="00584FB0" w:rsidRPr="00440D51" w:rsidRDefault="00584FB0" w:rsidP="00EE5167">
            <w:pPr>
              <w:tabs>
                <w:tab w:val="left" w:pos="3695"/>
              </w:tabs>
              <w:rPr>
                <w:rFonts w:cs="Arial"/>
              </w:rPr>
            </w:pPr>
            <w:r w:rsidRPr="00440D51">
              <w:rPr>
                <w:rFonts w:cs="Arial"/>
              </w:rPr>
              <w:t>Accountable</w:t>
            </w:r>
          </w:p>
        </w:tc>
        <w:tc>
          <w:tcPr>
            <w:tcW w:w="439" w:type="pct"/>
          </w:tcPr>
          <w:p w14:paraId="6F0BB741" w14:textId="161EB3E7" w:rsidR="00584FB0" w:rsidRPr="00440D51" w:rsidRDefault="00DA2F80" w:rsidP="00EE5167">
            <w:pPr>
              <w:tabs>
                <w:tab w:val="left" w:pos="3695"/>
              </w:tabs>
              <w:rPr>
                <w:rFonts w:cs="Arial"/>
              </w:rPr>
            </w:pPr>
            <w:r>
              <w:rPr>
                <w:rFonts w:cs="Arial"/>
              </w:rPr>
              <w:t>1</w:t>
            </w:r>
          </w:p>
        </w:tc>
      </w:tr>
      <w:tr w:rsidR="00584FB0" w:rsidRPr="00440D51" w14:paraId="325FDECB" w14:textId="77777777" w:rsidTr="00846301">
        <w:trPr>
          <w:cantSplit/>
          <w:trHeight w:val="177"/>
        </w:trPr>
        <w:tc>
          <w:tcPr>
            <w:tcW w:w="958" w:type="pct"/>
          </w:tcPr>
          <w:p w14:paraId="2E1BA618" w14:textId="77777777" w:rsidR="00584FB0" w:rsidRPr="00440D51" w:rsidRDefault="00584FB0" w:rsidP="00EE5167">
            <w:pPr>
              <w:rPr>
                <w:rFonts w:cs="Arial"/>
              </w:rPr>
            </w:pPr>
          </w:p>
        </w:tc>
        <w:tc>
          <w:tcPr>
            <w:tcW w:w="1739" w:type="pct"/>
          </w:tcPr>
          <w:p w14:paraId="75BFA9B4" w14:textId="77777777" w:rsidR="00584FB0" w:rsidRPr="00440D51" w:rsidRDefault="00584FB0" w:rsidP="00EE5167">
            <w:pPr>
              <w:rPr>
                <w:rFonts w:cs="Arial"/>
              </w:rPr>
            </w:pPr>
            <w:r>
              <w:rPr>
                <w:rFonts w:cs="Arial"/>
              </w:rPr>
              <w:t>Sponsor Delegate (where applicable)</w:t>
            </w:r>
          </w:p>
        </w:tc>
        <w:tc>
          <w:tcPr>
            <w:tcW w:w="1183" w:type="pct"/>
          </w:tcPr>
          <w:p w14:paraId="54DE4711" w14:textId="77777777" w:rsidR="00584FB0" w:rsidRPr="00440D51" w:rsidRDefault="00584FB0" w:rsidP="00EE5167">
            <w:pPr>
              <w:rPr>
                <w:rFonts w:cs="Arial"/>
              </w:rPr>
            </w:pPr>
          </w:p>
        </w:tc>
        <w:tc>
          <w:tcPr>
            <w:tcW w:w="681" w:type="pct"/>
          </w:tcPr>
          <w:p w14:paraId="6E592792" w14:textId="77777777" w:rsidR="00584FB0" w:rsidRPr="00440D51" w:rsidRDefault="00584FB0" w:rsidP="00EE5167">
            <w:pPr>
              <w:rPr>
                <w:rFonts w:cs="Arial"/>
              </w:rPr>
            </w:pPr>
            <w:r w:rsidRPr="00440D51">
              <w:rPr>
                <w:rFonts w:cs="Arial"/>
              </w:rPr>
              <w:t>Accountable</w:t>
            </w:r>
          </w:p>
        </w:tc>
        <w:tc>
          <w:tcPr>
            <w:tcW w:w="439" w:type="pct"/>
          </w:tcPr>
          <w:p w14:paraId="6D50086B" w14:textId="77777777" w:rsidR="00584FB0" w:rsidRPr="00440D51" w:rsidRDefault="00584FB0" w:rsidP="00EE5167">
            <w:pPr>
              <w:rPr>
                <w:rFonts w:cs="Arial"/>
              </w:rPr>
            </w:pPr>
          </w:p>
        </w:tc>
      </w:tr>
      <w:tr w:rsidR="005719A8" w:rsidRPr="00440D51" w14:paraId="77758E28" w14:textId="77777777" w:rsidTr="00846301">
        <w:trPr>
          <w:cantSplit/>
          <w:trHeight w:val="177"/>
        </w:trPr>
        <w:tc>
          <w:tcPr>
            <w:tcW w:w="958" w:type="pct"/>
          </w:tcPr>
          <w:p w14:paraId="09FF57D0" w14:textId="1B919B84" w:rsidR="005719A8" w:rsidRDefault="005719A8" w:rsidP="00EE5167">
            <w:pPr>
              <w:rPr>
                <w:rFonts w:cs="Arial"/>
              </w:rPr>
            </w:pPr>
            <w:r>
              <w:rPr>
                <w:rFonts w:cs="Arial"/>
              </w:rPr>
              <w:t>Daniele Torrigiani</w:t>
            </w:r>
          </w:p>
        </w:tc>
        <w:tc>
          <w:tcPr>
            <w:tcW w:w="1739" w:type="pct"/>
          </w:tcPr>
          <w:p w14:paraId="23D88C2C" w14:textId="5209CE7D" w:rsidR="005719A8" w:rsidRDefault="00FB2551" w:rsidP="00EE5167">
            <w:pPr>
              <w:rPr>
                <w:rFonts w:cs="Arial"/>
              </w:rPr>
            </w:pPr>
            <w:r w:rsidRPr="00FB2551">
              <w:rPr>
                <w:rFonts w:cs="Arial"/>
              </w:rPr>
              <w:t>Head of Wholesale Solutions</w:t>
            </w:r>
          </w:p>
        </w:tc>
        <w:tc>
          <w:tcPr>
            <w:tcW w:w="1183" w:type="pct"/>
          </w:tcPr>
          <w:p w14:paraId="45864402" w14:textId="77777777" w:rsidR="005719A8" w:rsidRPr="00365541" w:rsidRDefault="005719A8" w:rsidP="00EE5167">
            <w:pPr>
              <w:rPr>
                <w:rFonts w:cs="Arial"/>
                <w:lang w:val="en"/>
              </w:rPr>
            </w:pPr>
          </w:p>
        </w:tc>
        <w:tc>
          <w:tcPr>
            <w:tcW w:w="681" w:type="pct"/>
          </w:tcPr>
          <w:p w14:paraId="4AEBDA44" w14:textId="65555805" w:rsidR="005719A8" w:rsidRPr="00440D51" w:rsidRDefault="00DA2F80" w:rsidP="00EE5167">
            <w:pPr>
              <w:rPr>
                <w:rFonts w:cs="Arial"/>
              </w:rPr>
            </w:pPr>
            <w:r>
              <w:rPr>
                <w:rFonts w:cs="Arial"/>
              </w:rPr>
              <w:t>Informed</w:t>
            </w:r>
          </w:p>
        </w:tc>
        <w:tc>
          <w:tcPr>
            <w:tcW w:w="439" w:type="pct"/>
          </w:tcPr>
          <w:p w14:paraId="55213EDD" w14:textId="77777777" w:rsidR="005719A8" w:rsidRPr="00440D51" w:rsidRDefault="005719A8" w:rsidP="00EE5167">
            <w:pPr>
              <w:rPr>
                <w:rFonts w:cs="Arial"/>
              </w:rPr>
            </w:pPr>
          </w:p>
        </w:tc>
      </w:tr>
      <w:tr w:rsidR="00232263" w:rsidRPr="00440D51" w14:paraId="633DAC48" w14:textId="77777777" w:rsidTr="00846301">
        <w:trPr>
          <w:cantSplit/>
          <w:trHeight w:val="177"/>
        </w:trPr>
        <w:tc>
          <w:tcPr>
            <w:tcW w:w="958" w:type="pct"/>
          </w:tcPr>
          <w:p w14:paraId="6F25A4A8" w14:textId="61EDF22F" w:rsidR="00232263" w:rsidRDefault="00232263" w:rsidP="00EE5167">
            <w:pPr>
              <w:rPr>
                <w:rFonts w:cs="Arial"/>
              </w:rPr>
            </w:pPr>
            <w:r>
              <w:rPr>
                <w:rFonts w:cs="Arial"/>
              </w:rPr>
              <w:t>Helen Dixon</w:t>
            </w:r>
          </w:p>
        </w:tc>
        <w:tc>
          <w:tcPr>
            <w:tcW w:w="1739" w:type="pct"/>
          </w:tcPr>
          <w:p w14:paraId="122AA98F" w14:textId="48C1C6AA" w:rsidR="00232263" w:rsidRPr="00FB2551" w:rsidRDefault="00232263" w:rsidP="00EE5167">
            <w:pPr>
              <w:rPr>
                <w:rFonts w:cs="Arial"/>
              </w:rPr>
            </w:pPr>
            <w:r>
              <w:rPr>
                <w:rFonts w:cs="Arial"/>
              </w:rPr>
              <w:t>Business Engagement &amp; Mobilisation Partner</w:t>
            </w:r>
          </w:p>
        </w:tc>
        <w:tc>
          <w:tcPr>
            <w:tcW w:w="1183" w:type="pct"/>
          </w:tcPr>
          <w:p w14:paraId="09B7956A" w14:textId="35108CB6" w:rsidR="00232263" w:rsidRPr="00365541" w:rsidRDefault="00747E7F" w:rsidP="00EE5167">
            <w:pPr>
              <w:rPr>
                <w:rFonts w:cs="Arial"/>
                <w:lang w:val="en"/>
              </w:rPr>
            </w:pPr>
            <w:r>
              <w:rPr>
                <w:rFonts w:cs="Arial"/>
                <w:lang w:val="en"/>
              </w:rPr>
              <w:t>Cross Functional Engagement</w:t>
            </w:r>
          </w:p>
        </w:tc>
        <w:tc>
          <w:tcPr>
            <w:tcW w:w="681" w:type="pct"/>
          </w:tcPr>
          <w:p w14:paraId="62EBBB67" w14:textId="514322E8" w:rsidR="00232263" w:rsidRDefault="00F514EA" w:rsidP="00EE5167">
            <w:pPr>
              <w:rPr>
                <w:rFonts w:cs="Arial"/>
              </w:rPr>
            </w:pPr>
            <w:r>
              <w:rPr>
                <w:rFonts w:cs="Arial"/>
              </w:rPr>
              <w:t>Consulted</w:t>
            </w:r>
          </w:p>
        </w:tc>
        <w:tc>
          <w:tcPr>
            <w:tcW w:w="439" w:type="pct"/>
          </w:tcPr>
          <w:p w14:paraId="08814B98" w14:textId="77777777" w:rsidR="00232263" w:rsidRPr="00440D51" w:rsidRDefault="00232263" w:rsidP="00EE5167">
            <w:pPr>
              <w:rPr>
                <w:rFonts w:cs="Arial"/>
              </w:rPr>
            </w:pPr>
          </w:p>
        </w:tc>
      </w:tr>
      <w:tr w:rsidR="00135D8B" w:rsidRPr="00440D51" w14:paraId="3FB1CB92" w14:textId="77777777" w:rsidTr="00846301">
        <w:trPr>
          <w:cantSplit/>
          <w:trHeight w:val="177"/>
        </w:trPr>
        <w:tc>
          <w:tcPr>
            <w:tcW w:w="958" w:type="pct"/>
          </w:tcPr>
          <w:p w14:paraId="630DD30E" w14:textId="2F74276A" w:rsidR="00135D8B" w:rsidRDefault="00135D8B" w:rsidP="00135D8B">
            <w:pPr>
              <w:rPr>
                <w:rFonts w:cs="Arial"/>
              </w:rPr>
            </w:pPr>
            <w:r>
              <w:rPr>
                <w:rFonts w:cs="Arial"/>
              </w:rPr>
              <w:t>Andrew Brockington</w:t>
            </w:r>
          </w:p>
        </w:tc>
        <w:tc>
          <w:tcPr>
            <w:tcW w:w="1739" w:type="pct"/>
          </w:tcPr>
          <w:p w14:paraId="2466B773" w14:textId="14A42098" w:rsidR="00135D8B" w:rsidRDefault="00135D8B" w:rsidP="00135D8B">
            <w:pPr>
              <w:rPr>
                <w:rFonts w:cs="Arial"/>
              </w:rPr>
            </w:pPr>
            <w:r>
              <w:rPr>
                <w:rFonts w:cs="Arial"/>
              </w:rPr>
              <w:t>Enterprise Architect</w:t>
            </w:r>
          </w:p>
        </w:tc>
        <w:tc>
          <w:tcPr>
            <w:tcW w:w="1183" w:type="pct"/>
          </w:tcPr>
          <w:p w14:paraId="139877D1" w14:textId="317518B2" w:rsidR="00135D8B" w:rsidRDefault="00A04CBB" w:rsidP="00135D8B">
            <w:pPr>
              <w:rPr>
                <w:rFonts w:cs="Arial"/>
                <w:lang w:val="en"/>
              </w:rPr>
            </w:pPr>
            <w:r>
              <w:rPr>
                <w:rFonts w:cs="Arial"/>
                <w:lang w:val="en"/>
              </w:rPr>
              <w:t>Operations UK</w:t>
            </w:r>
          </w:p>
        </w:tc>
        <w:tc>
          <w:tcPr>
            <w:tcW w:w="681" w:type="pct"/>
          </w:tcPr>
          <w:p w14:paraId="5B3959E0" w14:textId="21E4109D" w:rsidR="00135D8B" w:rsidRDefault="00A04CBB" w:rsidP="00135D8B">
            <w:pPr>
              <w:rPr>
                <w:rFonts w:cs="Arial"/>
              </w:rPr>
            </w:pPr>
            <w:r>
              <w:rPr>
                <w:rFonts w:cs="Arial"/>
              </w:rPr>
              <w:t>Consulted</w:t>
            </w:r>
          </w:p>
        </w:tc>
        <w:tc>
          <w:tcPr>
            <w:tcW w:w="439" w:type="pct"/>
          </w:tcPr>
          <w:p w14:paraId="4239D51F" w14:textId="77777777" w:rsidR="00135D8B" w:rsidRPr="00440D51" w:rsidRDefault="00135D8B" w:rsidP="00135D8B">
            <w:pPr>
              <w:rPr>
                <w:rFonts w:cs="Arial"/>
              </w:rPr>
            </w:pPr>
          </w:p>
        </w:tc>
      </w:tr>
    </w:tbl>
    <w:p w14:paraId="331C9106" w14:textId="77777777" w:rsidR="005A4E12" w:rsidRPr="00440D51" w:rsidRDefault="005A4E12" w:rsidP="005A4E12">
      <w:pPr>
        <w:rPr>
          <w:rFonts w:cs="Arial"/>
          <w:b/>
          <w:caps/>
          <w:szCs w:val="20"/>
        </w:rPr>
      </w:pPr>
    </w:p>
    <w:p w14:paraId="69F45B42" w14:textId="77777777" w:rsidR="005A4E12" w:rsidRPr="00440D51" w:rsidRDefault="005A4E12" w:rsidP="005A4E12">
      <w:pPr>
        <w:rPr>
          <w:rFonts w:cs="Arial"/>
          <w:b/>
          <w:caps/>
          <w:szCs w:val="20"/>
        </w:rPr>
      </w:pPr>
    </w:p>
    <w:p w14:paraId="5E5DE923" w14:textId="77777777" w:rsidR="005A4E12" w:rsidRPr="00440D51" w:rsidRDefault="005A4E12" w:rsidP="005A4E12">
      <w:pPr>
        <w:pStyle w:val="Heading1"/>
        <w:jc w:val="left"/>
        <w:rPr>
          <w:lang w:val="en"/>
        </w:rPr>
      </w:pPr>
      <w:bookmarkStart w:id="61" w:name="_Toc34905938"/>
      <w:r w:rsidRPr="00440D51">
        <w:rPr>
          <w:lang w:val="en"/>
        </w:rPr>
        <w:t>Key Stakeholders</w:t>
      </w:r>
      <w:bookmarkEnd w:id="61"/>
    </w:p>
    <w:p w14:paraId="53C5CEB6" w14:textId="77777777" w:rsidR="00AF5C76" w:rsidRPr="00D85644" w:rsidRDefault="00AF5C76" w:rsidP="00AF5C76">
      <w:pPr>
        <w:rPr>
          <w:rFonts w:eastAsia="Arial Unicode MS"/>
          <w:i/>
          <w:szCs w:val="20"/>
        </w:rPr>
      </w:pPr>
      <w:r w:rsidRPr="00D85644">
        <w:rPr>
          <w:rFonts w:eastAsia="Arial Unicode MS"/>
          <w:i/>
          <w:szCs w:val="20"/>
        </w:rPr>
        <w:t xml:space="preserve">[Please capture all the stakeholder groups (by role &amp; name) </w:t>
      </w:r>
      <w:r w:rsidR="00584FB0" w:rsidRPr="00D85644">
        <w:rPr>
          <w:rFonts w:eastAsia="Arial Unicode MS"/>
          <w:i/>
          <w:szCs w:val="20"/>
        </w:rPr>
        <w:t>engaged</w:t>
      </w:r>
      <w:r w:rsidRPr="00D85644">
        <w:rPr>
          <w:rFonts w:eastAsia="Arial Unicode MS"/>
          <w:i/>
          <w:szCs w:val="20"/>
        </w:rPr>
        <w:t xml:space="preserve"> as part of the vision </w:t>
      </w:r>
      <w:r w:rsidR="00584FB0" w:rsidRPr="00D85644">
        <w:rPr>
          <w:rFonts w:eastAsia="Arial Unicode MS"/>
          <w:i/>
          <w:szCs w:val="20"/>
        </w:rPr>
        <w:t xml:space="preserve">creation </w:t>
      </w:r>
      <w:r w:rsidRPr="00D85644">
        <w:rPr>
          <w:rFonts w:eastAsia="Arial Unicode MS"/>
          <w:i/>
          <w:szCs w:val="20"/>
        </w:rPr>
        <w:t>and any areas that have been identified but not yet engaged.]</w:t>
      </w:r>
    </w:p>
    <w:p w14:paraId="669804A4" w14:textId="77777777" w:rsidR="005A4E12" w:rsidRDefault="005A4E12" w:rsidP="005A4E12">
      <w:pPr>
        <w:rPr>
          <w:b/>
          <w:caps/>
          <w:sz w:val="28"/>
          <w:lang w:val="en"/>
        </w:rPr>
      </w:pPr>
    </w:p>
    <w:tbl>
      <w:tblPr>
        <w:tblW w:w="48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8"/>
        <w:gridCol w:w="6341"/>
      </w:tblGrid>
      <w:tr w:rsidR="00FE661D" w:rsidRPr="00FE661D" w14:paraId="4AA8D934" w14:textId="77777777" w:rsidTr="00FE661D">
        <w:trPr>
          <w:cantSplit/>
          <w:trHeight w:val="268"/>
          <w:tblHeader/>
        </w:trPr>
        <w:tc>
          <w:tcPr>
            <w:tcW w:w="1721" w:type="pct"/>
            <w:shd w:val="clear" w:color="auto" w:fill="002060"/>
          </w:tcPr>
          <w:p w14:paraId="70F6F053" w14:textId="77777777" w:rsidR="005A4E12" w:rsidRPr="00FE661D" w:rsidRDefault="005A4E12" w:rsidP="00EE5167">
            <w:pPr>
              <w:rPr>
                <w:rFonts w:cs="Arial"/>
                <w:b/>
                <w:bCs/>
                <w:color w:val="FF0000"/>
                <w:sz w:val="22"/>
                <w:szCs w:val="22"/>
              </w:rPr>
            </w:pPr>
            <w:r w:rsidRPr="00FE661D">
              <w:rPr>
                <w:rFonts w:cs="Arial"/>
                <w:b/>
                <w:bCs/>
                <w:color w:val="FF0000"/>
                <w:sz w:val="22"/>
                <w:szCs w:val="22"/>
              </w:rPr>
              <w:t>Name</w:t>
            </w:r>
          </w:p>
        </w:tc>
        <w:tc>
          <w:tcPr>
            <w:tcW w:w="3279" w:type="pct"/>
            <w:shd w:val="clear" w:color="auto" w:fill="002060"/>
          </w:tcPr>
          <w:p w14:paraId="4C6E9DCF" w14:textId="77777777" w:rsidR="005A4E12" w:rsidRPr="00FE661D" w:rsidRDefault="005A4E12" w:rsidP="00EE5167">
            <w:pPr>
              <w:rPr>
                <w:rFonts w:cs="Arial"/>
                <w:b/>
                <w:bCs/>
                <w:color w:val="FF0000"/>
                <w:sz w:val="22"/>
                <w:szCs w:val="22"/>
              </w:rPr>
            </w:pPr>
            <w:r w:rsidRPr="00FE661D">
              <w:rPr>
                <w:rFonts w:cs="Arial"/>
                <w:b/>
                <w:bCs/>
                <w:color w:val="FF0000"/>
                <w:sz w:val="22"/>
                <w:szCs w:val="22"/>
              </w:rPr>
              <w:t>Department</w:t>
            </w:r>
          </w:p>
        </w:tc>
      </w:tr>
      <w:tr w:rsidR="005A4E12" w:rsidRPr="008D33A1" w14:paraId="6BF98BA5" w14:textId="77777777" w:rsidTr="00820A58">
        <w:trPr>
          <w:cantSplit/>
          <w:trHeight w:val="104"/>
        </w:trPr>
        <w:tc>
          <w:tcPr>
            <w:tcW w:w="1721" w:type="pct"/>
          </w:tcPr>
          <w:p w14:paraId="4AA172E9" w14:textId="6C6C2CF8" w:rsidR="005A4E12" w:rsidRPr="008D33A1" w:rsidRDefault="008C5319" w:rsidP="00EE5167">
            <w:pPr>
              <w:rPr>
                <w:rFonts w:cs="Arial"/>
              </w:rPr>
            </w:pPr>
            <w:r>
              <w:rPr>
                <w:rFonts w:cs="Arial"/>
              </w:rPr>
              <w:t xml:space="preserve">Dean </w:t>
            </w:r>
            <w:r w:rsidR="004C2D5C">
              <w:rPr>
                <w:rFonts w:cs="Arial"/>
              </w:rPr>
              <w:t>E</w:t>
            </w:r>
            <w:r>
              <w:rPr>
                <w:rFonts w:cs="Arial"/>
              </w:rPr>
              <w:t>dwards</w:t>
            </w:r>
          </w:p>
        </w:tc>
        <w:tc>
          <w:tcPr>
            <w:tcW w:w="3279" w:type="pct"/>
          </w:tcPr>
          <w:p w14:paraId="2EC23860" w14:textId="37455CDB" w:rsidR="005A4E12" w:rsidRPr="008D33A1" w:rsidRDefault="009372D6" w:rsidP="00EE5167">
            <w:pPr>
              <w:rPr>
                <w:rFonts w:cs="Arial"/>
              </w:rPr>
            </w:pPr>
            <w:r>
              <w:rPr>
                <w:rFonts w:cs="Arial"/>
              </w:rPr>
              <w:t xml:space="preserve">Wholesale </w:t>
            </w:r>
            <w:r w:rsidR="00132CB4">
              <w:rPr>
                <w:rFonts w:cs="Arial"/>
              </w:rPr>
              <w:t>S</w:t>
            </w:r>
            <w:r>
              <w:rPr>
                <w:rFonts w:cs="Arial"/>
              </w:rPr>
              <w:t>olutions</w:t>
            </w:r>
            <w:r w:rsidR="00132CB4">
              <w:rPr>
                <w:rFonts w:cs="Arial"/>
              </w:rPr>
              <w:t xml:space="preserve"> Manager</w:t>
            </w:r>
          </w:p>
        </w:tc>
      </w:tr>
      <w:tr w:rsidR="00132CB4" w:rsidRPr="008D33A1" w14:paraId="163900BE" w14:textId="77777777" w:rsidTr="00820A58">
        <w:trPr>
          <w:cantSplit/>
          <w:trHeight w:val="104"/>
        </w:trPr>
        <w:tc>
          <w:tcPr>
            <w:tcW w:w="1721" w:type="pct"/>
          </w:tcPr>
          <w:p w14:paraId="268363A3" w14:textId="69632C11" w:rsidR="00132CB4" w:rsidRDefault="00132CB4" w:rsidP="00EE5167">
            <w:pPr>
              <w:rPr>
                <w:rFonts w:cs="Arial"/>
              </w:rPr>
            </w:pPr>
          </w:p>
        </w:tc>
        <w:tc>
          <w:tcPr>
            <w:tcW w:w="3279" w:type="pct"/>
          </w:tcPr>
          <w:p w14:paraId="19922242" w14:textId="4FAAE014" w:rsidR="00132CB4" w:rsidRDefault="00132CB4" w:rsidP="00EE5167">
            <w:pPr>
              <w:rPr>
                <w:rFonts w:cs="Arial"/>
              </w:rPr>
            </w:pPr>
          </w:p>
        </w:tc>
      </w:tr>
      <w:tr w:rsidR="005A4E12" w:rsidRPr="008D33A1" w14:paraId="06021284" w14:textId="77777777" w:rsidTr="00820A58">
        <w:trPr>
          <w:cantSplit/>
          <w:trHeight w:val="104"/>
        </w:trPr>
        <w:tc>
          <w:tcPr>
            <w:tcW w:w="1721" w:type="pct"/>
          </w:tcPr>
          <w:p w14:paraId="5F6F31CD" w14:textId="3CFE45B4" w:rsidR="005A4E12" w:rsidRPr="008D33A1" w:rsidRDefault="008C5319" w:rsidP="00EE5167">
            <w:pPr>
              <w:rPr>
                <w:rFonts w:cs="Arial"/>
              </w:rPr>
            </w:pPr>
            <w:r>
              <w:rPr>
                <w:rFonts w:cs="Arial"/>
              </w:rPr>
              <w:t xml:space="preserve">Ian </w:t>
            </w:r>
            <w:r w:rsidR="004C2D5C">
              <w:rPr>
                <w:rFonts w:cs="Arial"/>
              </w:rPr>
              <w:t>W</w:t>
            </w:r>
            <w:r>
              <w:rPr>
                <w:rFonts w:cs="Arial"/>
              </w:rPr>
              <w:t>ilkins</w:t>
            </w:r>
          </w:p>
        </w:tc>
        <w:tc>
          <w:tcPr>
            <w:tcW w:w="3279" w:type="pct"/>
          </w:tcPr>
          <w:p w14:paraId="47D65EDD" w14:textId="594140F8" w:rsidR="005A4E12" w:rsidRPr="008D33A1" w:rsidRDefault="009372D6" w:rsidP="00EE5167">
            <w:pPr>
              <w:rPr>
                <w:rFonts w:cs="Arial"/>
              </w:rPr>
            </w:pPr>
            <w:r>
              <w:rPr>
                <w:rFonts w:cs="Arial"/>
              </w:rPr>
              <w:t>Wholesale commercial team</w:t>
            </w:r>
          </w:p>
        </w:tc>
      </w:tr>
      <w:tr w:rsidR="00C851B6" w:rsidRPr="008D33A1" w14:paraId="3A29F828" w14:textId="77777777" w:rsidTr="00820A58">
        <w:trPr>
          <w:cantSplit/>
          <w:trHeight w:val="104"/>
          <w:ins w:id="62" w:author="Dean Edwards (UK)" w:date="2026-04-28T11:03:00Z"/>
        </w:trPr>
        <w:tc>
          <w:tcPr>
            <w:tcW w:w="1721" w:type="pct"/>
          </w:tcPr>
          <w:p w14:paraId="3BDC4071" w14:textId="4BB8F664" w:rsidR="00C851B6" w:rsidRPr="00C74DA6" w:rsidRDefault="00C851B6" w:rsidP="00EE5167">
            <w:pPr>
              <w:rPr>
                <w:ins w:id="63" w:author="Dean Edwards (UK)" w:date="2026-04-28T11:03:00Z" w16du:dateUtc="2026-04-28T10:03:00Z"/>
                <w:rFonts w:cs="Arial"/>
              </w:rPr>
            </w:pPr>
            <w:ins w:id="64" w:author="Dean Edwards (UK)" w:date="2026-04-28T11:03:00Z" w16du:dateUtc="2026-04-28T10:03:00Z">
              <w:r w:rsidRPr="00C74DA6">
                <w:rPr>
                  <w:rFonts w:cs="Arial"/>
                </w:rPr>
                <w:t>Alexandra Blenkinsopp</w:t>
              </w:r>
            </w:ins>
          </w:p>
        </w:tc>
        <w:tc>
          <w:tcPr>
            <w:tcW w:w="3279" w:type="pct"/>
          </w:tcPr>
          <w:p w14:paraId="0BA0FD81" w14:textId="1F78506F" w:rsidR="00C851B6" w:rsidRPr="00C74DA6" w:rsidRDefault="00C851B6" w:rsidP="00EE5167">
            <w:pPr>
              <w:rPr>
                <w:ins w:id="65" w:author="Dean Edwards (UK)" w:date="2026-04-28T11:03:00Z" w16du:dateUtc="2026-04-28T10:03:00Z"/>
                <w:rFonts w:cs="Arial"/>
              </w:rPr>
            </w:pPr>
            <w:ins w:id="66" w:author="Dean Edwards (UK)" w:date="2026-04-28T11:03:00Z" w16du:dateUtc="2026-04-28T10:03:00Z">
              <w:r w:rsidRPr="00C74DA6">
                <w:rPr>
                  <w:rFonts w:cs="Arial"/>
                </w:rPr>
                <w:t>Wholesale commercial team</w:t>
              </w:r>
            </w:ins>
          </w:p>
        </w:tc>
      </w:tr>
      <w:tr w:rsidR="00C851B6" w:rsidRPr="008D33A1" w14:paraId="0A6E98FF" w14:textId="77777777" w:rsidTr="00820A58">
        <w:trPr>
          <w:cantSplit/>
          <w:trHeight w:val="104"/>
          <w:ins w:id="67" w:author="Dean Edwards (UK)" w:date="2026-04-28T11:03:00Z"/>
        </w:trPr>
        <w:tc>
          <w:tcPr>
            <w:tcW w:w="1721" w:type="pct"/>
          </w:tcPr>
          <w:p w14:paraId="71086397" w14:textId="158D968F" w:rsidR="00C851B6" w:rsidRPr="00C74DA6" w:rsidRDefault="00C851B6" w:rsidP="00EE5167">
            <w:pPr>
              <w:rPr>
                <w:ins w:id="68" w:author="Dean Edwards (UK)" w:date="2026-04-28T11:03:00Z" w16du:dateUtc="2026-04-28T10:03:00Z"/>
                <w:rFonts w:cs="Arial"/>
              </w:rPr>
            </w:pPr>
            <w:ins w:id="69" w:author="Dean Edwards (UK)" w:date="2026-04-28T11:03:00Z" w16du:dateUtc="2026-04-28T10:03:00Z">
              <w:r w:rsidRPr="00C74DA6">
                <w:rPr>
                  <w:rFonts w:cs="Arial"/>
                </w:rPr>
                <w:t>Nick Hill</w:t>
              </w:r>
            </w:ins>
          </w:p>
        </w:tc>
        <w:tc>
          <w:tcPr>
            <w:tcW w:w="3279" w:type="pct"/>
          </w:tcPr>
          <w:p w14:paraId="69E17C68" w14:textId="2C920C36" w:rsidR="00C851B6" w:rsidRPr="00C74DA6" w:rsidRDefault="00C851B6" w:rsidP="00EE5167">
            <w:pPr>
              <w:rPr>
                <w:ins w:id="70" w:author="Dean Edwards (UK)" w:date="2026-04-28T11:03:00Z" w16du:dateUtc="2026-04-28T10:03:00Z"/>
                <w:rFonts w:cs="Arial"/>
              </w:rPr>
            </w:pPr>
            <w:ins w:id="71" w:author="Dean Edwards (UK)" w:date="2026-04-28T11:03:00Z" w16du:dateUtc="2026-04-28T10:03:00Z">
              <w:r w:rsidRPr="00C74DA6">
                <w:rPr>
                  <w:rFonts w:cs="Arial"/>
                </w:rPr>
                <w:t>Wholesale commercial team Manager</w:t>
              </w:r>
            </w:ins>
          </w:p>
        </w:tc>
      </w:tr>
      <w:tr w:rsidR="005A4E12" w:rsidRPr="008D33A1" w14:paraId="7B5C56E2" w14:textId="77777777" w:rsidTr="00820A58">
        <w:trPr>
          <w:cantSplit/>
          <w:trHeight w:val="104"/>
        </w:trPr>
        <w:tc>
          <w:tcPr>
            <w:tcW w:w="1721" w:type="pct"/>
          </w:tcPr>
          <w:p w14:paraId="2E7D8D0B" w14:textId="042E591A" w:rsidR="005A4E12" w:rsidRPr="008D33A1" w:rsidRDefault="005A4E12" w:rsidP="00EE5167">
            <w:pPr>
              <w:rPr>
                <w:rFonts w:cs="Arial"/>
              </w:rPr>
            </w:pPr>
          </w:p>
        </w:tc>
        <w:tc>
          <w:tcPr>
            <w:tcW w:w="3279" w:type="pct"/>
          </w:tcPr>
          <w:p w14:paraId="2198BB76" w14:textId="1C9E68FC" w:rsidR="005A4E12" w:rsidRPr="008D33A1" w:rsidRDefault="005A4E12" w:rsidP="00EE5167">
            <w:pPr>
              <w:rPr>
                <w:rFonts w:cs="Arial"/>
              </w:rPr>
            </w:pPr>
          </w:p>
        </w:tc>
      </w:tr>
      <w:tr w:rsidR="005A4E12" w:rsidRPr="008D33A1" w14:paraId="7E1EC152" w14:textId="77777777" w:rsidTr="00820A58">
        <w:trPr>
          <w:cantSplit/>
          <w:trHeight w:val="104"/>
        </w:trPr>
        <w:tc>
          <w:tcPr>
            <w:tcW w:w="1721" w:type="pct"/>
          </w:tcPr>
          <w:p w14:paraId="207E2513" w14:textId="4DDD6889" w:rsidR="005A4E12" w:rsidRPr="008D33A1" w:rsidRDefault="005A4E12" w:rsidP="00EE5167">
            <w:pPr>
              <w:rPr>
                <w:rFonts w:cs="Arial"/>
              </w:rPr>
            </w:pPr>
          </w:p>
        </w:tc>
        <w:tc>
          <w:tcPr>
            <w:tcW w:w="3279" w:type="pct"/>
          </w:tcPr>
          <w:p w14:paraId="2260FEE1" w14:textId="011CEDDA" w:rsidR="005A4E12" w:rsidRPr="008D33A1" w:rsidRDefault="005A4E12" w:rsidP="00EE5167">
            <w:pPr>
              <w:rPr>
                <w:rFonts w:cs="Arial"/>
              </w:rPr>
            </w:pPr>
          </w:p>
        </w:tc>
      </w:tr>
      <w:tr w:rsidR="005A4E12" w:rsidRPr="008D33A1" w14:paraId="30A8E537" w14:textId="77777777" w:rsidTr="00820A58">
        <w:trPr>
          <w:cantSplit/>
          <w:trHeight w:val="104"/>
        </w:trPr>
        <w:tc>
          <w:tcPr>
            <w:tcW w:w="1721" w:type="pct"/>
          </w:tcPr>
          <w:p w14:paraId="7CEB60D8" w14:textId="77FF4928" w:rsidR="005A4E12" w:rsidRPr="008D33A1" w:rsidRDefault="00070227" w:rsidP="00EE5167">
            <w:pPr>
              <w:rPr>
                <w:rFonts w:cs="Arial"/>
              </w:rPr>
            </w:pPr>
            <w:r>
              <w:rPr>
                <w:rFonts w:cs="Arial"/>
              </w:rPr>
              <w:t>Claire Rushforth</w:t>
            </w:r>
          </w:p>
        </w:tc>
        <w:tc>
          <w:tcPr>
            <w:tcW w:w="3279" w:type="pct"/>
          </w:tcPr>
          <w:p w14:paraId="6CEF3A9F" w14:textId="1C79A015" w:rsidR="005A4E12" w:rsidRPr="008D33A1" w:rsidRDefault="00070227" w:rsidP="00EE5167">
            <w:pPr>
              <w:rPr>
                <w:rFonts w:cs="Arial"/>
              </w:rPr>
            </w:pPr>
            <w:r>
              <w:rPr>
                <w:rFonts w:cs="Arial"/>
              </w:rPr>
              <w:t xml:space="preserve">Operational Performance and Acceptance </w:t>
            </w:r>
            <w:r w:rsidR="00C45FC4">
              <w:rPr>
                <w:rFonts w:cs="Arial"/>
              </w:rPr>
              <w:t>Lead</w:t>
            </w:r>
          </w:p>
        </w:tc>
      </w:tr>
    </w:tbl>
    <w:p w14:paraId="5A6E47C5" w14:textId="77777777" w:rsidR="003072EC" w:rsidRDefault="003072EC" w:rsidP="00C16ED5">
      <w:pPr>
        <w:pStyle w:val="Heading1"/>
        <w:numPr>
          <w:ilvl w:val="0"/>
          <w:numId w:val="0"/>
        </w:numPr>
        <w:ind w:left="360"/>
        <w:jc w:val="left"/>
        <w:rPr>
          <w:rFonts w:cs="Arial"/>
          <w:b w:val="0"/>
          <w:caps w:val="0"/>
          <w:szCs w:val="20"/>
        </w:rPr>
      </w:pPr>
      <w:bookmarkStart w:id="72" w:name="_Toc367790117"/>
      <w:bookmarkStart w:id="73" w:name="_Toc367790120"/>
      <w:bookmarkStart w:id="74" w:name="_Toc367282786"/>
      <w:bookmarkStart w:id="75" w:name="_Toc367282787"/>
      <w:bookmarkStart w:id="76" w:name="_Toc367790129"/>
      <w:bookmarkStart w:id="77" w:name="_Toc367790130"/>
      <w:bookmarkStart w:id="78" w:name="_Toc367790132"/>
      <w:bookmarkStart w:id="79" w:name="_Toc367282789"/>
      <w:bookmarkStart w:id="80" w:name="_Toc367790147"/>
      <w:bookmarkStart w:id="81" w:name="_Toc342907475"/>
      <w:bookmarkStart w:id="82" w:name="_Toc342907476"/>
      <w:bookmarkStart w:id="83" w:name="_Toc342907483"/>
      <w:bookmarkEnd w:id="59"/>
      <w:bookmarkEnd w:id="72"/>
      <w:bookmarkEnd w:id="73"/>
      <w:bookmarkEnd w:id="74"/>
      <w:bookmarkEnd w:id="75"/>
      <w:bookmarkEnd w:id="76"/>
      <w:bookmarkEnd w:id="77"/>
      <w:bookmarkEnd w:id="78"/>
      <w:bookmarkEnd w:id="79"/>
      <w:bookmarkEnd w:id="80"/>
      <w:bookmarkEnd w:id="81"/>
      <w:bookmarkEnd w:id="82"/>
      <w:bookmarkEnd w:id="83"/>
    </w:p>
    <w:p w14:paraId="53C433C5" w14:textId="77777777" w:rsidR="00FE28D9" w:rsidRPr="00FE28D9" w:rsidRDefault="00FE28D9" w:rsidP="00FE28D9"/>
    <w:p w14:paraId="2902F94A" w14:textId="77777777" w:rsidR="003072EC" w:rsidRDefault="003072EC" w:rsidP="003072EC">
      <w:pPr>
        <w:rPr>
          <w:rFonts w:cs="Arial"/>
        </w:rPr>
      </w:pPr>
    </w:p>
    <w:sectPr w:rsidR="003072EC" w:rsidSect="000517DA">
      <w:headerReference w:type="default" r:id="rId13"/>
      <w:footerReference w:type="default" r:id="rId14"/>
      <w:pgSz w:w="12240" w:h="15840"/>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4CC3F" w14:textId="77777777" w:rsidR="000458E2" w:rsidRDefault="000458E2">
      <w:r>
        <w:separator/>
      </w:r>
    </w:p>
  </w:endnote>
  <w:endnote w:type="continuationSeparator" w:id="0">
    <w:p w14:paraId="364DDA33" w14:textId="77777777" w:rsidR="000458E2" w:rsidRDefault="00045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576" w:type="dxa"/>
      <w:tblInd w:w="124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92"/>
      <w:gridCol w:w="3192"/>
      <w:gridCol w:w="3192"/>
    </w:tblGrid>
    <w:tr w:rsidR="003C6809" w14:paraId="7A69D55B" w14:textId="77777777" w:rsidTr="00B30D30">
      <w:tc>
        <w:tcPr>
          <w:tcW w:w="3192" w:type="dxa"/>
        </w:tcPr>
        <w:p w14:paraId="0E1DA7F5" w14:textId="77777777" w:rsidR="003C6809" w:rsidRPr="003D6BA2" w:rsidRDefault="003C6809" w:rsidP="00B30D30">
          <w:pPr>
            <w:rPr>
              <w:rFonts w:cs="Arial"/>
              <w:sz w:val="22"/>
              <w:szCs w:val="22"/>
            </w:rPr>
          </w:pPr>
        </w:p>
      </w:tc>
      <w:tc>
        <w:tcPr>
          <w:tcW w:w="3192" w:type="dxa"/>
        </w:tcPr>
        <w:p w14:paraId="22C11B07" w14:textId="77777777" w:rsidR="003C6809" w:rsidRPr="003D6BA2" w:rsidRDefault="003C6809" w:rsidP="00B30D30">
          <w:pPr>
            <w:jc w:val="center"/>
            <w:rPr>
              <w:rFonts w:cs="Arial"/>
              <w:sz w:val="22"/>
              <w:szCs w:val="22"/>
            </w:rPr>
          </w:pPr>
        </w:p>
      </w:tc>
      <w:tc>
        <w:tcPr>
          <w:tcW w:w="3192" w:type="dxa"/>
        </w:tcPr>
        <w:p w14:paraId="653697C9" w14:textId="77777777" w:rsidR="003C6809" w:rsidRPr="003D6BA2" w:rsidRDefault="003C6809" w:rsidP="00B30D30">
          <w:pPr>
            <w:jc w:val="right"/>
            <w:rPr>
              <w:rFonts w:cs="Arial"/>
              <w:sz w:val="22"/>
              <w:szCs w:val="22"/>
            </w:rPr>
          </w:pPr>
          <w:r w:rsidRPr="003D6BA2">
            <w:rPr>
              <w:rFonts w:cs="Arial"/>
              <w:sz w:val="22"/>
              <w:szCs w:val="22"/>
            </w:rPr>
            <w:t>Classification: Confidential</w:t>
          </w:r>
        </w:p>
      </w:tc>
    </w:tr>
    <w:tr w:rsidR="003C6809" w14:paraId="0F957079" w14:textId="77777777" w:rsidTr="00B30D30">
      <w:tc>
        <w:tcPr>
          <w:tcW w:w="3192" w:type="dxa"/>
        </w:tcPr>
        <w:p w14:paraId="492AEE02" w14:textId="77777777" w:rsidR="003C6809" w:rsidRPr="003D6BA2" w:rsidRDefault="003C6809" w:rsidP="00B30D30">
          <w:pPr>
            <w:rPr>
              <w:rFonts w:cs="Arial"/>
              <w:sz w:val="22"/>
              <w:szCs w:val="22"/>
            </w:rPr>
          </w:pPr>
        </w:p>
      </w:tc>
      <w:tc>
        <w:tcPr>
          <w:tcW w:w="3192" w:type="dxa"/>
        </w:tcPr>
        <w:p w14:paraId="0EF99693" w14:textId="77777777" w:rsidR="003C6809" w:rsidRPr="003D6BA2" w:rsidRDefault="003C6809" w:rsidP="00B30D30">
          <w:pPr>
            <w:jc w:val="center"/>
            <w:rPr>
              <w:rFonts w:cs="Arial"/>
              <w:sz w:val="22"/>
              <w:szCs w:val="22"/>
            </w:rPr>
          </w:pPr>
        </w:p>
      </w:tc>
      <w:tc>
        <w:tcPr>
          <w:tcW w:w="3192" w:type="dxa"/>
        </w:tcPr>
        <w:p w14:paraId="181242B2" w14:textId="77777777" w:rsidR="003C6809" w:rsidRPr="003D6BA2" w:rsidRDefault="003C6809" w:rsidP="00B30D30">
          <w:pPr>
            <w:jc w:val="right"/>
            <w:rPr>
              <w:rFonts w:cs="Arial"/>
              <w:sz w:val="22"/>
              <w:szCs w:val="22"/>
            </w:rPr>
          </w:pPr>
          <w:r w:rsidRPr="003D6BA2">
            <w:rPr>
              <w:rFonts w:cs="Arial"/>
              <w:sz w:val="22"/>
              <w:szCs w:val="22"/>
            </w:rPr>
            <w:t xml:space="preserve">Page </w:t>
          </w:r>
          <w:r w:rsidRPr="003D6BA2">
            <w:rPr>
              <w:rFonts w:cs="Arial"/>
              <w:sz w:val="22"/>
              <w:szCs w:val="22"/>
            </w:rPr>
            <w:fldChar w:fldCharType="begin"/>
          </w:r>
          <w:r w:rsidRPr="003D6BA2">
            <w:rPr>
              <w:rFonts w:cs="Arial"/>
              <w:sz w:val="22"/>
              <w:szCs w:val="22"/>
            </w:rPr>
            <w:instrText xml:space="preserve"> PAGE </w:instrText>
          </w:r>
          <w:r w:rsidRPr="003D6BA2">
            <w:rPr>
              <w:rFonts w:cs="Arial"/>
              <w:sz w:val="22"/>
              <w:szCs w:val="22"/>
            </w:rPr>
            <w:fldChar w:fldCharType="separate"/>
          </w:r>
          <w:r w:rsidR="00CA7F1F">
            <w:rPr>
              <w:rFonts w:cs="Arial"/>
              <w:noProof/>
              <w:sz w:val="22"/>
              <w:szCs w:val="22"/>
            </w:rPr>
            <w:t>6</w:t>
          </w:r>
          <w:r w:rsidRPr="003D6BA2">
            <w:rPr>
              <w:rFonts w:cs="Arial"/>
              <w:sz w:val="22"/>
              <w:szCs w:val="22"/>
            </w:rPr>
            <w:fldChar w:fldCharType="end"/>
          </w:r>
          <w:r w:rsidRPr="003D6BA2">
            <w:rPr>
              <w:rFonts w:cs="Arial"/>
              <w:sz w:val="22"/>
              <w:szCs w:val="22"/>
            </w:rPr>
            <w:t xml:space="preserve"> of </w:t>
          </w:r>
          <w:r w:rsidRPr="003D6BA2">
            <w:rPr>
              <w:rFonts w:cs="Arial"/>
              <w:sz w:val="22"/>
              <w:szCs w:val="22"/>
            </w:rPr>
            <w:fldChar w:fldCharType="begin"/>
          </w:r>
          <w:r w:rsidRPr="003D6BA2">
            <w:rPr>
              <w:rFonts w:cs="Arial"/>
              <w:sz w:val="22"/>
              <w:szCs w:val="22"/>
            </w:rPr>
            <w:instrText xml:space="preserve"> NUMPAGES </w:instrText>
          </w:r>
          <w:r w:rsidRPr="003D6BA2">
            <w:rPr>
              <w:rFonts w:cs="Arial"/>
              <w:sz w:val="22"/>
              <w:szCs w:val="22"/>
            </w:rPr>
            <w:fldChar w:fldCharType="separate"/>
          </w:r>
          <w:r w:rsidR="00CA7F1F">
            <w:rPr>
              <w:rFonts w:cs="Arial"/>
              <w:noProof/>
              <w:sz w:val="22"/>
              <w:szCs w:val="22"/>
            </w:rPr>
            <w:t>6</w:t>
          </w:r>
          <w:r w:rsidRPr="003D6BA2">
            <w:rPr>
              <w:rFonts w:cs="Arial"/>
              <w:sz w:val="22"/>
              <w:szCs w:val="22"/>
            </w:rPr>
            <w:fldChar w:fldCharType="end"/>
          </w:r>
        </w:p>
      </w:tc>
    </w:tr>
  </w:tbl>
  <w:p w14:paraId="73088235" w14:textId="77777777" w:rsidR="003C6809" w:rsidRPr="00584FB0" w:rsidRDefault="003C6809" w:rsidP="00584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C752" w14:textId="77777777" w:rsidR="000458E2" w:rsidRDefault="000458E2">
      <w:r>
        <w:separator/>
      </w:r>
    </w:p>
  </w:footnote>
  <w:footnote w:type="continuationSeparator" w:id="0">
    <w:p w14:paraId="0D90BB82" w14:textId="77777777" w:rsidR="000458E2" w:rsidRDefault="00045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03642" w14:textId="19C0D7B4" w:rsidR="008A2CB1" w:rsidRDefault="000458E2" w:rsidP="008A2CB1">
    <w:pPr>
      <w:pStyle w:val="Header"/>
    </w:pPr>
    <w:sdt>
      <w:sdtPr>
        <w:id w:val="-1939437190"/>
        <w:docPartObj>
          <w:docPartGallery w:val="Watermarks"/>
          <w:docPartUnique/>
        </w:docPartObj>
      </w:sdtPr>
      <w:sdtEndPr/>
      <w:sdtContent>
        <w:r w:rsidR="003C6809">
          <w:rPr>
            <w:noProof/>
            <w:lang w:val="en-GB" w:eastAsia="en-GB"/>
          </w:rPr>
          <mc:AlternateContent>
            <mc:Choice Requires="wps">
              <w:drawing>
                <wp:anchor distT="0" distB="0" distL="114300" distR="114300" simplePos="0" relativeHeight="251658240" behindDoc="1" locked="0" layoutInCell="0" allowOverlap="1" wp14:anchorId="5E44F5EB" wp14:editId="169B2458">
                  <wp:simplePos x="0" y="0"/>
                  <wp:positionH relativeFrom="margin">
                    <wp:align>center</wp:align>
                  </wp:positionH>
                  <wp:positionV relativeFrom="margin">
                    <wp:align>center</wp:align>
                  </wp:positionV>
                  <wp:extent cx="6703695" cy="1675765"/>
                  <wp:effectExtent l="0" t="1809750" r="0" b="164846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8CE13FE" w14:textId="77777777" w:rsidR="003C6809" w:rsidRDefault="003C6809" w:rsidP="00B0349D">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E44F5EB" id="_x0000_t202" coordsize="21600,21600" o:spt="202" path="m,l,21600r21600,l21600,xe">
                  <v:stroke joinstyle="miter"/>
                  <v:path gradientshapeok="t" o:connecttype="rect"/>
                </v:shapetype>
                <v:shape id="WordArt 2" o:spid="_x0000_s1026" type="#_x0000_t202" style="position:absolute;margin-left:0;margin-top:0;width:527.85pt;height:131.9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" o:allowincell="f" filled="f" stroked="f">
                  <v:stroke joinstyle="round"/>
                  <o:lock v:ext="edit" shapetype="t"/>
                  <v:textbox style="mso-fit-shape-to-text:t">
                    <w:txbxContent>
                      <w:p w14:paraId="58CE13FE" w14:textId="77777777" w:rsidR="003C6809" w:rsidRDefault="003C6809" w:rsidP="00B0349D">
                        <w:pPr>
                          <w:pStyle w:val="NormalWeb"/>
                          <w:spacing w:before="0" w:beforeAutospacing="0" w:after="0" w:afterAutospacing="0"/>
                          <w:jc w:val="center"/>
                        </w:pPr>
                        <w:r>
                          <w:rPr>
                            <w:rFonts w:ascii="Calibri" w:hAnsi="Calibri"/>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sdtContent>
    </w:sdt>
    <w:r w:rsidR="008A2CB1" w:rsidRPr="00BF7284">
      <w:rPr>
        <w:rFonts w:eastAsia="Calibri" w:cs="Arial"/>
        <w:b/>
        <w:bCs/>
        <w:noProof/>
        <w:szCs w:val="20"/>
        <w:lang w:eastAsia="en-GB"/>
      </w:rPr>
      <w:drawing>
        <wp:inline distT="0" distB="0" distL="0" distR="0" wp14:anchorId="25171390" wp14:editId="015636BC">
          <wp:extent cx="1176655" cy="550545"/>
          <wp:effectExtent l="0" t="0" r="4445" b="1905"/>
          <wp:docPr id="2"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76655" cy="550545"/>
                  </a:xfrm>
                  <a:prstGeom prst="rect">
                    <a:avLst/>
                  </a:prstGeom>
                  <a:noFill/>
                  <a:ln>
                    <a:noFill/>
                  </a:ln>
                </pic:spPr>
              </pic:pic>
            </a:graphicData>
          </a:graphic>
        </wp:inline>
      </w:drawing>
    </w:r>
    <w:r w:rsidR="008A2CB1">
      <w:rPr>
        <w:rFonts w:asciiTheme="majorHAnsi" w:hAnsiTheme="majorHAnsi"/>
        <w:i/>
        <w:iCs/>
        <w:color w:val="FF0000"/>
      </w:rPr>
      <w:t>Mark</w:t>
    </w:r>
    <w:r w:rsidR="00D47E3A">
      <w:rPr>
        <w:rFonts w:asciiTheme="majorHAnsi" w:hAnsiTheme="majorHAnsi"/>
        <w:i/>
        <w:iCs/>
        <w:color w:val="FF0000"/>
      </w:rPr>
      <w:t>et Dev &amp; Strategy</w:t>
    </w:r>
  </w:p>
  <w:p w14:paraId="6CD664AE" w14:textId="5A8E6DCC" w:rsidR="003C6809" w:rsidRDefault="003C6809">
    <w:pPr>
      <w:pStyle w:val="Header"/>
    </w:pPr>
  </w:p>
  <w:p w14:paraId="77E162D7" w14:textId="77777777" w:rsidR="003C6809" w:rsidRDefault="003C6809">
    <w:pPr>
      <w:pStyle w:val="Header"/>
    </w:pPr>
  </w:p>
  <w:p w14:paraId="1C99C739" w14:textId="77777777" w:rsidR="003C6809" w:rsidRDefault="003C68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7C5"/>
    <w:multiLevelType w:val="hybridMultilevel"/>
    <w:tmpl w:val="7FAEB958"/>
    <w:lvl w:ilvl="0" w:tplc="06FA0A9C">
      <w:start w:val="1"/>
      <w:numFmt w:val="bullet"/>
      <w:lvlText w:val="•"/>
      <w:lvlJc w:val="left"/>
      <w:pPr>
        <w:tabs>
          <w:tab w:val="num" w:pos="720"/>
        </w:tabs>
        <w:ind w:left="720" w:hanging="360"/>
      </w:pPr>
      <w:rPr>
        <w:rFonts w:ascii="Arial" w:hAnsi="Arial" w:hint="default"/>
      </w:rPr>
    </w:lvl>
    <w:lvl w:ilvl="1" w:tplc="5CA80ED2">
      <w:numFmt w:val="bullet"/>
      <w:lvlText w:val="•"/>
      <w:lvlJc w:val="left"/>
      <w:pPr>
        <w:tabs>
          <w:tab w:val="num" w:pos="1440"/>
        </w:tabs>
        <w:ind w:left="1440" w:hanging="360"/>
      </w:pPr>
      <w:rPr>
        <w:rFonts w:ascii="Arial" w:hAnsi="Arial" w:hint="default"/>
      </w:rPr>
    </w:lvl>
    <w:lvl w:ilvl="2" w:tplc="026E77D4" w:tentative="1">
      <w:start w:val="1"/>
      <w:numFmt w:val="bullet"/>
      <w:lvlText w:val="•"/>
      <w:lvlJc w:val="left"/>
      <w:pPr>
        <w:tabs>
          <w:tab w:val="num" w:pos="2160"/>
        </w:tabs>
        <w:ind w:left="2160" w:hanging="360"/>
      </w:pPr>
      <w:rPr>
        <w:rFonts w:ascii="Arial" w:hAnsi="Arial" w:hint="default"/>
      </w:rPr>
    </w:lvl>
    <w:lvl w:ilvl="3" w:tplc="8A10276E" w:tentative="1">
      <w:start w:val="1"/>
      <w:numFmt w:val="bullet"/>
      <w:lvlText w:val="•"/>
      <w:lvlJc w:val="left"/>
      <w:pPr>
        <w:tabs>
          <w:tab w:val="num" w:pos="2880"/>
        </w:tabs>
        <w:ind w:left="2880" w:hanging="360"/>
      </w:pPr>
      <w:rPr>
        <w:rFonts w:ascii="Arial" w:hAnsi="Arial" w:hint="default"/>
      </w:rPr>
    </w:lvl>
    <w:lvl w:ilvl="4" w:tplc="30A0F1F2" w:tentative="1">
      <w:start w:val="1"/>
      <w:numFmt w:val="bullet"/>
      <w:lvlText w:val="•"/>
      <w:lvlJc w:val="left"/>
      <w:pPr>
        <w:tabs>
          <w:tab w:val="num" w:pos="3600"/>
        </w:tabs>
        <w:ind w:left="3600" w:hanging="360"/>
      </w:pPr>
      <w:rPr>
        <w:rFonts w:ascii="Arial" w:hAnsi="Arial" w:hint="default"/>
      </w:rPr>
    </w:lvl>
    <w:lvl w:ilvl="5" w:tplc="691A8350" w:tentative="1">
      <w:start w:val="1"/>
      <w:numFmt w:val="bullet"/>
      <w:lvlText w:val="•"/>
      <w:lvlJc w:val="left"/>
      <w:pPr>
        <w:tabs>
          <w:tab w:val="num" w:pos="4320"/>
        </w:tabs>
        <w:ind w:left="4320" w:hanging="360"/>
      </w:pPr>
      <w:rPr>
        <w:rFonts w:ascii="Arial" w:hAnsi="Arial" w:hint="default"/>
      </w:rPr>
    </w:lvl>
    <w:lvl w:ilvl="6" w:tplc="02EEE5BA" w:tentative="1">
      <w:start w:val="1"/>
      <w:numFmt w:val="bullet"/>
      <w:lvlText w:val="•"/>
      <w:lvlJc w:val="left"/>
      <w:pPr>
        <w:tabs>
          <w:tab w:val="num" w:pos="5040"/>
        </w:tabs>
        <w:ind w:left="5040" w:hanging="360"/>
      </w:pPr>
      <w:rPr>
        <w:rFonts w:ascii="Arial" w:hAnsi="Arial" w:hint="default"/>
      </w:rPr>
    </w:lvl>
    <w:lvl w:ilvl="7" w:tplc="B70E197E" w:tentative="1">
      <w:start w:val="1"/>
      <w:numFmt w:val="bullet"/>
      <w:lvlText w:val="•"/>
      <w:lvlJc w:val="left"/>
      <w:pPr>
        <w:tabs>
          <w:tab w:val="num" w:pos="5760"/>
        </w:tabs>
        <w:ind w:left="5760" w:hanging="360"/>
      </w:pPr>
      <w:rPr>
        <w:rFonts w:ascii="Arial" w:hAnsi="Arial" w:hint="default"/>
      </w:rPr>
    </w:lvl>
    <w:lvl w:ilvl="8" w:tplc="6ABADC2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5C0305"/>
    <w:multiLevelType w:val="multilevel"/>
    <w:tmpl w:val="1226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17665"/>
    <w:multiLevelType w:val="multilevel"/>
    <w:tmpl w:val="B576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20896"/>
    <w:multiLevelType w:val="multilevel"/>
    <w:tmpl w:val="4A283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5255D"/>
    <w:multiLevelType w:val="multilevel"/>
    <w:tmpl w:val="E8C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D6D65"/>
    <w:multiLevelType w:val="multilevel"/>
    <w:tmpl w:val="FCEA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20A7A"/>
    <w:multiLevelType w:val="multilevel"/>
    <w:tmpl w:val="21D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91A3C"/>
    <w:multiLevelType w:val="hybridMultilevel"/>
    <w:tmpl w:val="4698BE4A"/>
    <w:lvl w:ilvl="0" w:tplc="C56A10AC">
      <w:start w:val="1"/>
      <w:numFmt w:val="bullet"/>
      <w:lvlText w:val="•"/>
      <w:lvlJc w:val="left"/>
      <w:pPr>
        <w:tabs>
          <w:tab w:val="num" w:pos="720"/>
        </w:tabs>
        <w:ind w:left="720" w:hanging="360"/>
      </w:pPr>
      <w:rPr>
        <w:rFonts w:ascii="Arial" w:hAnsi="Arial" w:hint="default"/>
      </w:rPr>
    </w:lvl>
    <w:lvl w:ilvl="1" w:tplc="D766F37A" w:tentative="1">
      <w:start w:val="1"/>
      <w:numFmt w:val="bullet"/>
      <w:lvlText w:val="•"/>
      <w:lvlJc w:val="left"/>
      <w:pPr>
        <w:tabs>
          <w:tab w:val="num" w:pos="1440"/>
        </w:tabs>
        <w:ind w:left="1440" w:hanging="360"/>
      </w:pPr>
      <w:rPr>
        <w:rFonts w:ascii="Arial" w:hAnsi="Arial" w:hint="default"/>
      </w:rPr>
    </w:lvl>
    <w:lvl w:ilvl="2" w:tplc="17F8D43C" w:tentative="1">
      <w:start w:val="1"/>
      <w:numFmt w:val="bullet"/>
      <w:lvlText w:val="•"/>
      <w:lvlJc w:val="left"/>
      <w:pPr>
        <w:tabs>
          <w:tab w:val="num" w:pos="2160"/>
        </w:tabs>
        <w:ind w:left="2160" w:hanging="360"/>
      </w:pPr>
      <w:rPr>
        <w:rFonts w:ascii="Arial" w:hAnsi="Arial" w:hint="default"/>
      </w:rPr>
    </w:lvl>
    <w:lvl w:ilvl="3" w:tplc="92AC66EC" w:tentative="1">
      <w:start w:val="1"/>
      <w:numFmt w:val="bullet"/>
      <w:lvlText w:val="•"/>
      <w:lvlJc w:val="left"/>
      <w:pPr>
        <w:tabs>
          <w:tab w:val="num" w:pos="2880"/>
        </w:tabs>
        <w:ind w:left="2880" w:hanging="360"/>
      </w:pPr>
      <w:rPr>
        <w:rFonts w:ascii="Arial" w:hAnsi="Arial" w:hint="default"/>
      </w:rPr>
    </w:lvl>
    <w:lvl w:ilvl="4" w:tplc="004825D8" w:tentative="1">
      <w:start w:val="1"/>
      <w:numFmt w:val="bullet"/>
      <w:lvlText w:val="•"/>
      <w:lvlJc w:val="left"/>
      <w:pPr>
        <w:tabs>
          <w:tab w:val="num" w:pos="3600"/>
        </w:tabs>
        <w:ind w:left="3600" w:hanging="360"/>
      </w:pPr>
      <w:rPr>
        <w:rFonts w:ascii="Arial" w:hAnsi="Arial" w:hint="default"/>
      </w:rPr>
    </w:lvl>
    <w:lvl w:ilvl="5" w:tplc="58CC0B2C" w:tentative="1">
      <w:start w:val="1"/>
      <w:numFmt w:val="bullet"/>
      <w:lvlText w:val="•"/>
      <w:lvlJc w:val="left"/>
      <w:pPr>
        <w:tabs>
          <w:tab w:val="num" w:pos="4320"/>
        </w:tabs>
        <w:ind w:left="4320" w:hanging="360"/>
      </w:pPr>
      <w:rPr>
        <w:rFonts w:ascii="Arial" w:hAnsi="Arial" w:hint="default"/>
      </w:rPr>
    </w:lvl>
    <w:lvl w:ilvl="6" w:tplc="F98ADD1C" w:tentative="1">
      <w:start w:val="1"/>
      <w:numFmt w:val="bullet"/>
      <w:lvlText w:val="•"/>
      <w:lvlJc w:val="left"/>
      <w:pPr>
        <w:tabs>
          <w:tab w:val="num" w:pos="5040"/>
        </w:tabs>
        <w:ind w:left="5040" w:hanging="360"/>
      </w:pPr>
      <w:rPr>
        <w:rFonts w:ascii="Arial" w:hAnsi="Arial" w:hint="default"/>
      </w:rPr>
    </w:lvl>
    <w:lvl w:ilvl="7" w:tplc="FCACD496" w:tentative="1">
      <w:start w:val="1"/>
      <w:numFmt w:val="bullet"/>
      <w:lvlText w:val="•"/>
      <w:lvlJc w:val="left"/>
      <w:pPr>
        <w:tabs>
          <w:tab w:val="num" w:pos="5760"/>
        </w:tabs>
        <w:ind w:left="5760" w:hanging="360"/>
      </w:pPr>
      <w:rPr>
        <w:rFonts w:ascii="Arial" w:hAnsi="Arial" w:hint="default"/>
      </w:rPr>
    </w:lvl>
    <w:lvl w:ilvl="8" w:tplc="1A10289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95060CA"/>
    <w:multiLevelType w:val="multilevel"/>
    <w:tmpl w:val="C68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06D06"/>
    <w:multiLevelType w:val="multilevel"/>
    <w:tmpl w:val="A40250F6"/>
    <w:lvl w:ilvl="0">
      <w:start w:val="1"/>
      <w:numFmt w:val="decimal"/>
      <w:pStyle w:val="Heading1"/>
      <w:lvlText w:val="%1."/>
      <w:lvlJc w:val="left"/>
      <w:pPr>
        <w:ind w:left="360" w:hanging="360"/>
      </w:pPr>
      <w:rPr>
        <w:rFonts w:hint="default"/>
      </w:rPr>
    </w:lvl>
    <w:lvl w:ilvl="1">
      <w:start w:val="1"/>
      <w:numFmt w:val="decimal"/>
      <w:isLgl/>
      <w:lvlText w:val="%1.%2"/>
      <w:lvlJc w:val="left"/>
      <w:pPr>
        <w:ind w:left="936" w:hanging="360"/>
      </w:pPr>
      <w:rPr>
        <w:rFonts w:hint="default"/>
        <w:color w:val="auto"/>
      </w:rPr>
    </w:lvl>
    <w:lvl w:ilvl="2">
      <w:start w:val="1"/>
      <w:numFmt w:val="decimal"/>
      <w:isLgl/>
      <w:lvlText w:val="%1.%2.%3"/>
      <w:lvlJc w:val="left"/>
      <w:pPr>
        <w:ind w:left="1872" w:hanging="720"/>
      </w:pPr>
      <w:rPr>
        <w:rFonts w:hint="default"/>
      </w:rPr>
    </w:lvl>
    <w:lvl w:ilvl="3">
      <w:start w:val="1"/>
      <w:numFmt w:val="decimal"/>
      <w:isLgl/>
      <w:lvlText w:val="%1.%2.%3.%4"/>
      <w:lvlJc w:val="left"/>
      <w:pPr>
        <w:ind w:left="2448" w:hanging="72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896" w:hanging="1440"/>
      </w:pPr>
      <w:rPr>
        <w:rFonts w:hint="default"/>
      </w:rPr>
    </w:lvl>
    <w:lvl w:ilvl="7">
      <w:start w:val="1"/>
      <w:numFmt w:val="decimal"/>
      <w:isLgl/>
      <w:lvlText w:val="%1.%2.%3.%4.%5.%6.%7.%8"/>
      <w:lvlJc w:val="left"/>
      <w:pPr>
        <w:ind w:left="5472" w:hanging="1440"/>
      </w:pPr>
      <w:rPr>
        <w:rFonts w:hint="default"/>
      </w:rPr>
    </w:lvl>
    <w:lvl w:ilvl="8">
      <w:start w:val="1"/>
      <w:numFmt w:val="decimal"/>
      <w:isLgl/>
      <w:lvlText w:val="%1.%2.%3.%4.%5.%6.%7.%8.%9"/>
      <w:lvlJc w:val="left"/>
      <w:pPr>
        <w:ind w:left="6408" w:hanging="1800"/>
      </w:pPr>
      <w:rPr>
        <w:rFonts w:hint="default"/>
      </w:rPr>
    </w:lvl>
  </w:abstractNum>
  <w:abstractNum w:abstractNumId="10" w15:restartNumberingAfterBreak="0">
    <w:nsid w:val="0AA92A50"/>
    <w:multiLevelType w:val="hybridMultilevel"/>
    <w:tmpl w:val="610A488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0AE532CC"/>
    <w:multiLevelType w:val="hybridMultilevel"/>
    <w:tmpl w:val="D9309CEC"/>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0CFC5BEF"/>
    <w:multiLevelType w:val="multilevel"/>
    <w:tmpl w:val="5B6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32BB4"/>
    <w:multiLevelType w:val="multilevel"/>
    <w:tmpl w:val="8C88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21E4A"/>
    <w:multiLevelType w:val="multilevel"/>
    <w:tmpl w:val="67F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D145A"/>
    <w:multiLevelType w:val="hybridMultilevel"/>
    <w:tmpl w:val="DDBE5C4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D840931"/>
    <w:multiLevelType w:val="hybridMultilevel"/>
    <w:tmpl w:val="FE5E1878"/>
    <w:lvl w:ilvl="0" w:tplc="18090001">
      <w:start w:val="1"/>
      <w:numFmt w:val="bullet"/>
      <w:lvlText w:val=""/>
      <w:lvlJc w:val="left"/>
      <w:pPr>
        <w:ind w:left="1777" w:hanging="360"/>
      </w:pPr>
      <w:rPr>
        <w:rFonts w:ascii="Symbol" w:hAnsi="Symbol" w:hint="default"/>
      </w:rPr>
    </w:lvl>
    <w:lvl w:ilvl="1" w:tplc="18090003" w:tentative="1">
      <w:start w:val="1"/>
      <w:numFmt w:val="bullet"/>
      <w:lvlText w:val="o"/>
      <w:lvlJc w:val="left"/>
      <w:pPr>
        <w:ind w:left="2497" w:hanging="360"/>
      </w:pPr>
      <w:rPr>
        <w:rFonts w:ascii="Courier New" w:hAnsi="Courier New" w:cs="Courier New" w:hint="default"/>
      </w:rPr>
    </w:lvl>
    <w:lvl w:ilvl="2" w:tplc="18090005" w:tentative="1">
      <w:start w:val="1"/>
      <w:numFmt w:val="bullet"/>
      <w:lvlText w:val=""/>
      <w:lvlJc w:val="left"/>
      <w:pPr>
        <w:ind w:left="3217" w:hanging="360"/>
      </w:pPr>
      <w:rPr>
        <w:rFonts w:ascii="Wingdings" w:hAnsi="Wingdings" w:hint="default"/>
      </w:rPr>
    </w:lvl>
    <w:lvl w:ilvl="3" w:tplc="18090001" w:tentative="1">
      <w:start w:val="1"/>
      <w:numFmt w:val="bullet"/>
      <w:lvlText w:val=""/>
      <w:lvlJc w:val="left"/>
      <w:pPr>
        <w:ind w:left="3937" w:hanging="360"/>
      </w:pPr>
      <w:rPr>
        <w:rFonts w:ascii="Symbol" w:hAnsi="Symbol" w:hint="default"/>
      </w:rPr>
    </w:lvl>
    <w:lvl w:ilvl="4" w:tplc="18090003" w:tentative="1">
      <w:start w:val="1"/>
      <w:numFmt w:val="bullet"/>
      <w:lvlText w:val="o"/>
      <w:lvlJc w:val="left"/>
      <w:pPr>
        <w:ind w:left="4657" w:hanging="360"/>
      </w:pPr>
      <w:rPr>
        <w:rFonts w:ascii="Courier New" w:hAnsi="Courier New" w:cs="Courier New" w:hint="default"/>
      </w:rPr>
    </w:lvl>
    <w:lvl w:ilvl="5" w:tplc="18090005" w:tentative="1">
      <w:start w:val="1"/>
      <w:numFmt w:val="bullet"/>
      <w:lvlText w:val=""/>
      <w:lvlJc w:val="left"/>
      <w:pPr>
        <w:ind w:left="5377" w:hanging="360"/>
      </w:pPr>
      <w:rPr>
        <w:rFonts w:ascii="Wingdings" w:hAnsi="Wingdings" w:hint="default"/>
      </w:rPr>
    </w:lvl>
    <w:lvl w:ilvl="6" w:tplc="18090001" w:tentative="1">
      <w:start w:val="1"/>
      <w:numFmt w:val="bullet"/>
      <w:lvlText w:val=""/>
      <w:lvlJc w:val="left"/>
      <w:pPr>
        <w:ind w:left="6097" w:hanging="360"/>
      </w:pPr>
      <w:rPr>
        <w:rFonts w:ascii="Symbol" w:hAnsi="Symbol" w:hint="default"/>
      </w:rPr>
    </w:lvl>
    <w:lvl w:ilvl="7" w:tplc="18090003" w:tentative="1">
      <w:start w:val="1"/>
      <w:numFmt w:val="bullet"/>
      <w:lvlText w:val="o"/>
      <w:lvlJc w:val="left"/>
      <w:pPr>
        <w:ind w:left="6817" w:hanging="360"/>
      </w:pPr>
      <w:rPr>
        <w:rFonts w:ascii="Courier New" w:hAnsi="Courier New" w:cs="Courier New" w:hint="default"/>
      </w:rPr>
    </w:lvl>
    <w:lvl w:ilvl="8" w:tplc="18090005" w:tentative="1">
      <w:start w:val="1"/>
      <w:numFmt w:val="bullet"/>
      <w:lvlText w:val=""/>
      <w:lvlJc w:val="left"/>
      <w:pPr>
        <w:ind w:left="7537" w:hanging="360"/>
      </w:pPr>
      <w:rPr>
        <w:rFonts w:ascii="Wingdings" w:hAnsi="Wingdings" w:hint="default"/>
      </w:rPr>
    </w:lvl>
  </w:abstractNum>
  <w:abstractNum w:abstractNumId="17" w15:restartNumberingAfterBreak="0">
    <w:nsid w:val="1ECA5522"/>
    <w:multiLevelType w:val="multilevel"/>
    <w:tmpl w:val="635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D63EA"/>
    <w:multiLevelType w:val="multilevel"/>
    <w:tmpl w:val="A2A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6244F"/>
    <w:multiLevelType w:val="hybridMultilevel"/>
    <w:tmpl w:val="3D4CFD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2847547F"/>
    <w:multiLevelType w:val="hybridMultilevel"/>
    <w:tmpl w:val="C31CAA8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A5A423A0">
      <w:numFmt w:val="bullet"/>
      <w:lvlText w:val="-"/>
      <w:lvlJc w:val="left"/>
      <w:pPr>
        <w:ind w:left="2880" w:hanging="360"/>
      </w:pPr>
      <w:rPr>
        <w:rFonts w:ascii="Arial" w:eastAsia="Times New Roman" w:hAnsi="Arial" w:cs="Arial"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2A2B7393"/>
    <w:multiLevelType w:val="multilevel"/>
    <w:tmpl w:val="E8C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32A0A"/>
    <w:multiLevelType w:val="multilevel"/>
    <w:tmpl w:val="F9D4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51EF0"/>
    <w:multiLevelType w:val="hybridMultilevel"/>
    <w:tmpl w:val="DFFE9E64"/>
    <w:lvl w:ilvl="0" w:tplc="50F09F82">
      <w:start w:val="1"/>
      <w:numFmt w:val="decimal"/>
      <w:pStyle w:val="Heading2"/>
      <w:lvlText w:val="%1."/>
      <w:lvlJc w:val="left"/>
      <w:pPr>
        <w:ind w:left="720" w:hanging="360"/>
      </w:pPr>
    </w:lvl>
    <w:lvl w:ilvl="1" w:tplc="0809000F">
      <w:start w:val="1"/>
      <w:numFmt w:val="decimal"/>
      <w:lvlText w:val="%2."/>
      <w:lvlJc w:val="left"/>
      <w:pPr>
        <w:ind w:left="502"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7C4D65"/>
    <w:multiLevelType w:val="multilevel"/>
    <w:tmpl w:val="A6B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62ED2"/>
    <w:multiLevelType w:val="multilevel"/>
    <w:tmpl w:val="C51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C48D9"/>
    <w:multiLevelType w:val="hybridMultilevel"/>
    <w:tmpl w:val="CE1459B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464162AB"/>
    <w:multiLevelType w:val="multilevel"/>
    <w:tmpl w:val="E8C8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31B97"/>
    <w:multiLevelType w:val="multilevel"/>
    <w:tmpl w:val="6FD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C59E2"/>
    <w:multiLevelType w:val="hybridMultilevel"/>
    <w:tmpl w:val="0F44DF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DE51E30"/>
    <w:multiLevelType w:val="multilevel"/>
    <w:tmpl w:val="A58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F27CD"/>
    <w:multiLevelType w:val="multilevel"/>
    <w:tmpl w:val="5D3E7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A71E6"/>
    <w:multiLevelType w:val="multilevel"/>
    <w:tmpl w:val="9C9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F16D18"/>
    <w:multiLevelType w:val="multilevel"/>
    <w:tmpl w:val="164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C1F8F"/>
    <w:multiLevelType w:val="hybridMultilevel"/>
    <w:tmpl w:val="BB8A2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13B7AA4"/>
    <w:multiLevelType w:val="hybridMultilevel"/>
    <w:tmpl w:val="973C86FA"/>
    <w:lvl w:ilvl="0" w:tplc="A5C87700">
      <w:numFmt w:val="bullet"/>
      <w:lvlText w:val="-"/>
      <w:lvlJc w:val="left"/>
      <w:pPr>
        <w:ind w:left="720" w:hanging="360"/>
      </w:pPr>
      <w:rPr>
        <w:rFonts w:ascii="Calibri" w:eastAsia="Calibri" w:hAnsi="Calibri"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36" w15:restartNumberingAfterBreak="0">
    <w:nsid w:val="519920D1"/>
    <w:multiLevelType w:val="hybridMultilevel"/>
    <w:tmpl w:val="49548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3B7FD1"/>
    <w:multiLevelType w:val="multilevel"/>
    <w:tmpl w:val="E8C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C62A2"/>
    <w:multiLevelType w:val="hybridMultilevel"/>
    <w:tmpl w:val="444A4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66A56CD"/>
    <w:multiLevelType w:val="multilevel"/>
    <w:tmpl w:val="7B5CF4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78309B0"/>
    <w:multiLevelType w:val="hybridMultilevel"/>
    <w:tmpl w:val="3E68B0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60416E63"/>
    <w:multiLevelType w:val="multilevel"/>
    <w:tmpl w:val="10D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F4ED1"/>
    <w:multiLevelType w:val="multilevel"/>
    <w:tmpl w:val="E046A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24EED"/>
    <w:multiLevelType w:val="hybridMultilevel"/>
    <w:tmpl w:val="349EE1A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4" w15:restartNumberingAfterBreak="0">
    <w:nsid w:val="64E14DC8"/>
    <w:multiLevelType w:val="hybridMultilevel"/>
    <w:tmpl w:val="09B6F1F2"/>
    <w:lvl w:ilvl="0" w:tplc="970AFD76">
      <w:start w:val="1"/>
      <w:numFmt w:val="bullet"/>
      <w:lvlText w:val="•"/>
      <w:lvlJc w:val="left"/>
      <w:pPr>
        <w:tabs>
          <w:tab w:val="num" w:pos="720"/>
        </w:tabs>
        <w:ind w:left="720" w:hanging="360"/>
      </w:pPr>
      <w:rPr>
        <w:rFonts w:ascii="Arial" w:hAnsi="Arial" w:hint="default"/>
      </w:rPr>
    </w:lvl>
    <w:lvl w:ilvl="1" w:tplc="4B1CCD50" w:tentative="1">
      <w:start w:val="1"/>
      <w:numFmt w:val="bullet"/>
      <w:lvlText w:val="•"/>
      <w:lvlJc w:val="left"/>
      <w:pPr>
        <w:tabs>
          <w:tab w:val="num" w:pos="1440"/>
        </w:tabs>
        <w:ind w:left="1440" w:hanging="360"/>
      </w:pPr>
      <w:rPr>
        <w:rFonts w:ascii="Arial" w:hAnsi="Arial" w:hint="default"/>
      </w:rPr>
    </w:lvl>
    <w:lvl w:ilvl="2" w:tplc="0D2A6548" w:tentative="1">
      <w:start w:val="1"/>
      <w:numFmt w:val="bullet"/>
      <w:lvlText w:val="•"/>
      <w:lvlJc w:val="left"/>
      <w:pPr>
        <w:tabs>
          <w:tab w:val="num" w:pos="2160"/>
        </w:tabs>
        <w:ind w:left="2160" w:hanging="360"/>
      </w:pPr>
      <w:rPr>
        <w:rFonts w:ascii="Arial" w:hAnsi="Arial" w:hint="default"/>
      </w:rPr>
    </w:lvl>
    <w:lvl w:ilvl="3" w:tplc="1618F158" w:tentative="1">
      <w:start w:val="1"/>
      <w:numFmt w:val="bullet"/>
      <w:lvlText w:val="•"/>
      <w:lvlJc w:val="left"/>
      <w:pPr>
        <w:tabs>
          <w:tab w:val="num" w:pos="2880"/>
        </w:tabs>
        <w:ind w:left="2880" w:hanging="360"/>
      </w:pPr>
      <w:rPr>
        <w:rFonts w:ascii="Arial" w:hAnsi="Arial" w:hint="default"/>
      </w:rPr>
    </w:lvl>
    <w:lvl w:ilvl="4" w:tplc="78E8E4C4" w:tentative="1">
      <w:start w:val="1"/>
      <w:numFmt w:val="bullet"/>
      <w:lvlText w:val="•"/>
      <w:lvlJc w:val="left"/>
      <w:pPr>
        <w:tabs>
          <w:tab w:val="num" w:pos="3600"/>
        </w:tabs>
        <w:ind w:left="3600" w:hanging="360"/>
      </w:pPr>
      <w:rPr>
        <w:rFonts w:ascii="Arial" w:hAnsi="Arial" w:hint="default"/>
      </w:rPr>
    </w:lvl>
    <w:lvl w:ilvl="5" w:tplc="F7F0711E" w:tentative="1">
      <w:start w:val="1"/>
      <w:numFmt w:val="bullet"/>
      <w:lvlText w:val="•"/>
      <w:lvlJc w:val="left"/>
      <w:pPr>
        <w:tabs>
          <w:tab w:val="num" w:pos="4320"/>
        </w:tabs>
        <w:ind w:left="4320" w:hanging="360"/>
      </w:pPr>
      <w:rPr>
        <w:rFonts w:ascii="Arial" w:hAnsi="Arial" w:hint="default"/>
      </w:rPr>
    </w:lvl>
    <w:lvl w:ilvl="6" w:tplc="F4ECC87C" w:tentative="1">
      <w:start w:val="1"/>
      <w:numFmt w:val="bullet"/>
      <w:lvlText w:val="•"/>
      <w:lvlJc w:val="left"/>
      <w:pPr>
        <w:tabs>
          <w:tab w:val="num" w:pos="5040"/>
        </w:tabs>
        <w:ind w:left="5040" w:hanging="360"/>
      </w:pPr>
      <w:rPr>
        <w:rFonts w:ascii="Arial" w:hAnsi="Arial" w:hint="default"/>
      </w:rPr>
    </w:lvl>
    <w:lvl w:ilvl="7" w:tplc="D884CEA4" w:tentative="1">
      <w:start w:val="1"/>
      <w:numFmt w:val="bullet"/>
      <w:lvlText w:val="•"/>
      <w:lvlJc w:val="left"/>
      <w:pPr>
        <w:tabs>
          <w:tab w:val="num" w:pos="5760"/>
        </w:tabs>
        <w:ind w:left="5760" w:hanging="360"/>
      </w:pPr>
      <w:rPr>
        <w:rFonts w:ascii="Arial" w:hAnsi="Arial" w:hint="default"/>
      </w:rPr>
    </w:lvl>
    <w:lvl w:ilvl="8" w:tplc="05C6D03E"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6C56EDC"/>
    <w:multiLevelType w:val="hybridMultilevel"/>
    <w:tmpl w:val="92AA1DB6"/>
    <w:lvl w:ilvl="0" w:tplc="08090001">
      <w:start w:val="1"/>
      <w:numFmt w:val="bullet"/>
      <w:lvlText w:val=""/>
      <w:lvlJc w:val="left"/>
      <w:pPr>
        <w:tabs>
          <w:tab w:val="num" w:pos="933"/>
        </w:tabs>
        <w:ind w:left="933" w:hanging="360"/>
      </w:pPr>
      <w:rPr>
        <w:rFonts w:ascii="Symbol" w:hAnsi="Symbol" w:hint="default"/>
      </w:rPr>
    </w:lvl>
    <w:lvl w:ilvl="1" w:tplc="1BE6D106">
      <w:start w:val="1"/>
      <w:numFmt w:val="bullet"/>
      <w:lvlText w:val=""/>
      <w:lvlJc w:val="left"/>
      <w:pPr>
        <w:tabs>
          <w:tab w:val="num" w:pos="1653"/>
        </w:tabs>
        <w:ind w:left="1653" w:hanging="360"/>
      </w:pPr>
      <w:rPr>
        <w:rFonts w:ascii="Symbol" w:hAnsi="Symbol" w:hint="default"/>
      </w:rPr>
    </w:lvl>
    <w:lvl w:ilvl="2" w:tplc="08090005">
      <w:start w:val="1"/>
      <w:numFmt w:val="bullet"/>
      <w:lvlText w:val=""/>
      <w:lvlJc w:val="left"/>
      <w:pPr>
        <w:tabs>
          <w:tab w:val="num" w:pos="2373"/>
        </w:tabs>
        <w:ind w:left="2373" w:hanging="360"/>
      </w:pPr>
      <w:rPr>
        <w:rFonts w:ascii="Wingdings" w:hAnsi="Wingdings" w:hint="default"/>
      </w:rPr>
    </w:lvl>
    <w:lvl w:ilvl="3" w:tplc="08090001">
      <w:start w:val="1"/>
      <w:numFmt w:val="bullet"/>
      <w:lvlText w:val=""/>
      <w:lvlJc w:val="left"/>
      <w:pPr>
        <w:tabs>
          <w:tab w:val="num" w:pos="3093"/>
        </w:tabs>
        <w:ind w:left="3093" w:hanging="360"/>
      </w:pPr>
      <w:rPr>
        <w:rFonts w:ascii="Symbol" w:hAnsi="Symbol" w:hint="default"/>
      </w:rPr>
    </w:lvl>
    <w:lvl w:ilvl="4" w:tplc="08090003" w:tentative="1">
      <w:start w:val="1"/>
      <w:numFmt w:val="bullet"/>
      <w:lvlText w:val="o"/>
      <w:lvlJc w:val="left"/>
      <w:pPr>
        <w:tabs>
          <w:tab w:val="num" w:pos="3813"/>
        </w:tabs>
        <w:ind w:left="3813" w:hanging="360"/>
      </w:pPr>
      <w:rPr>
        <w:rFonts w:ascii="Courier New" w:hAnsi="Courier New" w:cs="Courier New" w:hint="default"/>
      </w:rPr>
    </w:lvl>
    <w:lvl w:ilvl="5" w:tplc="08090005" w:tentative="1">
      <w:start w:val="1"/>
      <w:numFmt w:val="bullet"/>
      <w:lvlText w:val=""/>
      <w:lvlJc w:val="left"/>
      <w:pPr>
        <w:tabs>
          <w:tab w:val="num" w:pos="4533"/>
        </w:tabs>
        <w:ind w:left="4533" w:hanging="360"/>
      </w:pPr>
      <w:rPr>
        <w:rFonts w:ascii="Wingdings" w:hAnsi="Wingdings" w:hint="default"/>
      </w:rPr>
    </w:lvl>
    <w:lvl w:ilvl="6" w:tplc="08090001" w:tentative="1">
      <w:start w:val="1"/>
      <w:numFmt w:val="bullet"/>
      <w:lvlText w:val=""/>
      <w:lvlJc w:val="left"/>
      <w:pPr>
        <w:tabs>
          <w:tab w:val="num" w:pos="5253"/>
        </w:tabs>
        <w:ind w:left="5253" w:hanging="360"/>
      </w:pPr>
      <w:rPr>
        <w:rFonts w:ascii="Symbol" w:hAnsi="Symbol" w:hint="default"/>
      </w:rPr>
    </w:lvl>
    <w:lvl w:ilvl="7" w:tplc="08090003" w:tentative="1">
      <w:start w:val="1"/>
      <w:numFmt w:val="bullet"/>
      <w:lvlText w:val="o"/>
      <w:lvlJc w:val="left"/>
      <w:pPr>
        <w:tabs>
          <w:tab w:val="num" w:pos="5973"/>
        </w:tabs>
        <w:ind w:left="5973" w:hanging="360"/>
      </w:pPr>
      <w:rPr>
        <w:rFonts w:ascii="Courier New" w:hAnsi="Courier New" w:cs="Courier New" w:hint="default"/>
      </w:rPr>
    </w:lvl>
    <w:lvl w:ilvl="8" w:tplc="08090005" w:tentative="1">
      <w:start w:val="1"/>
      <w:numFmt w:val="bullet"/>
      <w:lvlText w:val=""/>
      <w:lvlJc w:val="left"/>
      <w:pPr>
        <w:tabs>
          <w:tab w:val="num" w:pos="6693"/>
        </w:tabs>
        <w:ind w:left="6693" w:hanging="360"/>
      </w:pPr>
      <w:rPr>
        <w:rFonts w:ascii="Wingdings" w:hAnsi="Wingdings" w:hint="default"/>
      </w:rPr>
    </w:lvl>
  </w:abstractNum>
  <w:abstractNum w:abstractNumId="46" w15:restartNumberingAfterBreak="0">
    <w:nsid w:val="68A1360D"/>
    <w:multiLevelType w:val="hybridMultilevel"/>
    <w:tmpl w:val="BB8EA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B573347"/>
    <w:multiLevelType w:val="hybridMultilevel"/>
    <w:tmpl w:val="D8B4F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E520A88"/>
    <w:multiLevelType w:val="hybridMultilevel"/>
    <w:tmpl w:val="75F839A2"/>
    <w:lvl w:ilvl="0" w:tplc="6616CD50">
      <w:start w:val="1"/>
      <w:numFmt w:val="bullet"/>
      <w:lvlText w:val="•"/>
      <w:lvlJc w:val="left"/>
      <w:pPr>
        <w:tabs>
          <w:tab w:val="num" w:pos="720"/>
        </w:tabs>
        <w:ind w:left="720" w:hanging="360"/>
      </w:pPr>
      <w:rPr>
        <w:rFonts w:ascii="Arial" w:hAnsi="Arial" w:hint="default"/>
      </w:rPr>
    </w:lvl>
    <w:lvl w:ilvl="1" w:tplc="190415A4" w:tentative="1">
      <w:start w:val="1"/>
      <w:numFmt w:val="bullet"/>
      <w:lvlText w:val="•"/>
      <w:lvlJc w:val="left"/>
      <w:pPr>
        <w:tabs>
          <w:tab w:val="num" w:pos="1440"/>
        </w:tabs>
        <w:ind w:left="1440" w:hanging="360"/>
      </w:pPr>
      <w:rPr>
        <w:rFonts w:ascii="Arial" w:hAnsi="Arial" w:hint="default"/>
      </w:rPr>
    </w:lvl>
    <w:lvl w:ilvl="2" w:tplc="A198CCB4" w:tentative="1">
      <w:start w:val="1"/>
      <w:numFmt w:val="bullet"/>
      <w:lvlText w:val="•"/>
      <w:lvlJc w:val="left"/>
      <w:pPr>
        <w:tabs>
          <w:tab w:val="num" w:pos="2160"/>
        </w:tabs>
        <w:ind w:left="2160" w:hanging="360"/>
      </w:pPr>
      <w:rPr>
        <w:rFonts w:ascii="Arial" w:hAnsi="Arial" w:hint="default"/>
      </w:rPr>
    </w:lvl>
    <w:lvl w:ilvl="3" w:tplc="9752B3FC" w:tentative="1">
      <w:start w:val="1"/>
      <w:numFmt w:val="bullet"/>
      <w:lvlText w:val="•"/>
      <w:lvlJc w:val="left"/>
      <w:pPr>
        <w:tabs>
          <w:tab w:val="num" w:pos="2880"/>
        </w:tabs>
        <w:ind w:left="2880" w:hanging="360"/>
      </w:pPr>
      <w:rPr>
        <w:rFonts w:ascii="Arial" w:hAnsi="Arial" w:hint="default"/>
      </w:rPr>
    </w:lvl>
    <w:lvl w:ilvl="4" w:tplc="54E2EBFE" w:tentative="1">
      <w:start w:val="1"/>
      <w:numFmt w:val="bullet"/>
      <w:lvlText w:val="•"/>
      <w:lvlJc w:val="left"/>
      <w:pPr>
        <w:tabs>
          <w:tab w:val="num" w:pos="3600"/>
        </w:tabs>
        <w:ind w:left="3600" w:hanging="360"/>
      </w:pPr>
      <w:rPr>
        <w:rFonts w:ascii="Arial" w:hAnsi="Arial" w:hint="default"/>
      </w:rPr>
    </w:lvl>
    <w:lvl w:ilvl="5" w:tplc="2F30A7A2" w:tentative="1">
      <w:start w:val="1"/>
      <w:numFmt w:val="bullet"/>
      <w:lvlText w:val="•"/>
      <w:lvlJc w:val="left"/>
      <w:pPr>
        <w:tabs>
          <w:tab w:val="num" w:pos="4320"/>
        </w:tabs>
        <w:ind w:left="4320" w:hanging="360"/>
      </w:pPr>
      <w:rPr>
        <w:rFonts w:ascii="Arial" w:hAnsi="Arial" w:hint="default"/>
      </w:rPr>
    </w:lvl>
    <w:lvl w:ilvl="6" w:tplc="9E30413C" w:tentative="1">
      <w:start w:val="1"/>
      <w:numFmt w:val="bullet"/>
      <w:lvlText w:val="•"/>
      <w:lvlJc w:val="left"/>
      <w:pPr>
        <w:tabs>
          <w:tab w:val="num" w:pos="5040"/>
        </w:tabs>
        <w:ind w:left="5040" w:hanging="360"/>
      </w:pPr>
      <w:rPr>
        <w:rFonts w:ascii="Arial" w:hAnsi="Arial" w:hint="default"/>
      </w:rPr>
    </w:lvl>
    <w:lvl w:ilvl="7" w:tplc="F146A99E" w:tentative="1">
      <w:start w:val="1"/>
      <w:numFmt w:val="bullet"/>
      <w:lvlText w:val="•"/>
      <w:lvlJc w:val="left"/>
      <w:pPr>
        <w:tabs>
          <w:tab w:val="num" w:pos="5760"/>
        </w:tabs>
        <w:ind w:left="5760" w:hanging="360"/>
      </w:pPr>
      <w:rPr>
        <w:rFonts w:ascii="Arial" w:hAnsi="Arial" w:hint="default"/>
      </w:rPr>
    </w:lvl>
    <w:lvl w:ilvl="8" w:tplc="9CD4E88E"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6FBC5D48"/>
    <w:multiLevelType w:val="hybridMultilevel"/>
    <w:tmpl w:val="C3D0972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0" w15:restartNumberingAfterBreak="0">
    <w:nsid w:val="70CE6100"/>
    <w:multiLevelType w:val="multilevel"/>
    <w:tmpl w:val="239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0D23E3"/>
    <w:multiLevelType w:val="multilevel"/>
    <w:tmpl w:val="EF6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502DDC"/>
    <w:multiLevelType w:val="hybridMultilevel"/>
    <w:tmpl w:val="F4D2D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4C3205E"/>
    <w:multiLevelType w:val="multilevel"/>
    <w:tmpl w:val="DCC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50515"/>
    <w:multiLevelType w:val="multilevel"/>
    <w:tmpl w:val="4CB6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A65029"/>
    <w:multiLevelType w:val="multilevel"/>
    <w:tmpl w:val="102E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306909">
    <w:abstractNumId w:val="45"/>
  </w:num>
  <w:num w:numId="2" w16cid:durableId="1047921675">
    <w:abstractNumId w:val="23"/>
  </w:num>
  <w:num w:numId="3" w16cid:durableId="567620568">
    <w:abstractNumId w:val="9"/>
  </w:num>
  <w:num w:numId="4" w16cid:durableId="1722435905">
    <w:abstractNumId w:val="9"/>
  </w:num>
  <w:num w:numId="5" w16cid:durableId="1748765546">
    <w:abstractNumId w:val="10"/>
  </w:num>
  <w:num w:numId="6" w16cid:durableId="1681619759">
    <w:abstractNumId w:val="9"/>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88119">
    <w:abstractNumId w:val="35"/>
  </w:num>
  <w:num w:numId="8" w16cid:durableId="1206596867">
    <w:abstractNumId w:val="23"/>
  </w:num>
  <w:num w:numId="9" w16cid:durableId="1746999594">
    <w:abstractNumId w:val="35"/>
  </w:num>
  <w:num w:numId="10" w16cid:durableId="819539129">
    <w:abstractNumId w:val="16"/>
  </w:num>
  <w:num w:numId="11" w16cid:durableId="194150379">
    <w:abstractNumId w:val="23"/>
  </w:num>
  <w:num w:numId="12" w16cid:durableId="2087262703">
    <w:abstractNumId w:val="23"/>
  </w:num>
  <w:num w:numId="13" w16cid:durableId="1194688231">
    <w:abstractNumId w:val="36"/>
  </w:num>
  <w:num w:numId="14" w16cid:durableId="433981904">
    <w:abstractNumId w:val="49"/>
  </w:num>
  <w:num w:numId="15" w16cid:durableId="1279295282">
    <w:abstractNumId w:val="19"/>
  </w:num>
  <w:num w:numId="16" w16cid:durableId="6712823">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44937221">
    <w:abstractNumId w:val="38"/>
  </w:num>
  <w:num w:numId="18" w16cid:durableId="1086849136">
    <w:abstractNumId w:val="52"/>
  </w:num>
  <w:num w:numId="19" w16cid:durableId="1667854140">
    <w:abstractNumId w:val="9"/>
  </w:num>
  <w:num w:numId="20" w16cid:durableId="1276324857">
    <w:abstractNumId w:val="15"/>
  </w:num>
  <w:num w:numId="21" w16cid:durableId="5534682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82000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84558313">
    <w:abstractNumId w:val="43"/>
  </w:num>
  <w:num w:numId="24" w16cid:durableId="1301225975">
    <w:abstractNumId w:val="20"/>
  </w:num>
  <w:num w:numId="25" w16cid:durableId="1529219737">
    <w:abstractNumId w:val="26"/>
  </w:num>
  <w:num w:numId="26" w16cid:durableId="1200584284">
    <w:abstractNumId w:val="44"/>
  </w:num>
  <w:num w:numId="27" w16cid:durableId="1406880387">
    <w:abstractNumId w:val="7"/>
  </w:num>
  <w:num w:numId="28" w16cid:durableId="635263911">
    <w:abstractNumId w:val="48"/>
  </w:num>
  <w:num w:numId="29" w16cid:durableId="1505824464">
    <w:abstractNumId w:val="46"/>
  </w:num>
  <w:num w:numId="30" w16cid:durableId="1640265122">
    <w:abstractNumId w:val="50"/>
  </w:num>
  <w:num w:numId="31" w16cid:durableId="87624982">
    <w:abstractNumId w:val="29"/>
  </w:num>
  <w:num w:numId="32" w16cid:durableId="212741739">
    <w:abstractNumId w:val="0"/>
  </w:num>
  <w:num w:numId="33" w16cid:durableId="252322466">
    <w:abstractNumId w:val="34"/>
  </w:num>
  <w:num w:numId="34" w16cid:durableId="1939367441">
    <w:abstractNumId w:val="40"/>
  </w:num>
  <w:num w:numId="35" w16cid:durableId="17153108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56105678">
    <w:abstractNumId w:val="3"/>
  </w:num>
  <w:num w:numId="37" w16cid:durableId="465703891">
    <w:abstractNumId w:val="8"/>
  </w:num>
  <w:num w:numId="38" w16cid:durableId="1874221747">
    <w:abstractNumId w:val="27"/>
  </w:num>
  <w:num w:numId="39" w16cid:durableId="1593925997">
    <w:abstractNumId w:val="41"/>
  </w:num>
  <w:num w:numId="40" w16cid:durableId="1476336156">
    <w:abstractNumId w:val="25"/>
  </w:num>
  <w:num w:numId="41" w16cid:durableId="373625138">
    <w:abstractNumId w:val="32"/>
  </w:num>
  <w:num w:numId="42" w16cid:durableId="1018892028">
    <w:abstractNumId w:val="54"/>
  </w:num>
  <w:num w:numId="43" w16cid:durableId="911695333">
    <w:abstractNumId w:val="14"/>
  </w:num>
  <w:num w:numId="44" w16cid:durableId="228345080">
    <w:abstractNumId w:val="5"/>
  </w:num>
  <w:num w:numId="45" w16cid:durableId="2144077398">
    <w:abstractNumId w:val="13"/>
  </w:num>
  <w:num w:numId="46" w16cid:durableId="32538538">
    <w:abstractNumId w:val="51"/>
  </w:num>
  <w:num w:numId="47" w16cid:durableId="2107730009">
    <w:abstractNumId w:val="11"/>
  </w:num>
  <w:num w:numId="48" w16cid:durableId="593052128">
    <w:abstractNumId w:val="47"/>
  </w:num>
  <w:num w:numId="49" w16cid:durableId="1267083004">
    <w:abstractNumId w:val="22"/>
  </w:num>
  <w:num w:numId="50" w16cid:durableId="350684981">
    <w:abstractNumId w:val="33"/>
  </w:num>
  <w:num w:numId="51" w16cid:durableId="383795858">
    <w:abstractNumId w:val="17"/>
  </w:num>
  <w:num w:numId="52" w16cid:durableId="1920940387">
    <w:abstractNumId w:val="1"/>
  </w:num>
  <w:num w:numId="53" w16cid:durableId="832795203">
    <w:abstractNumId w:val="55"/>
  </w:num>
  <w:num w:numId="54" w16cid:durableId="729884503">
    <w:abstractNumId w:val="18"/>
  </w:num>
  <w:num w:numId="55" w16cid:durableId="747732667">
    <w:abstractNumId w:val="2"/>
  </w:num>
  <w:num w:numId="56" w16cid:durableId="325403831">
    <w:abstractNumId w:val="28"/>
  </w:num>
  <w:num w:numId="57" w16cid:durableId="882906185">
    <w:abstractNumId w:val="53"/>
  </w:num>
  <w:num w:numId="58" w16cid:durableId="1710379744">
    <w:abstractNumId w:val="30"/>
  </w:num>
  <w:num w:numId="59" w16cid:durableId="1528182535">
    <w:abstractNumId w:val="6"/>
  </w:num>
  <w:num w:numId="60" w16cid:durableId="811605943">
    <w:abstractNumId w:val="24"/>
  </w:num>
  <w:num w:numId="61" w16cid:durableId="1162618968">
    <w:abstractNumId w:val="12"/>
  </w:num>
  <w:num w:numId="62" w16cid:durableId="1370451044">
    <w:abstractNumId w:val="9"/>
  </w:num>
  <w:num w:numId="63" w16cid:durableId="492450061">
    <w:abstractNumId w:val="21"/>
  </w:num>
  <w:num w:numId="64" w16cid:durableId="460149650">
    <w:abstractNumId w:val="4"/>
  </w:num>
  <w:num w:numId="65" w16cid:durableId="1067536222">
    <w:abstractNumId w:val="37"/>
  </w:num>
  <w:num w:numId="66" w16cid:durableId="1481773540">
    <w:abstractNumId w:val="9"/>
    <w:lvlOverride w:ilvl="0">
      <w:startOverride w:val="5"/>
    </w:lvlOverride>
  </w:num>
  <w:num w:numId="67" w16cid:durableId="1969042264">
    <w:abstractNumId w:val="42"/>
  </w:num>
  <w:num w:numId="68" w16cid:durableId="1155535646">
    <w:abstractNumId w:val="31"/>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an Edwards (UK)">
    <w15:presenceInfo w15:providerId="AD" w15:userId="S::Dean.Edwards@virginmediao2.co.uk::789ff6fd-81c0-4108-a329-ef94f1b56b06"/>
  </w15:person>
  <w15:person w15:author="Helen Dixon">
    <w15:presenceInfo w15:providerId="AD" w15:userId="S::D7865142@virginmedia.co.uk::81e142dd-4475-4ec7-83c7-14dadd2d95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2EC"/>
    <w:rsid w:val="00001C2D"/>
    <w:rsid w:val="00005AF2"/>
    <w:rsid w:val="000107C6"/>
    <w:rsid w:val="000109F8"/>
    <w:rsid w:val="00014656"/>
    <w:rsid w:val="00016411"/>
    <w:rsid w:val="000219BA"/>
    <w:rsid w:val="000245B8"/>
    <w:rsid w:val="00026DF5"/>
    <w:rsid w:val="00032FCE"/>
    <w:rsid w:val="00035921"/>
    <w:rsid w:val="00036AE8"/>
    <w:rsid w:val="00037A42"/>
    <w:rsid w:val="00041042"/>
    <w:rsid w:val="000434E5"/>
    <w:rsid w:val="00044B27"/>
    <w:rsid w:val="000458E2"/>
    <w:rsid w:val="000517DA"/>
    <w:rsid w:val="00051E03"/>
    <w:rsid w:val="00053378"/>
    <w:rsid w:val="00060E66"/>
    <w:rsid w:val="00063D63"/>
    <w:rsid w:val="00063F01"/>
    <w:rsid w:val="00066638"/>
    <w:rsid w:val="00070227"/>
    <w:rsid w:val="000712DD"/>
    <w:rsid w:val="00072606"/>
    <w:rsid w:val="00073AE3"/>
    <w:rsid w:val="0007518F"/>
    <w:rsid w:val="00084F65"/>
    <w:rsid w:val="000851D8"/>
    <w:rsid w:val="000853CC"/>
    <w:rsid w:val="0009203B"/>
    <w:rsid w:val="00092FB3"/>
    <w:rsid w:val="000938B7"/>
    <w:rsid w:val="00094625"/>
    <w:rsid w:val="000A351F"/>
    <w:rsid w:val="000B2BC2"/>
    <w:rsid w:val="000B7CB3"/>
    <w:rsid w:val="000C21AE"/>
    <w:rsid w:val="000C5119"/>
    <w:rsid w:val="000D1287"/>
    <w:rsid w:val="000D1C77"/>
    <w:rsid w:val="000D1CF0"/>
    <w:rsid w:val="000D5A9D"/>
    <w:rsid w:val="000D796D"/>
    <w:rsid w:val="000E2B8D"/>
    <w:rsid w:val="000E681E"/>
    <w:rsid w:val="00100E4C"/>
    <w:rsid w:val="0010222D"/>
    <w:rsid w:val="001063B0"/>
    <w:rsid w:val="00106EA3"/>
    <w:rsid w:val="00115B22"/>
    <w:rsid w:val="00115FC8"/>
    <w:rsid w:val="001167D6"/>
    <w:rsid w:val="001208DE"/>
    <w:rsid w:val="00122341"/>
    <w:rsid w:val="00125C09"/>
    <w:rsid w:val="00127A89"/>
    <w:rsid w:val="00127C45"/>
    <w:rsid w:val="00130021"/>
    <w:rsid w:val="00132CB4"/>
    <w:rsid w:val="00133D0C"/>
    <w:rsid w:val="00135D8B"/>
    <w:rsid w:val="001411FA"/>
    <w:rsid w:val="00142AD5"/>
    <w:rsid w:val="001430CC"/>
    <w:rsid w:val="001442E5"/>
    <w:rsid w:val="00145717"/>
    <w:rsid w:val="00146981"/>
    <w:rsid w:val="00152A53"/>
    <w:rsid w:val="001551AC"/>
    <w:rsid w:val="001558E9"/>
    <w:rsid w:val="001561A9"/>
    <w:rsid w:val="00164510"/>
    <w:rsid w:val="00166FB7"/>
    <w:rsid w:val="00171131"/>
    <w:rsid w:val="001853BD"/>
    <w:rsid w:val="00191F11"/>
    <w:rsid w:val="00193D97"/>
    <w:rsid w:val="00194D59"/>
    <w:rsid w:val="00196A36"/>
    <w:rsid w:val="00197553"/>
    <w:rsid w:val="001A590E"/>
    <w:rsid w:val="001A6850"/>
    <w:rsid w:val="001A712C"/>
    <w:rsid w:val="001A725D"/>
    <w:rsid w:val="001B30BF"/>
    <w:rsid w:val="001B4C19"/>
    <w:rsid w:val="001C14B9"/>
    <w:rsid w:val="001C58C7"/>
    <w:rsid w:val="001C5E4C"/>
    <w:rsid w:val="001C76A3"/>
    <w:rsid w:val="001D2905"/>
    <w:rsid w:val="001D4E53"/>
    <w:rsid w:val="001E29F3"/>
    <w:rsid w:val="001E5259"/>
    <w:rsid w:val="001E62C5"/>
    <w:rsid w:val="001F26B6"/>
    <w:rsid w:val="001F6735"/>
    <w:rsid w:val="0020004B"/>
    <w:rsid w:val="0020090E"/>
    <w:rsid w:val="00200CEF"/>
    <w:rsid w:val="0020482F"/>
    <w:rsid w:val="002052FD"/>
    <w:rsid w:val="002077F4"/>
    <w:rsid w:val="00210C39"/>
    <w:rsid w:val="00212521"/>
    <w:rsid w:val="00215A6F"/>
    <w:rsid w:val="0022174D"/>
    <w:rsid w:val="002247F2"/>
    <w:rsid w:val="00225A28"/>
    <w:rsid w:val="00226B57"/>
    <w:rsid w:val="00227E2C"/>
    <w:rsid w:val="002303B9"/>
    <w:rsid w:val="00232263"/>
    <w:rsid w:val="002331B4"/>
    <w:rsid w:val="002375BD"/>
    <w:rsid w:val="002378D2"/>
    <w:rsid w:val="0024029D"/>
    <w:rsid w:val="00241733"/>
    <w:rsid w:val="002420F6"/>
    <w:rsid w:val="00247565"/>
    <w:rsid w:val="00251E37"/>
    <w:rsid w:val="00253B12"/>
    <w:rsid w:val="00262C2A"/>
    <w:rsid w:val="00270E97"/>
    <w:rsid w:val="002723E7"/>
    <w:rsid w:val="002742E2"/>
    <w:rsid w:val="0027673C"/>
    <w:rsid w:val="002807C8"/>
    <w:rsid w:val="0028523C"/>
    <w:rsid w:val="00286953"/>
    <w:rsid w:val="002905E2"/>
    <w:rsid w:val="00297891"/>
    <w:rsid w:val="00297A59"/>
    <w:rsid w:val="002A294E"/>
    <w:rsid w:val="002A2ADE"/>
    <w:rsid w:val="002A3595"/>
    <w:rsid w:val="002A39EF"/>
    <w:rsid w:val="002A61A7"/>
    <w:rsid w:val="002B24CC"/>
    <w:rsid w:val="002B5314"/>
    <w:rsid w:val="002B66FE"/>
    <w:rsid w:val="002B772A"/>
    <w:rsid w:val="002C140F"/>
    <w:rsid w:val="002C1F78"/>
    <w:rsid w:val="002C2EDC"/>
    <w:rsid w:val="002C30BA"/>
    <w:rsid w:val="002C5A9A"/>
    <w:rsid w:val="002C6FB8"/>
    <w:rsid w:val="002C70A7"/>
    <w:rsid w:val="002C7E47"/>
    <w:rsid w:val="002D296D"/>
    <w:rsid w:val="002D46D4"/>
    <w:rsid w:val="002E1257"/>
    <w:rsid w:val="002E1406"/>
    <w:rsid w:val="002E1CC2"/>
    <w:rsid w:val="002E277E"/>
    <w:rsid w:val="002E5B5B"/>
    <w:rsid w:val="002F0DAA"/>
    <w:rsid w:val="002F2502"/>
    <w:rsid w:val="00300242"/>
    <w:rsid w:val="00300F05"/>
    <w:rsid w:val="003022D6"/>
    <w:rsid w:val="00303387"/>
    <w:rsid w:val="003072EC"/>
    <w:rsid w:val="00311227"/>
    <w:rsid w:val="00312C0A"/>
    <w:rsid w:val="003143B7"/>
    <w:rsid w:val="003173B4"/>
    <w:rsid w:val="00321953"/>
    <w:rsid w:val="0032334C"/>
    <w:rsid w:val="00325F7B"/>
    <w:rsid w:val="00331DA1"/>
    <w:rsid w:val="00334391"/>
    <w:rsid w:val="003365AB"/>
    <w:rsid w:val="00337120"/>
    <w:rsid w:val="00340258"/>
    <w:rsid w:val="0034213A"/>
    <w:rsid w:val="0034214B"/>
    <w:rsid w:val="003461D7"/>
    <w:rsid w:val="00347BBA"/>
    <w:rsid w:val="00352662"/>
    <w:rsid w:val="003542CC"/>
    <w:rsid w:val="00355335"/>
    <w:rsid w:val="00355B73"/>
    <w:rsid w:val="003579EF"/>
    <w:rsid w:val="0036084B"/>
    <w:rsid w:val="00361E14"/>
    <w:rsid w:val="00365457"/>
    <w:rsid w:val="00365541"/>
    <w:rsid w:val="00367F52"/>
    <w:rsid w:val="0037028A"/>
    <w:rsid w:val="003747CA"/>
    <w:rsid w:val="003769CD"/>
    <w:rsid w:val="00382B16"/>
    <w:rsid w:val="00382BBF"/>
    <w:rsid w:val="0038618B"/>
    <w:rsid w:val="003930AC"/>
    <w:rsid w:val="00393AD6"/>
    <w:rsid w:val="003A7346"/>
    <w:rsid w:val="003B1445"/>
    <w:rsid w:val="003B31BF"/>
    <w:rsid w:val="003B60AD"/>
    <w:rsid w:val="003B6E4E"/>
    <w:rsid w:val="003C2028"/>
    <w:rsid w:val="003C3033"/>
    <w:rsid w:val="003C3686"/>
    <w:rsid w:val="003C3CA4"/>
    <w:rsid w:val="003C3E31"/>
    <w:rsid w:val="003C42C7"/>
    <w:rsid w:val="003C47C5"/>
    <w:rsid w:val="003C6809"/>
    <w:rsid w:val="003D3324"/>
    <w:rsid w:val="003D6BA2"/>
    <w:rsid w:val="003D76DC"/>
    <w:rsid w:val="003D7FC0"/>
    <w:rsid w:val="003E0B6A"/>
    <w:rsid w:val="003E2406"/>
    <w:rsid w:val="003E2D42"/>
    <w:rsid w:val="003E4D48"/>
    <w:rsid w:val="003E6F3D"/>
    <w:rsid w:val="003F059B"/>
    <w:rsid w:val="003F4013"/>
    <w:rsid w:val="003F57C4"/>
    <w:rsid w:val="003F65F1"/>
    <w:rsid w:val="00405115"/>
    <w:rsid w:val="00411F16"/>
    <w:rsid w:val="00414FA3"/>
    <w:rsid w:val="0041575B"/>
    <w:rsid w:val="0042284F"/>
    <w:rsid w:val="00430E22"/>
    <w:rsid w:val="004311E0"/>
    <w:rsid w:val="0043346A"/>
    <w:rsid w:val="004404CF"/>
    <w:rsid w:val="00440D51"/>
    <w:rsid w:val="00442861"/>
    <w:rsid w:val="004430F1"/>
    <w:rsid w:val="004443FD"/>
    <w:rsid w:val="00444429"/>
    <w:rsid w:val="00444EEF"/>
    <w:rsid w:val="00446FED"/>
    <w:rsid w:val="00457687"/>
    <w:rsid w:val="00457CA3"/>
    <w:rsid w:val="00461217"/>
    <w:rsid w:val="00461420"/>
    <w:rsid w:val="00461527"/>
    <w:rsid w:val="00462938"/>
    <w:rsid w:val="00465E9A"/>
    <w:rsid w:val="00470B35"/>
    <w:rsid w:val="00480CB2"/>
    <w:rsid w:val="004851CB"/>
    <w:rsid w:val="00487FA0"/>
    <w:rsid w:val="00494A2D"/>
    <w:rsid w:val="0049503C"/>
    <w:rsid w:val="00497959"/>
    <w:rsid w:val="004A1EA5"/>
    <w:rsid w:val="004A3FB0"/>
    <w:rsid w:val="004A42A4"/>
    <w:rsid w:val="004A784D"/>
    <w:rsid w:val="004B14CC"/>
    <w:rsid w:val="004B181B"/>
    <w:rsid w:val="004B240F"/>
    <w:rsid w:val="004B6484"/>
    <w:rsid w:val="004C1249"/>
    <w:rsid w:val="004C260A"/>
    <w:rsid w:val="004C2D5C"/>
    <w:rsid w:val="004C42B5"/>
    <w:rsid w:val="004D0F8C"/>
    <w:rsid w:val="004D30DF"/>
    <w:rsid w:val="004E390F"/>
    <w:rsid w:val="004E4D77"/>
    <w:rsid w:val="004E7468"/>
    <w:rsid w:val="004F0314"/>
    <w:rsid w:val="004F0D74"/>
    <w:rsid w:val="004F3F3F"/>
    <w:rsid w:val="004F5F25"/>
    <w:rsid w:val="004F73D1"/>
    <w:rsid w:val="00500AB3"/>
    <w:rsid w:val="00501336"/>
    <w:rsid w:val="005027FA"/>
    <w:rsid w:val="00502AE9"/>
    <w:rsid w:val="00505929"/>
    <w:rsid w:val="0050797B"/>
    <w:rsid w:val="005103D0"/>
    <w:rsid w:val="005106CE"/>
    <w:rsid w:val="00510959"/>
    <w:rsid w:val="00511E94"/>
    <w:rsid w:val="00512065"/>
    <w:rsid w:val="00520D1B"/>
    <w:rsid w:val="00522929"/>
    <w:rsid w:val="00524D80"/>
    <w:rsid w:val="00525828"/>
    <w:rsid w:val="0052625C"/>
    <w:rsid w:val="00526D26"/>
    <w:rsid w:val="005320B0"/>
    <w:rsid w:val="00532447"/>
    <w:rsid w:val="00537935"/>
    <w:rsid w:val="005425CE"/>
    <w:rsid w:val="00550B61"/>
    <w:rsid w:val="005564BE"/>
    <w:rsid w:val="005620E4"/>
    <w:rsid w:val="00565033"/>
    <w:rsid w:val="0056550D"/>
    <w:rsid w:val="00565E77"/>
    <w:rsid w:val="00566A32"/>
    <w:rsid w:val="005719A8"/>
    <w:rsid w:val="005755C8"/>
    <w:rsid w:val="005765F7"/>
    <w:rsid w:val="00577D8B"/>
    <w:rsid w:val="0058241B"/>
    <w:rsid w:val="00584FB0"/>
    <w:rsid w:val="00594776"/>
    <w:rsid w:val="00597BDE"/>
    <w:rsid w:val="005A48C0"/>
    <w:rsid w:val="005A4DA7"/>
    <w:rsid w:val="005A4E12"/>
    <w:rsid w:val="005B28E1"/>
    <w:rsid w:val="005B37CE"/>
    <w:rsid w:val="005B3836"/>
    <w:rsid w:val="005C2BB8"/>
    <w:rsid w:val="005C57F7"/>
    <w:rsid w:val="005C5BE7"/>
    <w:rsid w:val="005D1814"/>
    <w:rsid w:val="005D4CE4"/>
    <w:rsid w:val="005D66F5"/>
    <w:rsid w:val="005D6B82"/>
    <w:rsid w:val="005D6C1E"/>
    <w:rsid w:val="005D73BA"/>
    <w:rsid w:val="005F1A81"/>
    <w:rsid w:val="005F2C5F"/>
    <w:rsid w:val="005F6CC5"/>
    <w:rsid w:val="00603DC7"/>
    <w:rsid w:val="00603FDB"/>
    <w:rsid w:val="0061253A"/>
    <w:rsid w:val="006240BE"/>
    <w:rsid w:val="00633242"/>
    <w:rsid w:val="00636D99"/>
    <w:rsid w:val="00637B44"/>
    <w:rsid w:val="006426E1"/>
    <w:rsid w:val="00643599"/>
    <w:rsid w:val="00646C8D"/>
    <w:rsid w:val="00646DD2"/>
    <w:rsid w:val="00647695"/>
    <w:rsid w:val="00647B39"/>
    <w:rsid w:val="00650CD2"/>
    <w:rsid w:val="00654239"/>
    <w:rsid w:val="00655292"/>
    <w:rsid w:val="00656834"/>
    <w:rsid w:val="00656D5A"/>
    <w:rsid w:val="00657B20"/>
    <w:rsid w:val="0066283F"/>
    <w:rsid w:val="00666F08"/>
    <w:rsid w:val="0067206F"/>
    <w:rsid w:val="00677316"/>
    <w:rsid w:val="00677EFF"/>
    <w:rsid w:val="0068013D"/>
    <w:rsid w:val="00683517"/>
    <w:rsid w:val="006870E1"/>
    <w:rsid w:val="00690CAB"/>
    <w:rsid w:val="006919C6"/>
    <w:rsid w:val="0069291E"/>
    <w:rsid w:val="006A0E4C"/>
    <w:rsid w:val="006A38EF"/>
    <w:rsid w:val="006A57FE"/>
    <w:rsid w:val="006B2277"/>
    <w:rsid w:val="006C34B0"/>
    <w:rsid w:val="006C4DAF"/>
    <w:rsid w:val="006C67E9"/>
    <w:rsid w:val="006C7728"/>
    <w:rsid w:val="006D28E6"/>
    <w:rsid w:val="006D32C4"/>
    <w:rsid w:val="006D3AC5"/>
    <w:rsid w:val="006D4F6E"/>
    <w:rsid w:val="006E0A9B"/>
    <w:rsid w:val="006E60EF"/>
    <w:rsid w:val="006F24B8"/>
    <w:rsid w:val="006F5288"/>
    <w:rsid w:val="007013C8"/>
    <w:rsid w:val="00702B58"/>
    <w:rsid w:val="00705432"/>
    <w:rsid w:val="007054AF"/>
    <w:rsid w:val="00706A55"/>
    <w:rsid w:val="00706B05"/>
    <w:rsid w:val="0071065E"/>
    <w:rsid w:val="007115EA"/>
    <w:rsid w:val="00714577"/>
    <w:rsid w:val="00720427"/>
    <w:rsid w:val="00723EAF"/>
    <w:rsid w:val="007253EF"/>
    <w:rsid w:val="00726050"/>
    <w:rsid w:val="00726B8A"/>
    <w:rsid w:val="00727770"/>
    <w:rsid w:val="00727F0A"/>
    <w:rsid w:val="00730FC0"/>
    <w:rsid w:val="00731191"/>
    <w:rsid w:val="0074080E"/>
    <w:rsid w:val="00742BE8"/>
    <w:rsid w:val="0074387F"/>
    <w:rsid w:val="00744992"/>
    <w:rsid w:val="00747E7F"/>
    <w:rsid w:val="007508F4"/>
    <w:rsid w:val="00756CA0"/>
    <w:rsid w:val="007604C5"/>
    <w:rsid w:val="007626CA"/>
    <w:rsid w:val="00766F2A"/>
    <w:rsid w:val="00773594"/>
    <w:rsid w:val="007741A1"/>
    <w:rsid w:val="0077478B"/>
    <w:rsid w:val="007752D4"/>
    <w:rsid w:val="00777D22"/>
    <w:rsid w:val="00780178"/>
    <w:rsid w:val="00780637"/>
    <w:rsid w:val="00782439"/>
    <w:rsid w:val="00783CF1"/>
    <w:rsid w:val="00786ED3"/>
    <w:rsid w:val="007934B3"/>
    <w:rsid w:val="007936C2"/>
    <w:rsid w:val="007938AD"/>
    <w:rsid w:val="0079478A"/>
    <w:rsid w:val="00795E9D"/>
    <w:rsid w:val="00796319"/>
    <w:rsid w:val="007A31EE"/>
    <w:rsid w:val="007A3FC2"/>
    <w:rsid w:val="007A59E0"/>
    <w:rsid w:val="007B00D5"/>
    <w:rsid w:val="007B15BB"/>
    <w:rsid w:val="007B2720"/>
    <w:rsid w:val="007B3EF5"/>
    <w:rsid w:val="007B6ACB"/>
    <w:rsid w:val="007C4AD1"/>
    <w:rsid w:val="007C6355"/>
    <w:rsid w:val="007D0475"/>
    <w:rsid w:val="007D0C66"/>
    <w:rsid w:val="007D127A"/>
    <w:rsid w:val="007D5A85"/>
    <w:rsid w:val="007D6CE4"/>
    <w:rsid w:val="007E0DCA"/>
    <w:rsid w:val="00804884"/>
    <w:rsid w:val="008057CC"/>
    <w:rsid w:val="00812358"/>
    <w:rsid w:val="0081293C"/>
    <w:rsid w:val="00812A85"/>
    <w:rsid w:val="00812E8B"/>
    <w:rsid w:val="00815CA4"/>
    <w:rsid w:val="008164FC"/>
    <w:rsid w:val="00817C9C"/>
    <w:rsid w:val="00820A58"/>
    <w:rsid w:val="00822FFF"/>
    <w:rsid w:val="008264D7"/>
    <w:rsid w:val="00827349"/>
    <w:rsid w:val="00831258"/>
    <w:rsid w:val="008363A5"/>
    <w:rsid w:val="008374D2"/>
    <w:rsid w:val="008402CE"/>
    <w:rsid w:val="008424E3"/>
    <w:rsid w:val="00843F16"/>
    <w:rsid w:val="00845843"/>
    <w:rsid w:val="00846301"/>
    <w:rsid w:val="00850295"/>
    <w:rsid w:val="008537DA"/>
    <w:rsid w:val="00856E66"/>
    <w:rsid w:val="00861047"/>
    <w:rsid w:val="0086473F"/>
    <w:rsid w:val="00865002"/>
    <w:rsid w:val="008741BF"/>
    <w:rsid w:val="008818AE"/>
    <w:rsid w:val="008821C6"/>
    <w:rsid w:val="00883A0E"/>
    <w:rsid w:val="0088488B"/>
    <w:rsid w:val="00886085"/>
    <w:rsid w:val="00886B09"/>
    <w:rsid w:val="00891C08"/>
    <w:rsid w:val="00892A44"/>
    <w:rsid w:val="00894DE7"/>
    <w:rsid w:val="008A17F8"/>
    <w:rsid w:val="008A2CB1"/>
    <w:rsid w:val="008B13FC"/>
    <w:rsid w:val="008B3D65"/>
    <w:rsid w:val="008B6CB4"/>
    <w:rsid w:val="008C4811"/>
    <w:rsid w:val="008C5319"/>
    <w:rsid w:val="008D1D93"/>
    <w:rsid w:val="008D24F1"/>
    <w:rsid w:val="008D38D8"/>
    <w:rsid w:val="008D58D2"/>
    <w:rsid w:val="008D7F31"/>
    <w:rsid w:val="008E3C03"/>
    <w:rsid w:val="008E3CE2"/>
    <w:rsid w:val="008F27D5"/>
    <w:rsid w:val="008F6F3B"/>
    <w:rsid w:val="008F7FBE"/>
    <w:rsid w:val="00905EBA"/>
    <w:rsid w:val="009060A0"/>
    <w:rsid w:val="00906B99"/>
    <w:rsid w:val="00911456"/>
    <w:rsid w:val="00913DBD"/>
    <w:rsid w:val="00916D72"/>
    <w:rsid w:val="00916F38"/>
    <w:rsid w:val="00922DD1"/>
    <w:rsid w:val="00926D6E"/>
    <w:rsid w:val="0093141A"/>
    <w:rsid w:val="009372D6"/>
    <w:rsid w:val="00942127"/>
    <w:rsid w:val="00943F38"/>
    <w:rsid w:val="00945692"/>
    <w:rsid w:val="009477BC"/>
    <w:rsid w:val="00954939"/>
    <w:rsid w:val="00955728"/>
    <w:rsid w:val="00956F49"/>
    <w:rsid w:val="0095783F"/>
    <w:rsid w:val="00961B9D"/>
    <w:rsid w:val="0096794E"/>
    <w:rsid w:val="00972E45"/>
    <w:rsid w:val="00975F2A"/>
    <w:rsid w:val="009769D7"/>
    <w:rsid w:val="00981508"/>
    <w:rsid w:val="00981AF2"/>
    <w:rsid w:val="00982B06"/>
    <w:rsid w:val="00982FA4"/>
    <w:rsid w:val="00983FF0"/>
    <w:rsid w:val="009859A3"/>
    <w:rsid w:val="009903B3"/>
    <w:rsid w:val="009945BF"/>
    <w:rsid w:val="00995C05"/>
    <w:rsid w:val="00997A31"/>
    <w:rsid w:val="009A0EA7"/>
    <w:rsid w:val="009A1845"/>
    <w:rsid w:val="009A1F13"/>
    <w:rsid w:val="009A2EA3"/>
    <w:rsid w:val="009A3578"/>
    <w:rsid w:val="009A3EC7"/>
    <w:rsid w:val="009A5965"/>
    <w:rsid w:val="009B05FB"/>
    <w:rsid w:val="009B3123"/>
    <w:rsid w:val="009B551C"/>
    <w:rsid w:val="009B5580"/>
    <w:rsid w:val="009C0B2C"/>
    <w:rsid w:val="009C31C8"/>
    <w:rsid w:val="009C6D33"/>
    <w:rsid w:val="009D74EF"/>
    <w:rsid w:val="009D7722"/>
    <w:rsid w:val="009E098C"/>
    <w:rsid w:val="009E568F"/>
    <w:rsid w:val="009E653A"/>
    <w:rsid w:val="009E68AB"/>
    <w:rsid w:val="009E7ED7"/>
    <w:rsid w:val="009F0A3E"/>
    <w:rsid w:val="009F0A7A"/>
    <w:rsid w:val="009F2EDE"/>
    <w:rsid w:val="009F459D"/>
    <w:rsid w:val="00A02D06"/>
    <w:rsid w:val="00A04CBB"/>
    <w:rsid w:val="00A1069B"/>
    <w:rsid w:val="00A1255A"/>
    <w:rsid w:val="00A1598B"/>
    <w:rsid w:val="00A15E4B"/>
    <w:rsid w:val="00A214F6"/>
    <w:rsid w:val="00A220C4"/>
    <w:rsid w:val="00A22C51"/>
    <w:rsid w:val="00A23E84"/>
    <w:rsid w:val="00A243C4"/>
    <w:rsid w:val="00A312B9"/>
    <w:rsid w:val="00A47591"/>
    <w:rsid w:val="00A52BD0"/>
    <w:rsid w:val="00A544D3"/>
    <w:rsid w:val="00A551BF"/>
    <w:rsid w:val="00A60057"/>
    <w:rsid w:val="00A608B8"/>
    <w:rsid w:val="00A628CB"/>
    <w:rsid w:val="00A63EA3"/>
    <w:rsid w:val="00A64C63"/>
    <w:rsid w:val="00A65EB3"/>
    <w:rsid w:val="00A7434C"/>
    <w:rsid w:val="00A74879"/>
    <w:rsid w:val="00A750FF"/>
    <w:rsid w:val="00A82F08"/>
    <w:rsid w:val="00A8581C"/>
    <w:rsid w:val="00A87397"/>
    <w:rsid w:val="00A92A4A"/>
    <w:rsid w:val="00A96AA8"/>
    <w:rsid w:val="00A96FC3"/>
    <w:rsid w:val="00AA6E50"/>
    <w:rsid w:val="00AB56B3"/>
    <w:rsid w:val="00AB5C7E"/>
    <w:rsid w:val="00AC0A1C"/>
    <w:rsid w:val="00AC1829"/>
    <w:rsid w:val="00AC1ED3"/>
    <w:rsid w:val="00AC5320"/>
    <w:rsid w:val="00AC5685"/>
    <w:rsid w:val="00AD19F2"/>
    <w:rsid w:val="00AD1DC0"/>
    <w:rsid w:val="00AD3095"/>
    <w:rsid w:val="00AD63A9"/>
    <w:rsid w:val="00AD63FA"/>
    <w:rsid w:val="00AD6A31"/>
    <w:rsid w:val="00AD755D"/>
    <w:rsid w:val="00AE04E4"/>
    <w:rsid w:val="00AE12DC"/>
    <w:rsid w:val="00AE16EF"/>
    <w:rsid w:val="00AE1846"/>
    <w:rsid w:val="00AE35E2"/>
    <w:rsid w:val="00AE5E3A"/>
    <w:rsid w:val="00AF022A"/>
    <w:rsid w:val="00AF1CC1"/>
    <w:rsid w:val="00AF553C"/>
    <w:rsid w:val="00AF5C76"/>
    <w:rsid w:val="00B01341"/>
    <w:rsid w:val="00B02FE4"/>
    <w:rsid w:val="00B0349D"/>
    <w:rsid w:val="00B05DF9"/>
    <w:rsid w:val="00B06BF9"/>
    <w:rsid w:val="00B1175F"/>
    <w:rsid w:val="00B12360"/>
    <w:rsid w:val="00B13B11"/>
    <w:rsid w:val="00B14BCE"/>
    <w:rsid w:val="00B16875"/>
    <w:rsid w:val="00B17A35"/>
    <w:rsid w:val="00B27551"/>
    <w:rsid w:val="00B30D30"/>
    <w:rsid w:val="00B35902"/>
    <w:rsid w:val="00B36DF4"/>
    <w:rsid w:val="00B37B79"/>
    <w:rsid w:val="00B441FC"/>
    <w:rsid w:val="00B50AF0"/>
    <w:rsid w:val="00B50E83"/>
    <w:rsid w:val="00B515ED"/>
    <w:rsid w:val="00B52CBC"/>
    <w:rsid w:val="00B53B75"/>
    <w:rsid w:val="00B55E8C"/>
    <w:rsid w:val="00B754EE"/>
    <w:rsid w:val="00B75DEF"/>
    <w:rsid w:val="00B76833"/>
    <w:rsid w:val="00B7783B"/>
    <w:rsid w:val="00B8088F"/>
    <w:rsid w:val="00B835A8"/>
    <w:rsid w:val="00B90C05"/>
    <w:rsid w:val="00B92830"/>
    <w:rsid w:val="00B92DB5"/>
    <w:rsid w:val="00B954BF"/>
    <w:rsid w:val="00B964E7"/>
    <w:rsid w:val="00B96701"/>
    <w:rsid w:val="00B96836"/>
    <w:rsid w:val="00B97925"/>
    <w:rsid w:val="00BA40F1"/>
    <w:rsid w:val="00BB6608"/>
    <w:rsid w:val="00BC17EB"/>
    <w:rsid w:val="00BC610C"/>
    <w:rsid w:val="00BC6AA2"/>
    <w:rsid w:val="00BD3D5C"/>
    <w:rsid w:val="00BD7257"/>
    <w:rsid w:val="00BD7A87"/>
    <w:rsid w:val="00BE1151"/>
    <w:rsid w:val="00BE14ED"/>
    <w:rsid w:val="00BE1EBC"/>
    <w:rsid w:val="00BE2176"/>
    <w:rsid w:val="00BE24AE"/>
    <w:rsid w:val="00BF0DD5"/>
    <w:rsid w:val="00BF1AFF"/>
    <w:rsid w:val="00BF1F4A"/>
    <w:rsid w:val="00BF3B71"/>
    <w:rsid w:val="00BF3F09"/>
    <w:rsid w:val="00BF7959"/>
    <w:rsid w:val="00C00002"/>
    <w:rsid w:val="00C01078"/>
    <w:rsid w:val="00C02E0A"/>
    <w:rsid w:val="00C04517"/>
    <w:rsid w:val="00C0766D"/>
    <w:rsid w:val="00C1267E"/>
    <w:rsid w:val="00C13C83"/>
    <w:rsid w:val="00C14FE3"/>
    <w:rsid w:val="00C16008"/>
    <w:rsid w:val="00C169BA"/>
    <w:rsid w:val="00C16ED5"/>
    <w:rsid w:val="00C17912"/>
    <w:rsid w:val="00C2577E"/>
    <w:rsid w:val="00C306C4"/>
    <w:rsid w:val="00C34411"/>
    <w:rsid w:val="00C34E3F"/>
    <w:rsid w:val="00C360AA"/>
    <w:rsid w:val="00C45FC4"/>
    <w:rsid w:val="00C50F4C"/>
    <w:rsid w:val="00C60F62"/>
    <w:rsid w:val="00C63F58"/>
    <w:rsid w:val="00C679CE"/>
    <w:rsid w:val="00C7234D"/>
    <w:rsid w:val="00C7344D"/>
    <w:rsid w:val="00C74DA6"/>
    <w:rsid w:val="00C772B4"/>
    <w:rsid w:val="00C817E9"/>
    <w:rsid w:val="00C851B6"/>
    <w:rsid w:val="00C86C28"/>
    <w:rsid w:val="00C90B9B"/>
    <w:rsid w:val="00C91970"/>
    <w:rsid w:val="00C933A5"/>
    <w:rsid w:val="00CA2E69"/>
    <w:rsid w:val="00CA3145"/>
    <w:rsid w:val="00CA4787"/>
    <w:rsid w:val="00CA7F1F"/>
    <w:rsid w:val="00CB49DB"/>
    <w:rsid w:val="00CB674D"/>
    <w:rsid w:val="00CC07D8"/>
    <w:rsid w:val="00CD039C"/>
    <w:rsid w:val="00CD1757"/>
    <w:rsid w:val="00CD414D"/>
    <w:rsid w:val="00CD6248"/>
    <w:rsid w:val="00CD7E42"/>
    <w:rsid w:val="00CE3E3D"/>
    <w:rsid w:val="00CE6FB8"/>
    <w:rsid w:val="00CE7636"/>
    <w:rsid w:val="00CF100E"/>
    <w:rsid w:val="00CF3B82"/>
    <w:rsid w:val="00CF49A9"/>
    <w:rsid w:val="00CF5378"/>
    <w:rsid w:val="00CF6629"/>
    <w:rsid w:val="00CF7273"/>
    <w:rsid w:val="00D05694"/>
    <w:rsid w:val="00D078D1"/>
    <w:rsid w:val="00D134BD"/>
    <w:rsid w:val="00D2371C"/>
    <w:rsid w:val="00D240F6"/>
    <w:rsid w:val="00D2559A"/>
    <w:rsid w:val="00D26E3D"/>
    <w:rsid w:val="00D27B06"/>
    <w:rsid w:val="00D35374"/>
    <w:rsid w:val="00D379F6"/>
    <w:rsid w:val="00D44DB6"/>
    <w:rsid w:val="00D4522F"/>
    <w:rsid w:val="00D46D71"/>
    <w:rsid w:val="00D47E3A"/>
    <w:rsid w:val="00D50229"/>
    <w:rsid w:val="00D51C3D"/>
    <w:rsid w:val="00D55379"/>
    <w:rsid w:val="00D558F1"/>
    <w:rsid w:val="00D55983"/>
    <w:rsid w:val="00D56989"/>
    <w:rsid w:val="00D579C7"/>
    <w:rsid w:val="00D653F0"/>
    <w:rsid w:val="00D6559F"/>
    <w:rsid w:val="00D723F5"/>
    <w:rsid w:val="00D7312A"/>
    <w:rsid w:val="00D73690"/>
    <w:rsid w:val="00D73AEB"/>
    <w:rsid w:val="00D74245"/>
    <w:rsid w:val="00D817BE"/>
    <w:rsid w:val="00D81874"/>
    <w:rsid w:val="00D84BBE"/>
    <w:rsid w:val="00D85644"/>
    <w:rsid w:val="00D86AA0"/>
    <w:rsid w:val="00D90826"/>
    <w:rsid w:val="00D927E2"/>
    <w:rsid w:val="00D92D51"/>
    <w:rsid w:val="00D94AC1"/>
    <w:rsid w:val="00DA0BE2"/>
    <w:rsid w:val="00DA2F80"/>
    <w:rsid w:val="00DA3E85"/>
    <w:rsid w:val="00DA5013"/>
    <w:rsid w:val="00DA6B42"/>
    <w:rsid w:val="00DB0251"/>
    <w:rsid w:val="00DB093B"/>
    <w:rsid w:val="00DB1B0B"/>
    <w:rsid w:val="00DB2F45"/>
    <w:rsid w:val="00DB57B6"/>
    <w:rsid w:val="00DB595B"/>
    <w:rsid w:val="00DB7F96"/>
    <w:rsid w:val="00DC1B59"/>
    <w:rsid w:val="00DC2612"/>
    <w:rsid w:val="00DC2B14"/>
    <w:rsid w:val="00DC4526"/>
    <w:rsid w:val="00DC56EE"/>
    <w:rsid w:val="00DC5C14"/>
    <w:rsid w:val="00DD239E"/>
    <w:rsid w:val="00DD2D4A"/>
    <w:rsid w:val="00DD336A"/>
    <w:rsid w:val="00DD3CD5"/>
    <w:rsid w:val="00DD7664"/>
    <w:rsid w:val="00DE183E"/>
    <w:rsid w:val="00DE5338"/>
    <w:rsid w:val="00DF0633"/>
    <w:rsid w:val="00DF22C3"/>
    <w:rsid w:val="00DF2D9C"/>
    <w:rsid w:val="00DF5F10"/>
    <w:rsid w:val="00DF68FA"/>
    <w:rsid w:val="00DF7EAE"/>
    <w:rsid w:val="00E0135B"/>
    <w:rsid w:val="00E04F9D"/>
    <w:rsid w:val="00E07388"/>
    <w:rsid w:val="00E1380E"/>
    <w:rsid w:val="00E215BE"/>
    <w:rsid w:val="00E2458F"/>
    <w:rsid w:val="00E24A5E"/>
    <w:rsid w:val="00E2515C"/>
    <w:rsid w:val="00E26A7D"/>
    <w:rsid w:val="00E30836"/>
    <w:rsid w:val="00E30854"/>
    <w:rsid w:val="00E31CBF"/>
    <w:rsid w:val="00E32C7C"/>
    <w:rsid w:val="00E32FBD"/>
    <w:rsid w:val="00E36B91"/>
    <w:rsid w:val="00E37A9F"/>
    <w:rsid w:val="00E410E0"/>
    <w:rsid w:val="00E412B2"/>
    <w:rsid w:val="00E42A0E"/>
    <w:rsid w:val="00E452B3"/>
    <w:rsid w:val="00E517FF"/>
    <w:rsid w:val="00E54A3B"/>
    <w:rsid w:val="00E54DA9"/>
    <w:rsid w:val="00E559D7"/>
    <w:rsid w:val="00E55A7B"/>
    <w:rsid w:val="00E5747A"/>
    <w:rsid w:val="00E64495"/>
    <w:rsid w:val="00E6600A"/>
    <w:rsid w:val="00E70EBB"/>
    <w:rsid w:val="00E76010"/>
    <w:rsid w:val="00E80B38"/>
    <w:rsid w:val="00E81F10"/>
    <w:rsid w:val="00E84C5F"/>
    <w:rsid w:val="00E907C4"/>
    <w:rsid w:val="00E9370C"/>
    <w:rsid w:val="00E95941"/>
    <w:rsid w:val="00E95B77"/>
    <w:rsid w:val="00E95C58"/>
    <w:rsid w:val="00E973D5"/>
    <w:rsid w:val="00EA2140"/>
    <w:rsid w:val="00EA5AE0"/>
    <w:rsid w:val="00EA6042"/>
    <w:rsid w:val="00EA62A6"/>
    <w:rsid w:val="00EB001A"/>
    <w:rsid w:val="00EB1A4C"/>
    <w:rsid w:val="00EB2C2D"/>
    <w:rsid w:val="00EB3C44"/>
    <w:rsid w:val="00EB6B6A"/>
    <w:rsid w:val="00EC0F59"/>
    <w:rsid w:val="00EC72A9"/>
    <w:rsid w:val="00ED1015"/>
    <w:rsid w:val="00ED6577"/>
    <w:rsid w:val="00EE100A"/>
    <w:rsid w:val="00EE2267"/>
    <w:rsid w:val="00EE5167"/>
    <w:rsid w:val="00EF3D4C"/>
    <w:rsid w:val="00EF7E68"/>
    <w:rsid w:val="00F00AF4"/>
    <w:rsid w:val="00F023FF"/>
    <w:rsid w:val="00F02C1F"/>
    <w:rsid w:val="00F03976"/>
    <w:rsid w:val="00F142CC"/>
    <w:rsid w:val="00F20504"/>
    <w:rsid w:val="00F248B7"/>
    <w:rsid w:val="00F2530B"/>
    <w:rsid w:val="00F26F52"/>
    <w:rsid w:val="00F32EA6"/>
    <w:rsid w:val="00F34477"/>
    <w:rsid w:val="00F35B2D"/>
    <w:rsid w:val="00F36E36"/>
    <w:rsid w:val="00F402F7"/>
    <w:rsid w:val="00F45BBA"/>
    <w:rsid w:val="00F4683C"/>
    <w:rsid w:val="00F514EA"/>
    <w:rsid w:val="00F61FB7"/>
    <w:rsid w:val="00F62F61"/>
    <w:rsid w:val="00F649B0"/>
    <w:rsid w:val="00F64F77"/>
    <w:rsid w:val="00F75F21"/>
    <w:rsid w:val="00F76DCC"/>
    <w:rsid w:val="00F7783D"/>
    <w:rsid w:val="00F77FAD"/>
    <w:rsid w:val="00F80E45"/>
    <w:rsid w:val="00F8224C"/>
    <w:rsid w:val="00F822B5"/>
    <w:rsid w:val="00F8537E"/>
    <w:rsid w:val="00F9124D"/>
    <w:rsid w:val="00F94CC8"/>
    <w:rsid w:val="00FB2551"/>
    <w:rsid w:val="00FB3E58"/>
    <w:rsid w:val="00FB49E3"/>
    <w:rsid w:val="00FB6225"/>
    <w:rsid w:val="00FB6EAF"/>
    <w:rsid w:val="00FC71DF"/>
    <w:rsid w:val="00FD0088"/>
    <w:rsid w:val="00FD010C"/>
    <w:rsid w:val="00FD36BA"/>
    <w:rsid w:val="00FD4E98"/>
    <w:rsid w:val="00FD6503"/>
    <w:rsid w:val="00FE28D9"/>
    <w:rsid w:val="00FE661D"/>
    <w:rsid w:val="00FF0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07819"/>
  <w15:docId w15:val="{A0CCE1D6-A762-4E97-899C-047E8C8C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2EC"/>
    <w:pPr>
      <w:spacing w:after="0" w:line="240" w:lineRule="auto"/>
    </w:pPr>
    <w:rPr>
      <w:rFonts w:ascii="Arial" w:eastAsia="Times New Roman" w:hAnsi="Arial" w:cs="Times New Roman"/>
      <w:sz w:val="20"/>
      <w:szCs w:val="24"/>
      <w:lang w:val="en-IE"/>
    </w:rPr>
  </w:style>
  <w:style w:type="paragraph" w:styleId="Heading1">
    <w:name w:val="heading 1"/>
    <w:basedOn w:val="Normal"/>
    <w:next w:val="Normal"/>
    <w:link w:val="Heading1Char"/>
    <w:uiPriority w:val="9"/>
    <w:qFormat/>
    <w:rsid w:val="003072EC"/>
    <w:pPr>
      <w:numPr>
        <w:numId w:val="4"/>
      </w:numPr>
      <w:jc w:val="center"/>
      <w:outlineLvl w:val="0"/>
    </w:pPr>
    <w:rPr>
      <w:b/>
      <w:caps/>
      <w:sz w:val="28"/>
    </w:rPr>
  </w:style>
  <w:style w:type="paragraph" w:styleId="Heading2">
    <w:name w:val="heading 2"/>
    <w:basedOn w:val="Normal"/>
    <w:next w:val="Normal"/>
    <w:link w:val="Heading2Char"/>
    <w:uiPriority w:val="9"/>
    <w:qFormat/>
    <w:rsid w:val="003072EC"/>
    <w:pPr>
      <w:numPr>
        <w:numId w:val="2"/>
      </w:numPr>
      <w:outlineLvl w:val="1"/>
    </w:pPr>
    <w:rPr>
      <w:b/>
      <w:caps/>
      <w:sz w:val="22"/>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2EC"/>
    <w:rPr>
      <w:rFonts w:ascii="Arial" w:eastAsia="Times New Roman" w:hAnsi="Arial" w:cs="Times New Roman"/>
      <w:b/>
      <w:caps/>
      <w:sz w:val="28"/>
      <w:szCs w:val="24"/>
      <w:lang w:val="en-IE"/>
    </w:rPr>
  </w:style>
  <w:style w:type="character" w:customStyle="1" w:styleId="Heading2Char">
    <w:name w:val="Heading 2 Char"/>
    <w:basedOn w:val="DefaultParagraphFont"/>
    <w:link w:val="Heading2"/>
    <w:uiPriority w:val="9"/>
    <w:rsid w:val="003072EC"/>
    <w:rPr>
      <w:rFonts w:ascii="Arial" w:eastAsia="Times New Roman" w:hAnsi="Arial" w:cs="Times New Roman"/>
      <w:b/>
      <w:caps/>
      <w:szCs w:val="16"/>
      <w:lang w:val="en-IE"/>
    </w:rPr>
  </w:style>
  <w:style w:type="paragraph" w:customStyle="1" w:styleId="Italics">
    <w:name w:val="Italics"/>
    <w:basedOn w:val="Normal"/>
    <w:link w:val="ItalicsChar"/>
    <w:unhideWhenUsed/>
    <w:rsid w:val="003072EC"/>
    <w:rPr>
      <w:i/>
      <w:sz w:val="14"/>
    </w:rPr>
  </w:style>
  <w:style w:type="character" w:customStyle="1" w:styleId="ItalicsChar">
    <w:name w:val="Italics Char"/>
    <w:basedOn w:val="DefaultParagraphFont"/>
    <w:link w:val="Italics"/>
    <w:rsid w:val="003072EC"/>
    <w:rPr>
      <w:rFonts w:ascii="Arial" w:eastAsia="Times New Roman" w:hAnsi="Arial" w:cs="Times New Roman"/>
      <w:i/>
      <w:sz w:val="14"/>
      <w:szCs w:val="24"/>
      <w:lang w:val="en-US"/>
    </w:rPr>
  </w:style>
  <w:style w:type="paragraph" w:styleId="BalloonText">
    <w:name w:val="Balloon Text"/>
    <w:basedOn w:val="Normal"/>
    <w:link w:val="BalloonTextChar"/>
    <w:semiHidden/>
    <w:unhideWhenUsed/>
    <w:rsid w:val="003072EC"/>
    <w:rPr>
      <w:rFonts w:cs="Tahoma"/>
      <w:szCs w:val="16"/>
    </w:rPr>
  </w:style>
  <w:style w:type="character" w:customStyle="1" w:styleId="BalloonTextChar">
    <w:name w:val="Balloon Text Char"/>
    <w:basedOn w:val="DefaultParagraphFont"/>
    <w:link w:val="BalloonText"/>
    <w:semiHidden/>
    <w:rsid w:val="003072EC"/>
    <w:rPr>
      <w:rFonts w:ascii="Arial" w:eastAsia="Times New Roman" w:hAnsi="Arial" w:cs="Tahoma"/>
      <w:sz w:val="20"/>
      <w:szCs w:val="16"/>
      <w:lang w:val="en-US"/>
    </w:rPr>
  </w:style>
  <w:style w:type="character" w:styleId="PlaceholderText">
    <w:name w:val="Placeholder Text"/>
    <w:basedOn w:val="DefaultParagraphFont"/>
    <w:uiPriority w:val="99"/>
    <w:semiHidden/>
    <w:rsid w:val="003072EC"/>
    <w:rPr>
      <w:color w:val="808080"/>
    </w:rPr>
  </w:style>
  <w:style w:type="paragraph" w:styleId="Header">
    <w:name w:val="header"/>
    <w:basedOn w:val="Normal"/>
    <w:link w:val="HeaderChar"/>
    <w:uiPriority w:val="99"/>
    <w:unhideWhenUsed/>
    <w:rsid w:val="003072EC"/>
    <w:pPr>
      <w:tabs>
        <w:tab w:val="center" w:pos="4513"/>
        <w:tab w:val="right" w:pos="9026"/>
      </w:tabs>
    </w:pPr>
  </w:style>
  <w:style w:type="character" w:customStyle="1" w:styleId="HeaderChar">
    <w:name w:val="Header Char"/>
    <w:basedOn w:val="DefaultParagraphFont"/>
    <w:link w:val="Header"/>
    <w:uiPriority w:val="99"/>
    <w:rsid w:val="003072EC"/>
    <w:rPr>
      <w:rFonts w:ascii="Arial" w:eastAsia="Times New Roman" w:hAnsi="Arial" w:cs="Times New Roman"/>
      <w:sz w:val="20"/>
      <w:szCs w:val="24"/>
      <w:lang w:val="en-US"/>
    </w:rPr>
  </w:style>
  <w:style w:type="paragraph" w:styleId="Footer">
    <w:name w:val="footer"/>
    <w:basedOn w:val="Normal"/>
    <w:link w:val="FooterChar"/>
    <w:unhideWhenUsed/>
    <w:rsid w:val="003072EC"/>
    <w:pPr>
      <w:tabs>
        <w:tab w:val="center" w:pos="4513"/>
        <w:tab w:val="right" w:pos="9026"/>
      </w:tabs>
    </w:pPr>
  </w:style>
  <w:style w:type="character" w:customStyle="1" w:styleId="FooterChar">
    <w:name w:val="Footer Char"/>
    <w:basedOn w:val="DefaultParagraphFont"/>
    <w:link w:val="Footer"/>
    <w:rsid w:val="003072EC"/>
    <w:rPr>
      <w:rFonts w:ascii="Arial" w:eastAsia="Times New Roman" w:hAnsi="Arial" w:cs="Times New Roman"/>
      <w:sz w:val="20"/>
      <w:szCs w:val="24"/>
      <w:lang w:val="en-US"/>
    </w:rPr>
  </w:style>
  <w:style w:type="table" w:styleId="TableGrid">
    <w:name w:val="Table Grid"/>
    <w:basedOn w:val="TableNormal"/>
    <w:uiPriority w:val="59"/>
    <w:rsid w:val="003072EC"/>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TOC2"/>
    <w:next w:val="TOC2"/>
    <w:autoRedefine/>
    <w:uiPriority w:val="39"/>
    <w:qFormat/>
    <w:rsid w:val="003072EC"/>
    <w:pPr>
      <w:tabs>
        <w:tab w:val="left" w:pos="600"/>
        <w:tab w:val="right" w:leader="dot" w:pos="9061"/>
      </w:tabs>
      <w:spacing w:before="120"/>
    </w:pPr>
    <w:rPr>
      <w:rFonts w:eastAsia="Arial Unicode MS"/>
      <w:b/>
      <w:caps/>
      <w:smallCaps w:val="0"/>
    </w:rPr>
  </w:style>
  <w:style w:type="paragraph" w:styleId="TOC2">
    <w:name w:val="toc 2"/>
    <w:basedOn w:val="Normal"/>
    <w:next w:val="Normal"/>
    <w:autoRedefine/>
    <w:uiPriority w:val="39"/>
    <w:qFormat/>
    <w:rsid w:val="00E42A0E"/>
    <w:pPr>
      <w:spacing w:after="120"/>
      <w:ind w:left="200"/>
    </w:pPr>
    <w:rPr>
      <w:rFonts w:cs="Arial"/>
      <w:smallCaps/>
      <w:szCs w:val="20"/>
      <w:lang w:val="en-GB"/>
    </w:rPr>
  </w:style>
  <w:style w:type="paragraph" w:styleId="BodyText">
    <w:name w:val="Body Text"/>
    <w:basedOn w:val="Normal"/>
    <w:link w:val="BodyTextChar"/>
    <w:uiPriority w:val="99"/>
    <w:rsid w:val="003072EC"/>
    <w:pPr>
      <w:spacing w:after="120"/>
      <w:jc w:val="both"/>
    </w:pPr>
    <w:rPr>
      <w:i/>
      <w:szCs w:val="20"/>
      <w:lang w:val="en-GB"/>
    </w:rPr>
  </w:style>
  <w:style w:type="character" w:customStyle="1" w:styleId="BodyTextChar">
    <w:name w:val="Body Text Char"/>
    <w:basedOn w:val="DefaultParagraphFont"/>
    <w:link w:val="BodyText"/>
    <w:uiPriority w:val="99"/>
    <w:rsid w:val="003072EC"/>
    <w:rPr>
      <w:rFonts w:ascii="Arial" w:eastAsia="Times New Roman" w:hAnsi="Arial" w:cs="Times New Roman"/>
      <w:i/>
      <w:sz w:val="20"/>
      <w:szCs w:val="20"/>
    </w:rPr>
  </w:style>
  <w:style w:type="paragraph" w:styleId="ListParagraph">
    <w:name w:val="List Paragraph"/>
    <w:basedOn w:val="Normal"/>
    <w:uiPriority w:val="34"/>
    <w:unhideWhenUsed/>
    <w:qFormat/>
    <w:rsid w:val="003072EC"/>
    <w:pPr>
      <w:ind w:left="720"/>
      <w:contextualSpacing/>
    </w:pPr>
  </w:style>
  <w:style w:type="paragraph" w:styleId="TOCHeading">
    <w:name w:val="TOC Heading"/>
    <w:basedOn w:val="Heading1"/>
    <w:next w:val="Normal"/>
    <w:uiPriority w:val="39"/>
    <w:semiHidden/>
    <w:unhideWhenUsed/>
    <w:qFormat/>
    <w:rsid w:val="003072EC"/>
    <w:pPr>
      <w:keepNext/>
      <w:keepLines/>
      <w:numPr>
        <w:numId w:val="0"/>
      </w:numPr>
      <w:spacing w:before="480" w:line="276" w:lineRule="auto"/>
      <w:jc w:val="left"/>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3072EC"/>
    <w:rPr>
      <w:color w:val="0000FF" w:themeColor="hyperlink"/>
      <w:u w:val="single"/>
    </w:rPr>
  </w:style>
  <w:style w:type="paragraph" w:styleId="TOC3">
    <w:name w:val="toc 3"/>
    <w:basedOn w:val="Normal"/>
    <w:next w:val="Normal"/>
    <w:autoRedefine/>
    <w:uiPriority w:val="39"/>
    <w:semiHidden/>
    <w:unhideWhenUsed/>
    <w:qFormat/>
    <w:rsid w:val="003072EC"/>
    <w:pPr>
      <w:spacing w:after="100" w:line="276" w:lineRule="auto"/>
      <w:ind w:left="440"/>
    </w:pPr>
    <w:rPr>
      <w:rFonts w:asciiTheme="minorHAnsi" w:eastAsiaTheme="minorEastAsia" w:hAnsiTheme="minorHAnsi" w:cstheme="minorBidi"/>
      <w:sz w:val="22"/>
      <w:szCs w:val="22"/>
      <w:lang w:eastAsia="ja-JP"/>
    </w:rPr>
  </w:style>
  <w:style w:type="character" w:styleId="CommentReference">
    <w:name w:val="annotation reference"/>
    <w:basedOn w:val="DefaultParagraphFont"/>
    <w:uiPriority w:val="99"/>
    <w:semiHidden/>
    <w:unhideWhenUsed/>
    <w:rsid w:val="00016411"/>
    <w:rPr>
      <w:sz w:val="16"/>
      <w:szCs w:val="16"/>
    </w:rPr>
  </w:style>
  <w:style w:type="paragraph" w:styleId="CommentText">
    <w:name w:val="annotation text"/>
    <w:basedOn w:val="Normal"/>
    <w:link w:val="CommentTextChar"/>
    <w:uiPriority w:val="99"/>
    <w:unhideWhenUsed/>
    <w:rsid w:val="00016411"/>
    <w:rPr>
      <w:szCs w:val="20"/>
    </w:rPr>
  </w:style>
  <w:style w:type="character" w:customStyle="1" w:styleId="CommentTextChar">
    <w:name w:val="Comment Text Char"/>
    <w:basedOn w:val="DefaultParagraphFont"/>
    <w:link w:val="CommentText"/>
    <w:uiPriority w:val="99"/>
    <w:rsid w:val="00016411"/>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016411"/>
    <w:rPr>
      <w:b/>
      <w:bCs/>
    </w:rPr>
  </w:style>
  <w:style w:type="character" w:customStyle="1" w:styleId="CommentSubjectChar">
    <w:name w:val="Comment Subject Char"/>
    <w:basedOn w:val="CommentTextChar"/>
    <w:link w:val="CommentSubject"/>
    <w:uiPriority w:val="99"/>
    <w:semiHidden/>
    <w:rsid w:val="00016411"/>
    <w:rPr>
      <w:rFonts w:ascii="Arial" w:eastAsia="Times New Roman" w:hAnsi="Arial" w:cs="Times New Roman"/>
      <w:b/>
      <w:bCs/>
      <w:sz w:val="20"/>
      <w:szCs w:val="20"/>
      <w:lang w:val="en-US"/>
    </w:rPr>
  </w:style>
  <w:style w:type="paragraph" w:styleId="Revision">
    <w:name w:val="Revision"/>
    <w:hidden/>
    <w:uiPriority w:val="99"/>
    <w:semiHidden/>
    <w:rsid w:val="00361E14"/>
    <w:pPr>
      <w:spacing w:after="0" w:line="240" w:lineRule="auto"/>
    </w:pPr>
    <w:rPr>
      <w:rFonts w:ascii="Arial" w:eastAsia="Times New Roman" w:hAnsi="Arial" w:cs="Times New Roman"/>
      <w:sz w:val="20"/>
      <w:szCs w:val="24"/>
      <w:lang w:val="en-US"/>
    </w:rPr>
  </w:style>
  <w:style w:type="paragraph" w:customStyle="1" w:styleId="DocumentTitle">
    <w:name w:val="Document Title"/>
    <w:next w:val="Normal"/>
    <w:rsid w:val="00F9124D"/>
    <w:pPr>
      <w:spacing w:after="120" w:line="240" w:lineRule="auto"/>
      <w:jc w:val="right"/>
    </w:pPr>
    <w:rPr>
      <w:rFonts w:ascii="Arial" w:eastAsia="Times New Roman" w:hAnsi="Arial" w:cs="Times New Roman"/>
      <w:b/>
      <w:noProof/>
      <w:sz w:val="36"/>
      <w:szCs w:val="20"/>
      <w:lang w:val="en-US"/>
    </w:rPr>
  </w:style>
  <w:style w:type="paragraph" w:styleId="EndnoteText">
    <w:name w:val="endnote text"/>
    <w:basedOn w:val="Normal"/>
    <w:link w:val="EndnoteTextChar"/>
    <w:uiPriority w:val="99"/>
    <w:semiHidden/>
    <w:unhideWhenUsed/>
    <w:rsid w:val="00E517FF"/>
    <w:rPr>
      <w:szCs w:val="20"/>
    </w:rPr>
  </w:style>
  <w:style w:type="character" w:customStyle="1" w:styleId="EndnoteTextChar">
    <w:name w:val="Endnote Text Char"/>
    <w:basedOn w:val="DefaultParagraphFont"/>
    <w:link w:val="EndnoteText"/>
    <w:uiPriority w:val="99"/>
    <w:semiHidden/>
    <w:rsid w:val="00E517FF"/>
    <w:rPr>
      <w:rFonts w:ascii="Arial" w:eastAsia="Times New Roman" w:hAnsi="Arial" w:cs="Times New Roman"/>
      <w:sz w:val="20"/>
      <w:szCs w:val="20"/>
      <w:lang w:val="en-IE"/>
    </w:rPr>
  </w:style>
  <w:style w:type="character" w:styleId="EndnoteReference">
    <w:name w:val="endnote reference"/>
    <w:basedOn w:val="DefaultParagraphFont"/>
    <w:uiPriority w:val="99"/>
    <w:semiHidden/>
    <w:unhideWhenUsed/>
    <w:rsid w:val="00E517FF"/>
    <w:rPr>
      <w:vertAlign w:val="superscript"/>
    </w:rPr>
  </w:style>
  <w:style w:type="paragraph" w:styleId="FootnoteText">
    <w:name w:val="footnote text"/>
    <w:basedOn w:val="Normal"/>
    <w:link w:val="FootnoteTextChar"/>
    <w:uiPriority w:val="99"/>
    <w:semiHidden/>
    <w:unhideWhenUsed/>
    <w:rsid w:val="00E517FF"/>
    <w:rPr>
      <w:szCs w:val="20"/>
    </w:rPr>
  </w:style>
  <w:style w:type="character" w:customStyle="1" w:styleId="FootnoteTextChar">
    <w:name w:val="Footnote Text Char"/>
    <w:basedOn w:val="DefaultParagraphFont"/>
    <w:link w:val="FootnoteText"/>
    <w:uiPriority w:val="99"/>
    <w:semiHidden/>
    <w:rsid w:val="00E517FF"/>
    <w:rPr>
      <w:rFonts w:ascii="Arial" w:eastAsia="Times New Roman" w:hAnsi="Arial" w:cs="Times New Roman"/>
      <w:sz w:val="20"/>
      <w:szCs w:val="20"/>
      <w:lang w:val="en-IE"/>
    </w:rPr>
  </w:style>
  <w:style w:type="character" w:styleId="FootnoteReference">
    <w:name w:val="footnote reference"/>
    <w:basedOn w:val="DefaultParagraphFont"/>
    <w:uiPriority w:val="99"/>
    <w:semiHidden/>
    <w:unhideWhenUsed/>
    <w:rsid w:val="00E517FF"/>
    <w:rPr>
      <w:vertAlign w:val="superscript"/>
    </w:rPr>
  </w:style>
  <w:style w:type="paragraph" w:styleId="NormalWeb">
    <w:name w:val="Normal (Web)"/>
    <w:basedOn w:val="Normal"/>
    <w:uiPriority w:val="99"/>
    <w:semiHidden/>
    <w:unhideWhenUsed/>
    <w:rsid w:val="00B0349D"/>
    <w:pPr>
      <w:spacing w:before="100" w:beforeAutospacing="1" w:after="100" w:afterAutospacing="1"/>
    </w:pPr>
    <w:rPr>
      <w:rFonts w:ascii="Times New Roman" w:eastAsiaTheme="minorEastAsia" w:hAnsi="Times New Roman"/>
      <w:sz w:val="24"/>
      <w:lang w:eastAsia="en-IE"/>
    </w:rPr>
  </w:style>
  <w:style w:type="table" w:styleId="GridTable4-Accent1">
    <w:name w:val="Grid Table 4 Accent 1"/>
    <w:basedOn w:val="TableNormal"/>
    <w:uiPriority w:val="49"/>
    <w:rsid w:val="00044B27"/>
    <w:pPr>
      <w:spacing w:after="0" w:line="240" w:lineRule="auto"/>
    </w:pPr>
    <w:rPr>
      <w:kern w:val="2"/>
      <w:sz w:val="24"/>
      <w:szCs w:val="24"/>
      <w14:ligatures w14:val="standardContextual"/>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002">
      <w:bodyDiv w:val="1"/>
      <w:marLeft w:val="0"/>
      <w:marRight w:val="0"/>
      <w:marTop w:val="0"/>
      <w:marBottom w:val="0"/>
      <w:divBdr>
        <w:top w:val="none" w:sz="0" w:space="0" w:color="auto"/>
        <w:left w:val="none" w:sz="0" w:space="0" w:color="auto"/>
        <w:bottom w:val="none" w:sz="0" w:space="0" w:color="auto"/>
        <w:right w:val="none" w:sz="0" w:space="0" w:color="auto"/>
      </w:divBdr>
    </w:div>
    <w:div w:id="21369401">
      <w:bodyDiv w:val="1"/>
      <w:marLeft w:val="0"/>
      <w:marRight w:val="0"/>
      <w:marTop w:val="0"/>
      <w:marBottom w:val="0"/>
      <w:divBdr>
        <w:top w:val="none" w:sz="0" w:space="0" w:color="auto"/>
        <w:left w:val="none" w:sz="0" w:space="0" w:color="auto"/>
        <w:bottom w:val="none" w:sz="0" w:space="0" w:color="auto"/>
        <w:right w:val="none" w:sz="0" w:space="0" w:color="auto"/>
      </w:divBdr>
    </w:div>
    <w:div w:id="285039324">
      <w:bodyDiv w:val="1"/>
      <w:marLeft w:val="0"/>
      <w:marRight w:val="0"/>
      <w:marTop w:val="0"/>
      <w:marBottom w:val="0"/>
      <w:divBdr>
        <w:top w:val="none" w:sz="0" w:space="0" w:color="auto"/>
        <w:left w:val="none" w:sz="0" w:space="0" w:color="auto"/>
        <w:bottom w:val="none" w:sz="0" w:space="0" w:color="auto"/>
        <w:right w:val="none" w:sz="0" w:space="0" w:color="auto"/>
      </w:divBdr>
    </w:div>
    <w:div w:id="597326897">
      <w:bodyDiv w:val="1"/>
      <w:marLeft w:val="0"/>
      <w:marRight w:val="0"/>
      <w:marTop w:val="0"/>
      <w:marBottom w:val="0"/>
      <w:divBdr>
        <w:top w:val="none" w:sz="0" w:space="0" w:color="auto"/>
        <w:left w:val="none" w:sz="0" w:space="0" w:color="auto"/>
        <w:bottom w:val="none" w:sz="0" w:space="0" w:color="auto"/>
        <w:right w:val="none" w:sz="0" w:space="0" w:color="auto"/>
      </w:divBdr>
    </w:div>
    <w:div w:id="931623798">
      <w:bodyDiv w:val="1"/>
      <w:marLeft w:val="0"/>
      <w:marRight w:val="0"/>
      <w:marTop w:val="0"/>
      <w:marBottom w:val="0"/>
      <w:divBdr>
        <w:top w:val="none" w:sz="0" w:space="0" w:color="auto"/>
        <w:left w:val="none" w:sz="0" w:space="0" w:color="auto"/>
        <w:bottom w:val="none" w:sz="0" w:space="0" w:color="auto"/>
        <w:right w:val="none" w:sz="0" w:space="0" w:color="auto"/>
      </w:divBdr>
      <w:divsChild>
        <w:div w:id="910307481">
          <w:marLeft w:val="274"/>
          <w:marRight w:val="0"/>
          <w:marTop w:val="0"/>
          <w:marBottom w:val="0"/>
          <w:divBdr>
            <w:top w:val="none" w:sz="0" w:space="0" w:color="auto"/>
            <w:left w:val="none" w:sz="0" w:space="0" w:color="auto"/>
            <w:bottom w:val="none" w:sz="0" w:space="0" w:color="auto"/>
            <w:right w:val="none" w:sz="0" w:space="0" w:color="auto"/>
          </w:divBdr>
        </w:div>
        <w:div w:id="2016880418">
          <w:marLeft w:val="274"/>
          <w:marRight w:val="0"/>
          <w:marTop w:val="0"/>
          <w:marBottom w:val="0"/>
          <w:divBdr>
            <w:top w:val="none" w:sz="0" w:space="0" w:color="auto"/>
            <w:left w:val="none" w:sz="0" w:space="0" w:color="auto"/>
            <w:bottom w:val="none" w:sz="0" w:space="0" w:color="auto"/>
            <w:right w:val="none" w:sz="0" w:space="0" w:color="auto"/>
          </w:divBdr>
        </w:div>
        <w:div w:id="2127040011">
          <w:marLeft w:val="274"/>
          <w:marRight w:val="0"/>
          <w:marTop w:val="0"/>
          <w:marBottom w:val="0"/>
          <w:divBdr>
            <w:top w:val="none" w:sz="0" w:space="0" w:color="auto"/>
            <w:left w:val="none" w:sz="0" w:space="0" w:color="auto"/>
            <w:bottom w:val="none" w:sz="0" w:space="0" w:color="auto"/>
            <w:right w:val="none" w:sz="0" w:space="0" w:color="auto"/>
          </w:divBdr>
        </w:div>
      </w:divsChild>
    </w:div>
    <w:div w:id="1023946628">
      <w:bodyDiv w:val="1"/>
      <w:marLeft w:val="0"/>
      <w:marRight w:val="0"/>
      <w:marTop w:val="0"/>
      <w:marBottom w:val="0"/>
      <w:divBdr>
        <w:top w:val="none" w:sz="0" w:space="0" w:color="auto"/>
        <w:left w:val="none" w:sz="0" w:space="0" w:color="auto"/>
        <w:bottom w:val="none" w:sz="0" w:space="0" w:color="auto"/>
        <w:right w:val="none" w:sz="0" w:space="0" w:color="auto"/>
      </w:divBdr>
    </w:div>
    <w:div w:id="1093085064">
      <w:bodyDiv w:val="1"/>
      <w:marLeft w:val="0"/>
      <w:marRight w:val="0"/>
      <w:marTop w:val="0"/>
      <w:marBottom w:val="0"/>
      <w:divBdr>
        <w:top w:val="none" w:sz="0" w:space="0" w:color="auto"/>
        <w:left w:val="none" w:sz="0" w:space="0" w:color="auto"/>
        <w:bottom w:val="none" w:sz="0" w:space="0" w:color="auto"/>
        <w:right w:val="none" w:sz="0" w:space="0" w:color="auto"/>
      </w:divBdr>
      <w:divsChild>
        <w:div w:id="358624611">
          <w:marLeft w:val="274"/>
          <w:marRight w:val="0"/>
          <w:marTop w:val="0"/>
          <w:marBottom w:val="0"/>
          <w:divBdr>
            <w:top w:val="none" w:sz="0" w:space="0" w:color="auto"/>
            <w:left w:val="none" w:sz="0" w:space="0" w:color="auto"/>
            <w:bottom w:val="none" w:sz="0" w:space="0" w:color="auto"/>
            <w:right w:val="none" w:sz="0" w:space="0" w:color="auto"/>
          </w:divBdr>
        </w:div>
        <w:div w:id="1299605677">
          <w:marLeft w:val="274"/>
          <w:marRight w:val="0"/>
          <w:marTop w:val="0"/>
          <w:marBottom w:val="0"/>
          <w:divBdr>
            <w:top w:val="none" w:sz="0" w:space="0" w:color="auto"/>
            <w:left w:val="none" w:sz="0" w:space="0" w:color="auto"/>
            <w:bottom w:val="none" w:sz="0" w:space="0" w:color="auto"/>
            <w:right w:val="none" w:sz="0" w:space="0" w:color="auto"/>
          </w:divBdr>
        </w:div>
        <w:div w:id="1954744732">
          <w:marLeft w:val="274"/>
          <w:marRight w:val="0"/>
          <w:marTop w:val="0"/>
          <w:marBottom w:val="0"/>
          <w:divBdr>
            <w:top w:val="none" w:sz="0" w:space="0" w:color="auto"/>
            <w:left w:val="none" w:sz="0" w:space="0" w:color="auto"/>
            <w:bottom w:val="none" w:sz="0" w:space="0" w:color="auto"/>
            <w:right w:val="none" w:sz="0" w:space="0" w:color="auto"/>
          </w:divBdr>
        </w:div>
        <w:div w:id="1158577616">
          <w:marLeft w:val="274"/>
          <w:marRight w:val="0"/>
          <w:marTop w:val="0"/>
          <w:marBottom w:val="0"/>
          <w:divBdr>
            <w:top w:val="none" w:sz="0" w:space="0" w:color="auto"/>
            <w:left w:val="none" w:sz="0" w:space="0" w:color="auto"/>
            <w:bottom w:val="none" w:sz="0" w:space="0" w:color="auto"/>
            <w:right w:val="none" w:sz="0" w:space="0" w:color="auto"/>
          </w:divBdr>
        </w:div>
      </w:divsChild>
    </w:div>
    <w:div w:id="1492595603">
      <w:bodyDiv w:val="1"/>
      <w:marLeft w:val="0"/>
      <w:marRight w:val="0"/>
      <w:marTop w:val="0"/>
      <w:marBottom w:val="0"/>
      <w:divBdr>
        <w:top w:val="none" w:sz="0" w:space="0" w:color="auto"/>
        <w:left w:val="none" w:sz="0" w:space="0" w:color="auto"/>
        <w:bottom w:val="none" w:sz="0" w:space="0" w:color="auto"/>
        <w:right w:val="none" w:sz="0" w:space="0" w:color="auto"/>
      </w:divBdr>
    </w:div>
    <w:div w:id="1503466767">
      <w:bodyDiv w:val="1"/>
      <w:marLeft w:val="0"/>
      <w:marRight w:val="0"/>
      <w:marTop w:val="0"/>
      <w:marBottom w:val="0"/>
      <w:divBdr>
        <w:top w:val="none" w:sz="0" w:space="0" w:color="auto"/>
        <w:left w:val="none" w:sz="0" w:space="0" w:color="auto"/>
        <w:bottom w:val="none" w:sz="0" w:space="0" w:color="auto"/>
        <w:right w:val="none" w:sz="0" w:space="0" w:color="auto"/>
      </w:divBdr>
    </w:div>
    <w:div w:id="1546213093">
      <w:bodyDiv w:val="1"/>
      <w:marLeft w:val="0"/>
      <w:marRight w:val="0"/>
      <w:marTop w:val="0"/>
      <w:marBottom w:val="0"/>
      <w:divBdr>
        <w:top w:val="none" w:sz="0" w:space="0" w:color="auto"/>
        <w:left w:val="none" w:sz="0" w:space="0" w:color="auto"/>
        <w:bottom w:val="none" w:sz="0" w:space="0" w:color="auto"/>
        <w:right w:val="none" w:sz="0" w:space="0" w:color="auto"/>
      </w:divBdr>
      <w:divsChild>
        <w:div w:id="909080230">
          <w:marLeft w:val="274"/>
          <w:marRight w:val="0"/>
          <w:marTop w:val="0"/>
          <w:marBottom w:val="0"/>
          <w:divBdr>
            <w:top w:val="none" w:sz="0" w:space="0" w:color="auto"/>
            <w:left w:val="none" w:sz="0" w:space="0" w:color="auto"/>
            <w:bottom w:val="none" w:sz="0" w:space="0" w:color="auto"/>
            <w:right w:val="none" w:sz="0" w:space="0" w:color="auto"/>
          </w:divBdr>
        </w:div>
        <w:div w:id="1431778674">
          <w:marLeft w:val="274"/>
          <w:marRight w:val="0"/>
          <w:marTop w:val="0"/>
          <w:marBottom w:val="0"/>
          <w:divBdr>
            <w:top w:val="none" w:sz="0" w:space="0" w:color="auto"/>
            <w:left w:val="none" w:sz="0" w:space="0" w:color="auto"/>
            <w:bottom w:val="none" w:sz="0" w:space="0" w:color="auto"/>
            <w:right w:val="none" w:sz="0" w:space="0" w:color="auto"/>
          </w:divBdr>
        </w:div>
      </w:divsChild>
    </w:div>
    <w:div w:id="214546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2026-07-08T15:53:15+00:00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Audit" staticId="0x010100E69298B9BC3C1940BFC77A0229D5FB24|937198175" UniqueId="6163d49b-eb50-4c15-9209-21cfee8fbfcb">
      <p:Name>Auditing</p:Name>
      <p:Description>Audits user actions on documents and list items to the Audit Log.</p:Description>
      <p:CustomData>
        <Audit>
          <View/>
        </Audit>
      </p:CustomData>
    </p:PolicyItem>
  </p:PolicyItems>
</p:Policy>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CD372-9700-4B35-935D-7B4E82EC967C}"/>
</file>

<file path=customXml/itemProps2.xml><?xml version="1.0" encoding="utf-8"?>
<ds:datastoreItem xmlns:ds="http://schemas.openxmlformats.org/officeDocument/2006/customXml" ds:itemID="{BAD9DFCB-42A3-4C92-A3E8-1C76EF79ED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C3E5E3-1302-41E2-99E5-DE6025F5D81F}">
  <ds:schemaRefs>
    <ds:schemaRef ds:uri="http://schemas.microsoft.com/sharepoint/v3/contenttype/forms"/>
  </ds:schemaRefs>
</ds:datastoreItem>
</file>

<file path=customXml/itemProps4.xml><?xml version="1.0" encoding="utf-8"?>
<ds:datastoreItem xmlns:ds="http://schemas.openxmlformats.org/officeDocument/2006/customXml" ds:itemID="{A6F4BC3B-5FBF-4153-B28D-11A9E886D1D6}">
  <ds:schemaRefs>
    <ds:schemaRef ds:uri="office.server.policy"/>
  </ds:schemaRefs>
</ds:datastoreItem>
</file>

<file path=customXml/itemProps5.xml><?xml version="1.0" encoding="utf-8"?>
<ds:datastoreItem xmlns:ds="http://schemas.openxmlformats.org/officeDocument/2006/customXml" ds:itemID="{F13C74AD-F8EF-4E32-8B03-359FF851F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2343</Words>
  <Characters>13873</Characters>
  <Application>Microsoft Office Word</Application>
  <DocSecurity>4</DocSecurity>
  <Lines>495</Lines>
  <Paragraphs>289</Paragraphs>
  <ScaleCrop>false</ScaleCrop>
  <HeadingPairs>
    <vt:vector size="2" baseType="variant">
      <vt:variant>
        <vt:lpstr>Title</vt:lpstr>
      </vt:variant>
      <vt:variant>
        <vt:i4>1</vt:i4>
      </vt:variant>
    </vt:vector>
  </HeadingPairs>
  <TitlesOfParts>
    <vt:vector size="1" baseType="lpstr">
      <vt:lpstr>Vision Doc Template Feb 2019</vt:lpstr>
    </vt:vector>
  </TitlesOfParts>
  <Company>Virgin Media</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Doc Template Feb 2019</dc:title>
  <dc:creator>Stanford, Jacqueline</dc:creator>
  <cp:lastModifiedBy>Helen Dixon</cp:lastModifiedBy>
  <cp:revision>2</cp:revision>
  <cp:lastPrinted>2020-02-27T08:18:00Z</cp:lastPrinted>
  <dcterms:created xsi:type="dcterms:W3CDTF">2026-07-08T15:50:00Z</dcterms:created>
  <dcterms:modified xsi:type="dcterms:W3CDTF">2026-07-08T15:50:00Z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GrammarlyDocumentId">
    <vt:lpwstr>b035fa858c6ef967b75d8c87714aabee282a59f2d53491636791ee98a8a64c18</vt:lpwstr>
  </property>
</Properties>
</file>